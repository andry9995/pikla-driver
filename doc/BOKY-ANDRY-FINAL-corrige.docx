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26DD" w:rsidRDefault="002626DD">
      <w:bookmarkStart w:id="0" w:name="_Toc26477438"/>
    </w:p>
    <w:p w:rsidR="002626DD" w:rsidRPr="006B6CC7" w:rsidRDefault="002626DD" w:rsidP="002626DD">
      <w:pPr>
        <w:tabs>
          <w:tab w:val="left" w:pos="2925"/>
        </w:tabs>
        <w:jc w:val="center"/>
        <w:rPr>
          <w:b/>
          <w:color w:val="76923C" w:themeColor="accent3" w:themeShade="BF"/>
          <w:sz w:val="32"/>
          <w:szCs w:val="32"/>
        </w:rPr>
      </w:pPr>
      <w:r w:rsidRPr="006B6CC7">
        <w:rPr>
          <w:b/>
          <w:color w:val="76923C" w:themeColor="accent3" w:themeShade="BF"/>
          <w:sz w:val="32"/>
          <w:szCs w:val="32"/>
        </w:rPr>
        <w:t xml:space="preserve">MÉMOIRE DE FIN D’ÉTUDES DU SECOND CYCLE EN VUE DE L’OBTENTION DU DIPLÔME </w:t>
      </w:r>
      <w:del w:id="1" w:author="Toky Hajatiana RABOANARY" w:date="2019-12-10T18:40:00Z">
        <w:r w:rsidRPr="006B6CC7" w:rsidDel="0059575B">
          <w:rPr>
            <w:b/>
            <w:color w:val="76923C" w:themeColor="accent3" w:themeShade="BF"/>
            <w:sz w:val="32"/>
            <w:szCs w:val="32"/>
          </w:rPr>
          <w:delText xml:space="preserve">D’INGENIORAT </w:delText>
        </w:r>
      </w:del>
      <w:ins w:id="2" w:author="Toky Hajatiana RABOANARY" w:date="2019-12-10T18:40:00Z">
        <w:r w:rsidR="0059575B" w:rsidRPr="006B6CC7">
          <w:rPr>
            <w:b/>
            <w:color w:val="76923C" w:themeColor="accent3" w:themeShade="BF"/>
            <w:sz w:val="32"/>
            <w:szCs w:val="32"/>
          </w:rPr>
          <w:t>D</w:t>
        </w:r>
        <w:r w:rsidR="0059575B">
          <w:rPr>
            <w:b/>
            <w:color w:val="76923C" w:themeColor="accent3" w:themeShade="BF"/>
            <w:sz w:val="32"/>
            <w:szCs w:val="32"/>
          </w:rPr>
          <w:t>E</w:t>
        </w:r>
      </w:ins>
      <w:ins w:id="3" w:author="Toky Hajatiana RABOANARY" w:date="2019-12-10T18:41:00Z">
        <w:r w:rsidR="0059575B">
          <w:rPr>
            <w:b/>
            <w:color w:val="76923C" w:themeColor="accent3" w:themeShade="BF"/>
            <w:sz w:val="32"/>
            <w:szCs w:val="32"/>
          </w:rPr>
          <w:t xml:space="preserve"> MASTER</w:t>
        </w:r>
      </w:ins>
      <w:ins w:id="4" w:author="Toky Hajatiana RABOANARY" w:date="2019-12-10T18:40:00Z">
        <w:r w:rsidR="0059575B" w:rsidRPr="006B6CC7">
          <w:rPr>
            <w:b/>
            <w:color w:val="76923C" w:themeColor="accent3" w:themeShade="BF"/>
            <w:sz w:val="32"/>
            <w:szCs w:val="32"/>
          </w:rPr>
          <w:t xml:space="preserve"> </w:t>
        </w:r>
      </w:ins>
      <w:r w:rsidRPr="006B6CC7">
        <w:rPr>
          <w:b/>
          <w:color w:val="76923C" w:themeColor="accent3" w:themeShade="BF"/>
          <w:sz w:val="32"/>
          <w:szCs w:val="32"/>
        </w:rPr>
        <w:t>EN INFORMATIQUE ET TÉLÉCOMMUNICATIONS</w:t>
      </w:r>
    </w:p>
    <w:p w:rsidR="002626DD" w:rsidRDefault="002626DD" w:rsidP="00D135B2">
      <w:pPr>
        <w:tabs>
          <w:tab w:val="left" w:pos="2925"/>
        </w:tabs>
        <w:jc w:val="center"/>
        <w:rPr>
          <w:b/>
          <w:sz w:val="28"/>
          <w:szCs w:val="28"/>
        </w:rPr>
      </w:pPr>
      <w:r w:rsidRPr="002626DD">
        <w:rPr>
          <w:b/>
          <w:sz w:val="28"/>
          <w:szCs w:val="28"/>
        </w:rPr>
        <w:t>Parcours : Informatique de Gestion, Génie Logiciel et Intelligence Artificielle</w:t>
      </w:r>
      <w:r w:rsidRPr="002626DD">
        <w:rPr>
          <w:b/>
          <w:sz w:val="28"/>
          <w:szCs w:val="28"/>
        </w:rPr>
        <w:tab/>
      </w:r>
    </w:p>
    <w:p w:rsidR="002626DD" w:rsidRDefault="002626DD" w:rsidP="002626DD">
      <w:pPr>
        <w:tabs>
          <w:tab w:val="left" w:pos="3270"/>
        </w:tabs>
        <w:rPr>
          <w:sz w:val="28"/>
          <w:szCs w:val="28"/>
        </w:rPr>
      </w:pPr>
    </w:p>
    <w:p w:rsidR="002626DD" w:rsidRPr="006B6CC7" w:rsidRDefault="002626DD" w:rsidP="002626DD">
      <w:pPr>
        <w:pStyle w:val="Header"/>
        <w:jc w:val="center"/>
        <w:rPr>
          <w:color w:val="FF6600"/>
          <w:sz w:val="48"/>
          <w:szCs w:val="48"/>
        </w:rPr>
      </w:pPr>
      <w:r>
        <w:rPr>
          <w:sz w:val="28"/>
          <w:szCs w:val="28"/>
        </w:rPr>
        <w:tab/>
      </w:r>
      <w:r w:rsidRPr="00D135B2">
        <w:rPr>
          <w:color w:val="FF6600"/>
          <w:sz w:val="44"/>
          <w:szCs w:val="44"/>
        </w:rPr>
        <w:t> </w:t>
      </w:r>
      <w:r w:rsidR="00D135B2" w:rsidRPr="006B6CC7">
        <w:rPr>
          <w:color w:val="FF6600"/>
          <w:sz w:val="48"/>
          <w:szCs w:val="48"/>
        </w:rPr>
        <w:t>« </w:t>
      </w:r>
      <w:r w:rsidRPr="006B6CC7">
        <w:rPr>
          <w:color w:val="FF6600"/>
          <w:sz w:val="48"/>
          <w:szCs w:val="48"/>
        </w:rPr>
        <w:t>CONCEPTION DE L’APPLICATION MOBILE : PIKLA »</w:t>
      </w:r>
    </w:p>
    <w:p w:rsidR="00D135B2" w:rsidRDefault="00D135B2" w:rsidP="002626DD">
      <w:pPr>
        <w:tabs>
          <w:tab w:val="left" w:pos="3270"/>
        </w:tabs>
        <w:rPr>
          <w:sz w:val="28"/>
          <w:szCs w:val="28"/>
        </w:rPr>
      </w:pPr>
    </w:p>
    <w:p w:rsidR="00D135B2" w:rsidRPr="00D135B2" w:rsidRDefault="00D135B2" w:rsidP="00D135B2">
      <w:pPr>
        <w:rPr>
          <w:sz w:val="28"/>
          <w:szCs w:val="28"/>
        </w:rPr>
      </w:pPr>
    </w:p>
    <w:p w:rsidR="00D135B2" w:rsidRDefault="00D135B2" w:rsidP="00D135B2">
      <w:pPr>
        <w:rPr>
          <w:sz w:val="28"/>
          <w:szCs w:val="28"/>
        </w:rPr>
      </w:pPr>
    </w:p>
    <w:p w:rsidR="00D135B2" w:rsidRPr="00D135B2" w:rsidRDefault="00D135B2" w:rsidP="00D135B2">
      <w:pPr>
        <w:rPr>
          <w:sz w:val="28"/>
          <w:szCs w:val="28"/>
        </w:rPr>
      </w:pPr>
    </w:p>
    <w:p w:rsidR="00D135B2" w:rsidRPr="00D135B2" w:rsidRDefault="00D135B2" w:rsidP="00D135B2">
      <w:pPr>
        <w:rPr>
          <w:sz w:val="28"/>
          <w:szCs w:val="28"/>
        </w:rPr>
      </w:pPr>
    </w:p>
    <w:p w:rsidR="00D135B2" w:rsidRDefault="00D135B2" w:rsidP="00D135B2">
      <w:pPr>
        <w:rPr>
          <w:sz w:val="24"/>
          <w:szCs w:val="24"/>
        </w:rPr>
      </w:pPr>
      <w:r w:rsidRPr="00D135B2">
        <w:rPr>
          <w:b/>
          <w:sz w:val="24"/>
          <w:szCs w:val="24"/>
          <w:u w:val="single"/>
        </w:rPr>
        <w:t>Présenter par</w:t>
      </w:r>
      <w:r>
        <w:rPr>
          <w:sz w:val="24"/>
          <w:szCs w:val="24"/>
        </w:rPr>
        <w:t xml:space="preserve"> : </w:t>
      </w:r>
      <w:ins w:id="5" w:author="Toky Hajatiana RABOANARY" w:date="2019-12-10T18:42:00Z">
        <w:r w:rsidR="0059575B">
          <w:rPr>
            <w:sz w:val="24"/>
            <w:szCs w:val="24"/>
          </w:rPr>
          <w:t xml:space="preserve">Monsieur </w:t>
        </w:r>
      </w:ins>
      <w:r>
        <w:rPr>
          <w:sz w:val="24"/>
          <w:szCs w:val="24"/>
        </w:rPr>
        <w:t xml:space="preserve">RAMANANARIVO </w:t>
      </w:r>
      <w:proofErr w:type="spellStart"/>
      <w:r>
        <w:rPr>
          <w:sz w:val="24"/>
          <w:szCs w:val="24"/>
        </w:rPr>
        <w:t>Lantoarisoa</w:t>
      </w:r>
      <w:proofErr w:type="spellEnd"/>
      <w:r>
        <w:rPr>
          <w:sz w:val="24"/>
          <w:szCs w:val="24"/>
        </w:rPr>
        <w:t xml:space="preserve"> </w:t>
      </w:r>
      <w:proofErr w:type="spellStart"/>
      <w:r>
        <w:rPr>
          <w:sz w:val="24"/>
          <w:szCs w:val="24"/>
        </w:rPr>
        <w:t>Andrianiaina</w:t>
      </w:r>
      <w:proofErr w:type="spellEnd"/>
    </w:p>
    <w:p w:rsidR="00D135B2" w:rsidRDefault="00D135B2" w:rsidP="00D135B2">
      <w:pPr>
        <w:rPr>
          <w:sz w:val="24"/>
          <w:szCs w:val="24"/>
        </w:rPr>
      </w:pPr>
      <w:r w:rsidRPr="00D135B2">
        <w:rPr>
          <w:b/>
          <w:sz w:val="24"/>
          <w:szCs w:val="24"/>
          <w:u w:val="single"/>
        </w:rPr>
        <w:t>Membres de Jury</w:t>
      </w:r>
      <w:r>
        <w:rPr>
          <w:sz w:val="24"/>
          <w:szCs w:val="24"/>
        </w:rPr>
        <w:t> :</w:t>
      </w:r>
    </w:p>
    <w:p w:rsidR="00D135B2" w:rsidRPr="0059575B" w:rsidRDefault="00D135B2" w:rsidP="00A07A7E">
      <w:pPr>
        <w:pStyle w:val="ListParagraph"/>
        <w:numPr>
          <w:ilvl w:val="0"/>
          <w:numId w:val="90"/>
        </w:numPr>
        <w:rPr>
          <w:ins w:id="6" w:author="Toky Hajatiana RABOANARY" w:date="2019-12-10T18:41:00Z"/>
          <w:sz w:val="24"/>
          <w:szCs w:val="24"/>
          <w:rPrChange w:id="7" w:author="Toky Hajatiana RABOANARY" w:date="2019-12-10T18:41:00Z">
            <w:rPr>
              <w:ins w:id="8" w:author="Toky Hajatiana RABOANARY" w:date="2019-12-10T18:41:00Z"/>
              <w:rFonts w:cs="Arial"/>
            </w:rPr>
          </w:rPrChange>
        </w:rPr>
      </w:pPr>
      <w:r w:rsidRPr="00D135B2">
        <w:rPr>
          <w:b/>
          <w:sz w:val="24"/>
          <w:szCs w:val="24"/>
        </w:rPr>
        <w:t>Président du Jury</w:t>
      </w:r>
      <w:r>
        <w:rPr>
          <w:sz w:val="24"/>
          <w:szCs w:val="24"/>
        </w:rPr>
        <w:t xml:space="preserve"> : </w:t>
      </w:r>
      <w:r>
        <w:rPr>
          <w:rFonts w:cs="Arial"/>
        </w:rPr>
        <w:t xml:space="preserve">Professeur </w:t>
      </w:r>
      <w:r w:rsidRPr="00A303F5">
        <w:rPr>
          <w:rFonts w:cs="Arial"/>
        </w:rPr>
        <w:t>R</w:t>
      </w:r>
      <w:r>
        <w:rPr>
          <w:rFonts w:cs="Arial"/>
        </w:rPr>
        <w:t>A</w:t>
      </w:r>
      <w:r w:rsidRPr="00A303F5">
        <w:rPr>
          <w:rFonts w:cs="Arial"/>
        </w:rPr>
        <w:t>BO</w:t>
      </w:r>
      <w:r>
        <w:rPr>
          <w:rFonts w:cs="Arial"/>
        </w:rPr>
        <w:t>A</w:t>
      </w:r>
      <w:r w:rsidRPr="00A303F5">
        <w:rPr>
          <w:rFonts w:cs="Arial"/>
        </w:rPr>
        <w:t>N</w:t>
      </w:r>
      <w:r>
        <w:rPr>
          <w:rFonts w:cs="Arial"/>
        </w:rPr>
        <w:t>A</w:t>
      </w:r>
      <w:r w:rsidRPr="00A303F5">
        <w:rPr>
          <w:rFonts w:cs="Arial"/>
        </w:rPr>
        <w:t>RY Juli</w:t>
      </w:r>
      <w:r>
        <w:rPr>
          <w:rFonts w:cs="Arial"/>
        </w:rPr>
        <w:t>e</w:t>
      </w:r>
      <w:r w:rsidRPr="00A303F5">
        <w:rPr>
          <w:rFonts w:cs="Arial"/>
        </w:rPr>
        <w:t xml:space="preserve">n </w:t>
      </w:r>
      <w:r>
        <w:rPr>
          <w:rFonts w:cs="Arial"/>
        </w:rPr>
        <w:t>A</w:t>
      </w:r>
      <w:r w:rsidRPr="00A303F5">
        <w:rPr>
          <w:rFonts w:cs="Arial"/>
        </w:rPr>
        <w:t>médé</w:t>
      </w:r>
      <w:r>
        <w:rPr>
          <w:rFonts w:cs="Arial"/>
        </w:rPr>
        <w:t>e</w:t>
      </w:r>
    </w:p>
    <w:p w:rsidR="0059575B" w:rsidDel="0059575B" w:rsidRDefault="0059575B" w:rsidP="0059575B">
      <w:pPr>
        <w:pStyle w:val="ListParagraph"/>
        <w:numPr>
          <w:ilvl w:val="0"/>
          <w:numId w:val="90"/>
        </w:numPr>
        <w:rPr>
          <w:del w:id="9" w:author="Toky Hajatiana RABOANARY" w:date="2019-12-10T18:42:00Z"/>
          <w:moveTo w:id="10" w:author="Toky Hajatiana RABOANARY" w:date="2019-12-10T18:41:00Z"/>
          <w:sz w:val="24"/>
          <w:szCs w:val="24"/>
        </w:rPr>
      </w:pPr>
      <w:moveToRangeStart w:id="11" w:author="Toky Hajatiana RABOANARY" w:date="2019-12-10T18:41:00Z" w:name="move26895734"/>
      <w:moveTo w:id="12" w:author="Toky Hajatiana RABOANARY" w:date="2019-12-10T18:41:00Z">
        <w:r w:rsidRPr="00D135B2">
          <w:rPr>
            <w:b/>
            <w:sz w:val="24"/>
            <w:szCs w:val="24"/>
          </w:rPr>
          <w:t>Encadreur professionnel</w:t>
        </w:r>
        <w:r>
          <w:rPr>
            <w:sz w:val="24"/>
            <w:szCs w:val="24"/>
          </w:rPr>
          <w:t xml:space="preserve"> : </w:t>
        </w:r>
      </w:moveTo>
      <w:ins w:id="13" w:author="Toky Hajatiana RABOANARY" w:date="2019-12-10T18:42:00Z">
        <w:r>
          <w:rPr>
            <w:sz w:val="24"/>
            <w:szCs w:val="24"/>
          </w:rPr>
          <w:t xml:space="preserve">Monsieur </w:t>
        </w:r>
      </w:ins>
      <w:moveTo w:id="14" w:author="Toky Hajatiana RABOANARY" w:date="2019-12-10T18:41:00Z">
        <w:r>
          <w:rPr>
            <w:sz w:val="24"/>
            <w:szCs w:val="24"/>
          </w:rPr>
          <w:t xml:space="preserve">ANDRIAMANANTENASOA </w:t>
        </w:r>
        <w:proofErr w:type="spellStart"/>
        <w:r w:rsidRPr="00AD3A2D">
          <w:rPr>
            <w:sz w:val="24"/>
            <w:szCs w:val="24"/>
          </w:rPr>
          <w:t>Mirana</w:t>
        </w:r>
        <w:proofErr w:type="spellEnd"/>
      </w:moveTo>
    </w:p>
    <w:moveToRangeEnd w:id="11"/>
    <w:p w:rsidR="0059575B" w:rsidRPr="0059575B" w:rsidRDefault="0059575B" w:rsidP="0059575B">
      <w:pPr>
        <w:pStyle w:val="ListParagraph"/>
        <w:numPr>
          <w:ilvl w:val="0"/>
          <w:numId w:val="90"/>
        </w:numPr>
        <w:rPr>
          <w:sz w:val="24"/>
          <w:szCs w:val="24"/>
          <w:rPrChange w:id="15" w:author="Toky Hajatiana RABOANARY" w:date="2019-12-10T18:42:00Z">
            <w:rPr/>
          </w:rPrChange>
        </w:rPr>
      </w:pPr>
    </w:p>
    <w:p w:rsidR="00D135B2" w:rsidRDefault="00D135B2" w:rsidP="00A07A7E">
      <w:pPr>
        <w:pStyle w:val="ListParagraph"/>
        <w:numPr>
          <w:ilvl w:val="0"/>
          <w:numId w:val="90"/>
        </w:numPr>
        <w:rPr>
          <w:sz w:val="24"/>
          <w:szCs w:val="24"/>
        </w:rPr>
      </w:pPr>
      <w:r w:rsidRPr="00D135B2">
        <w:rPr>
          <w:b/>
          <w:sz w:val="24"/>
          <w:szCs w:val="24"/>
        </w:rPr>
        <w:t>Encadreur pédagogique</w:t>
      </w:r>
      <w:r w:rsidRPr="00D135B2">
        <w:rPr>
          <w:sz w:val="24"/>
          <w:szCs w:val="24"/>
        </w:rPr>
        <w:t xml:space="preserve"> : Monsieur RABOANARY </w:t>
      </w:r>
      <w:proofErr w:type="spellStart"/>
      <w:r w:rsidRPr="00D135B2">
        <w:rPr>
          <w:sz w:val="24"/>
          <w:szCs w:val="24"/>
        </w:rPr>
        <w:t>Toky</w:t>
      </w:r>
      <w:proofErr w:type="spellEnd"/>
      <w:r w:rsidRPr="00D135B2">
        <w:rPr>
          <w:sz w:val="24"/>
          <w:szCs w:val="24"/>
        </w:rPr>
        <w:t xml:space="preserve"> </w:t>
      </w:r>
      <w:proofErr w:type="spellStart"/>
      <w:r w:rsidRPr="00D135B2">
        <w:rPr>
          <w:sz w:val="24"/>
          <w:szCs w:val="24"/>
        </w:rPr>
        <w:t>Hajatiana</w:t>
      </w:r>
      <w:proofErr w:type="spellEnd"/>
    </w:p>
    <w:p w:rsidR="0059575B" w:rsidRDefault="00D135B2" w:rsidP="0059575B">
      <w:pPr>
        <w:rPr>
          <w:ins w:id="16" w:author="Toky Hajatiana RABOANARY" w:date="2019-12-10T18:41:00Z"/>
          <w:sz w:val="24"/>
          <w:szCs w:val="24"/>
        </w:rPr>
      </w:pPr>
      <w:moveFromRangeStart w:id="17" w:author="Toky Hajatiana RABOANARY" w:date="2019-12-10T18:41:00Z" w:name="move26895734"/>
      <w:moveFrom w:id="18" w:author="Toky Hajatiana RABOANARY" w:date="2019-12-10T18:41:00Z">
        <w:r w:rsidRPr="00D135B2" w:rsidDel="0059575B">
          <w:rPr>
            <w:b/>
            <w:sz w:val="24"/>
            <w:szCs w:val="24"/>
          </w:rPr>
          <w:t>Encadreur professionnel</w:t>
        </w:r>
        <w:r w:rsidDel="0059575B">
          <w:rPr>
            <w:sz w:val="24"/>
            <w:szCs w:val="24"/>
          </w:rPr>
          <w:t xml:space="preserve"> : ANDRIAMANANTENASOA </w:t>
        </w:r>
        <w:r w:rsidRPr="00AD3A2D" w:rsidDel="0059575B">
          <w:rPr>
            <w:sz w:val="24"/>
            <w:szCs w:val="24"/>
          </w:rPr>
          <w:t>Mirana</w:t>
        </w:r>
      </w:moveFrom>
      <w:moveFromRangeEnd w:id="17"/>
    </w:p>
    <w:p w:rsidR="0059575B" w:rsidRPr="0059575B" w:rsidRDefault="0059575B" w:rsidP="0059575B">
      <w:pPr>
        <w:jc w:val="right"/>
        <w:rPr>
          <w:sz w:val="24"/>
          <w:szCs w:val="24"/>
          <w:rPrChange w:id="19" w:author="Toky Hajatiana RABOANARY" w:date="2019-12-10T18:41:00Z">
            <w:rPr/>
          </w:rPrChange>
        </w:rPr>
        <w:pPrChange w:id="20" w:author="Toky Hajatiana RABOANARY" w:date="2019-12-10T18:41:00Z">
          <w:pPr>
            <w:pStyle w:val="ListParagraph"/>
            <w:numPr>
              <w:numId w:val="90"/>
            </w:numPr>
            <w:ind w:hanging="360"/>
          </w:pPr>
        </w:pPrChange>
      </w:pPr>
      <w:ins w:id="21" w:author="Toky Hajatiana RABOANARY" w:date="2019-12-10T18:41:00Z">
        <w:r>
          <w:rPr>
            <w:sz w:val="24"/>
            <w:szCs w:val="24"/>
          </w:rPr>
          <w:t>Décembre 2019</w:t>
        </w:r>
      </w:ins>
    </w:p>
    <w:p w:rsidR="00D135B2" w:rsidRDefault="00D135B2" w:rsidP="00D135B2">
      <w:pPr>
        <w:rPr>
          <w:sz w:val="28"/>
          <w:szCs w:val="28"/>
        </w:rPr>
      </w:pPr>
    </w:p>
    <w:p w:rsidR="00541C9F" w:rsidRPr="00D135B2" w:rsidRDefault="00541C9F" w:rsidP="00D135B2">
      <w:pPr>
        <w:rPr>
          <w:sz w:val="28"/>
          <w:szCs w:val="28"/>
        </w:rPr>
        <w:sectPr w:rsidR="00541C9F" w:rsidRPr="00D135B2" w:rsidSect="00541C9F">
          <w:headerReference w:type="default" r:id="rId8"/>
          <w:footerReference w:type="default" r:id="rId9"/>
          <w:headerReference w:type="first" r:id="rId10"/>
          <w:pgSz w:w="11906" w:h="16838"/>
          <w:pgMar w:top="1417" w:right="1417" w:bottom="1417" w:left="1417" w:header="708" w:footer="708" w:gutter="0"/>
          <w:pgNumType w:fmt="lowerRoman" w:start="1"/>
          <w:cols w:space="708"/>
          <w:titlePg/>
          <w:docGrid w:linePitch="360"/>
        </w:sectPr>
      </w:pPr>
    </w:p>
    <w:p w:rsidR="000B7B4D" w:rsidRPr="00087F34" w:rsidRDefault="000B7B4D" w:rsidP="00541C9F">
      <w:pPr>
        <w:pStyle w:val="Heading1"/>
      </w:pPr>
      <w:bookmarkStart w:id="22" w:name="_Toc26816215"/>
      <w:bookmarkStart w:id="23" w:name="_Toc26816377"/>
      <w:r>
        <w:lastRenderedPageBreak/>
        <w:t>LISTE DES ABREVIATIONS</w:t>
      </w:r>
      <w:bookmarkEnd w:id="0"/>
      <w:bookmarkEnd w:id="22"/>
      <w:bookmarkEnd w:id="23"/>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A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AEE </w:t>
      </w:r>
      <w:r>
        <w:rPr>
          <w:rFonts w:cstheme="minorHAnsi"/>
          <w:sz w:val="24"/>
          <w:szCs w:val="24"/>
        </w:rPr>
        <w:tab/>
      </w:r>
      <w:r w:rsidRPr="00F71C15">
        <w:rPr>
          <w:rFonts w:cstheme="minorHAnsi"/>
          <w:sz w:val="24"/>
          <w:szCs w:val="24"/>
        </w:rPr>
        <w:t>Agriculture Et Élevage</w:t>
      </w:r>
      <w:r w:rsidRPr="00F71C15">
        <w:rPr>
          <w:rFonts w:cstheme="minorHAnsi"/>
          <w:sz w:val="24"/>
          <w:szCs w:val="24"/>
        </w:rPr>
        <w:tab/>
      </w:r>
      <w:r w:rsidRPr="00F71C15">
        <w:rPr>
          <w:rFonts w:cstheme="minorHAnsi"/>
          <w:sz w:val="24"/>
          <w:szCs w:val="24"/>
        </w:rPr>
        <w:tab/>
      </w:r>
      <w:r w:rsidRPr="00F71C15">
        <w:rPr>
          <w:rFonts w:cstheme="minorHAnsi"/>
          <w:sz w:val="24"/>
          <w:szCs w:val="24"/>
        </w:rPr>
        <w:tab/>
      </w:r>
    </w:p>
    <w:p w:rsidR="000B7B4D" w:rsidRPr="00F71C15" w:rsidRDefault="000B7B4D" w:rsidP="000B7B4D">
      <w:pPr>
        <w:jc w:val="both"/>
        <w:rPr>
          <w:rFonts w:cstheme="minorHAnsi"/>
          <w:sz w:val="24"/>
          <w:szCs w:val="24"/>
        </w:rPr>
      </w:pPr>
      <w:proofErr w:type="gramStart"/>
      <w:r w:rsidRPr="00F71C15">
        <w:rPr>
          <w:rFonts w:cstheme="minorHAnsi"/>
          <w:sz w:val="24"/>
          <w:szCs w:val="24"/>
        </w:rPr>
        <w:t xml:space="preserve">AGL  </w:t>
      </w:r>
      <w:r w:rsidRPr="00F71C15">
        <w:rPr>
          <w:rFonts w:cstheme="minorHAnsi"/>
          <w:sz w:val="24"/>
          <w:szCs w:val="24"/>
        </w:rPr>
        <w:tab/>
      </w:r>
      <w:proofErr w:type="gramEnd"/>
      <w:r w:rsidRPr="00F71C15">
        <w:rPr>
          <w:rFonts w:cstheme="minorHAnsi"/>
          <w:sz w:val="24"/>
          <w:szCs w:val="24"/>
        </w:rPr>
        <w:t xml:space="preserve">Atelier de Génie Logiciel </w:t>
      </w:r>
    </w:p>
    <w:p w:rsidR="000B7B4D" w:rsidRPr="00F71C15" w:rsidRDefault="000B7B4D" w:rsidP="000B7B4D">
      <w:pPr>
        <w:jc w:val="both"/>
        <w:rPr>
          <w:rFonts w:cstheme="minorHAnsi"/>
          <w:sz w:val="24"/>
          <w:szCs w:val="24"/>
        </w:rPr>
      </w:pPr>
      <w:proofErr w:type="gramStart"/>
      <w:r w:rsidRPr="00F71C15">
        <w:rPr>
          <w:rFonts w:cstheme="minorHAnsi"/>
          <w:sz w:val="24"/>
          <w:szCs w:val="24"/>
        </w:rPr>
        <w:t xml:space="preserve">AMI  </w:t>
      </w:r>
      <w:r w:rsidRPr="00F71C15">
        <w:rPr>
          <w:rFonts w:cstheme="minorHAnsi"/>
          <w:sz w:val="24"/>
          <w:szCs w:val="24"/>
        </w:rPr>
        <w:tab/>
      </w:r>
      <w:proofErr w:type="gramEnd"/>
      <w:r w:rsidRPr="00F71C15">
        <w:rPr>
          <w:rFonts w:cstheme="minorHAnsi"/>
          <w:sz w:val="24"/>
          <w:szCs w:val="24"/>
        </w:rPr>
        <w:t xml:space="preserve">Appel à manifestation d’intérêt </w:t>
      </w:r>
    </w:p>
    <w:p w:rsidR="000B7B4D" w:rsidRPr="00F71C15" w:rsidRDefault="000B7B4D" w:rsidP="000B7B4D">
      <w:pPr>
        <w:jc w:val="both"/>
        <w:rPr>
          <w:rFonts w:cstheme="minorHAnsi"/>
          <w:sz w:val="24"/>
          <w:szCs w:val="24"/>
        </w:rPr>
      </w:pPr>
      <w:r w:rsidRPr="00F71C15">
        <w:rPr>
          <w:rFonts w:cstheme="minorHAnsi"/>
          <w:sz w:val="24"/>
          <w:szCs w:val="24"/>
        </w:rPr>
        <w:t xml:space="preserve">API </w:t>
      </w:r>
      <w:r w:rsidRPr="00F71C15">
        <w:rPr>
          <w:rFonts w:cstheme="minorHAnsi"/>
          <w:sz w:val="24"/>
          <w:szCs w:val="24"/>
        </w:rPr>
        <w:tab/>
        <w:t xml:space="preserve">Application </w:t>
      </w:r>
      <w:proofErr w:type="spellStart"/>
      <w:r w:rsidRPr="00F71C15">
        <w:rPr>
          <w:rFonts w:cstheme="minorHAnsi"/>
          <w:sz w:val="24"/>
          <w:szCs w:val="24"/>
        </w:rPr>
        <w:t>Programming</w:t>
      </w:r>
      <w:proofErr w:type="spellEnd"/>
      <w:r w:rsidRPr="00F71C15">
        <w:rPr>
          <w:rFonts w:cstheme="minorHAnsi"/>
          <w:sz w:val="24"/>
          <w:szCs w:val="24"/>
        </w:rPr>
        <w:t xml:space="preserve"> Interface</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C </w:t>
      </w:r>
      <w:r w:rsidRPr="00F71C15">
        <w:rPr>
          <w:rFonts w:cstheme="minorHAnsi"/>
          <w:sz w:val="24"/>
          <w:szCs w:val="24"/>
        </w:rPr>
        <w:tab/>
        <w:t xml:space="preserve"> </w:t>
      </w:r>
    </w:p>
    <w:p w:rsidR="000B7B4D" w:rsidRPr="00F71C15" w:rsidRDefault="0049690F" w:rsidP="000B7B4D">
      <w:pPr>
        <w:jc w:val="both"/>
        <w:rPr>
          <w:rFonts w:cstheme="minorHAnsi"/>
          <w:sz w:val="24"/>
          <w:szCs w:val="24"/>
        </w:rPr>
      </w:pPr>
      <w:r w:rsidRPr="00F71C15">
        <w:rPr>
          <w:rFonts w:cstheme="minorHAnsi"/>
          <w:sz w:val="24"/>
          <w:szCs w:val="24"/>
        </w:rPr>
        <w:t xml:space="preserve">CAA </w:t>
      </w:r>
      <w:r w:rsidRPr="00F71C15">
        <w:rPr>
          <w:rFonts w:cstheme="minorHAnsi"/>
          <w:sz w:val="24"/>
          <w:szCs w:val="24"/>
        </w:rPr>
        <w:tab/>
      </w:r>
      <w:r w:rsidR="000B7B4D" w:rsidRPr="00F71C15">
        <w:rPr>
          <w:rFonts w:cstheme="minorHAnsi"/>
          <w:sz w:val="24"/>
          <w:szCs w:val="24"/>
        </w:rPr>
        <w:t xml:space="preserve">Commerce et Administration </w:t>
      </w:r>
    </w:p>
    <w:p w:rsidR="000B7B4D" w:rsidRPr="00F71C15" w:rsidRDefault="000B7B4D" w:rsidP="000B7B4D">
      <w:pPr>
        <w:jc w:val="both"/>
        <w:rPr>
          <w:rFonts w:cstheme="minorHAnsi"/>
          <w:sz w:val="24"/>
          <w:szCs w:val="24"/>
        </w:rPr>
      </w:pPr>
      <w:r>
        <w:rPr>
          <w:rFonts w:cstheme="minorHAnsi"/>
          <w:sz w:val="24"/>
          <w:szCs w:val="24"/>
        </w:rPr>
        <w:t xml:space="preserve">CAE </w:t>
      </w:r>
      <w:r>
        <w:rPr>
          <w:rFonts w:cstheme="minorHAnsi"/>
          <w:sz w:val="24"/>
          <w:szCs w:val="24"/>
        </w:rPr>
        <w:tab/>
      </w:r>
      <w:r w:rsidRPr="00F71C15">
        <w:rPr>
          <w:rFonts w:cstheme="minorHAnsi"/>
          <w:sz w:val="24"/>
          <w:szCs w:val="24"/>
        </w:rPr>
        <w:t xml:space="preserve">Centre d’affaires </w:t>
      </w:r>
      <w:proofErr w:type="spellStart"/>
      <w:r w:rsidRPr="00F71C15">
        <w:rPr>
          <w:rFonts w:cstheme="minorHAnsi"/>
          <w:sz w:val="24"/>
          <w:szCs w:val="24"/>
        </w:rPr>
        <w:t>Eden</w:t>
      </w:r>
      <w:proofErr w:type="spellEnd"/>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D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DAF</w:t>
      </w:r>
      <w:r w:rsidRPr="00F71C15">
        <w:rPr>
          <w:rFonts w:cstheme="minorHAnsi"/>
          <w:sz w:val="24"/>
          <w:szCs w:val="24"/>
        </w:rPr>
        <w:tab/>
        <w:t xml:space="preserve">Direction Administrative et Financière </w:t>
      </w:r>
    </w:p>
    <w:p w:rsidR="000B7B4D" w:rsidRPr="00F71C15" w:rsidRDefault="000B7B4D" w:rsidP="000B7B4D">
      <w:pPr>
        <w:jc w:val="both"/>
        <w:rPr>
          <w:rFonts w:cstheme="minorHAnsi"/>
          <w:sz w:val="24"/>
          <w:szCs w:val="24"/>
        </w:rPr>
      </w:pPr>
      <w:r w:rsidRPr="00F71C15">
        <w:rPr>
          <w:rFonts w:cstheme="minorHAnsi"/>
          <w:sz w:val="24"/>
          <w:szCs w:val="24"/>
        </w:rPr>
        <w:t>DEP</w:t>
      </w:r>
      <w:r w:rsidRPr="00F71C15">
        <w:rPr>
          <w:rFonts w:cstheme="minorHAnsi"/>
          <w:sz w:val="24"/>
          <w:szCs w:val="24"/>
        </w:rPr>
        <w:tab/>
        <w:t xml:space="preserve">Direction des Études ET Départements </w:t>
      </w:r>
    </w:p>
    <w:p w:rsidR="000B7B4D" w:rsidRPr="00F71C15" w:rsidRDefault="000B7B4D" w:rsidP="000B7B4D">
      <w:pPr>
        <w:jc w:val="both"/>
        <w:rPr>
          <w:rFonts w:cstheme="minorHAnsi"/>
          <w:sz w:val="24"/>
          <w:szCs w:val="24"/>
        </w:rPr>
      </w:pPr>
      <w:r>
        <w:rPr>
          <w:rFonts w:cstheme="minorHAnsi"/>
          <w:sz w:val="24"/>
          <w:szCs w:val="24"/>
        </w:rPr>
        <w:t xml:space="preserve">DG </w:t>
      </w:r>
      <w:r>
        <w:rPr>
          <w:rFonts w:cstheme="minorHAnsi"/>
          <w:sz w:val="24"/>
          <w:szCs w:val="24"/>
        </w:rPr>
        <w:tab/>
      </w:r>
      <w:r w:rsidRPr="00F71C15">
        <w:rPr>
          <w:rFonts w:cstheme="minorHAnsi"/>
          <w:sz w:val="24"/>
          <w:szCs w:val="24"/>
        </w:rPr>
        <w:t xml:space="preserve">Directeur General </w:t>
      </w:r>
    </w:p>
    <w:p w:rsidR="000B7B4D" w:rsidRPr="00F71C15" w:rsidRDefault="000B7B4D" w:rsidP="000B7B4D">
      <w:pPr>
        <w:jc w:val="both"/>
        <w:rPr>
          <w:rFonts w:cstheme="minorHAnsi"/>
          <w:sz w:val="24"/>
          <w:szCs w:val="24"/>
        </w:rPr>
      </w:pPr>
      <w:r>
        <w:rPr>
          <w:rFonts w:cstheme="minorHAnsi"/>
          <w:sz w:val="24"/>
          <w:szCs w:val="24"/>
        </w:rPr>
        <w:t xml:space="preserve">DPI </w:t>
      </w:r>
      <w:r>
        <w:rPr>
          <w:rFonts w:cstheme="minorHAnsi"/>
          <w:sz w:val="24"/>
          <w:szCs w:val="24"/>
        </w:rPr>
        <w:tab/>
      </w:r>
      <w:r w:rsidRPr="00F71C15">
        <w:rPr>
          <w:rFonts w:cstheme="minorHAnsi"/>
          <w:sz w:val="24"/>
          <w:szCs w:val="24"/>
        </w:rPr>
        <w:t>Département de Production Informatique</w:t>
      </w:r>
    </w:p>
    <w:p w:rsidR="000B7B4D" w:rsidRPr="00F71C15" w:rsidRDefault="0049690F" w:rsidP="000B7B4D">
      <w:pPr>
        <w:jc w:val="both"/>
        <w:rPr>
          <w:rFonts w:cstheme="minorHAnsi"/>
          <w:sz w:val="24"/>
          <w:szCs w:val="24"/>
        </w:rPr>
      </w:pPr>
      <w:r w:rsidRPr="00F71C15">
        <w:rPr>
          <w:rFonts w:cstheme="minorHAnsi"/>
          <w:sz w:val="24"/>
          <w:szCs w:val="24"/>
        </w:rPr>
        <w:t xml:space="preserve">DTJA </w:t>
      </w:r>
      <w:r w:rsidRPr="00F71C15">
        <w:rPr>
          <w:rFonts w:cstheme="minorHAnsi"/>
          <w:sz w:val="24"/>
          <w:szCs w:val="24"/>
        </w:rPr>
        <w:tab/>
      </w:r>
      <w:r w:rsidR="000B7B4D" w:rsidRPr="00F71C15">
        <w:rPr>
          <w:rFonts w:cstheme="minorHAnsi"/>
          <w:sz w:val="24"/>
          <w:szCs w:val="24"/>
        </w:rPr>
        <w:t>Droits et Techniques Juridiques des Affaires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E </w:t>
      </w:r>
      <w:r w:rsidRPr="00E232FA">
        <w:rPr>
          <w:rFonts w:cstheme="minorHAnsi"/>
          <w:b/>
          <w:color w:val="17365D" w:themeColor="text2" w:themeShade="BF"/>
          <w:sz w:val="24"/>
          <w:szCs w:val="24"/>
        </w:rPr>
        <w:tab/>
      </w:r>
    </w:p>
    <w:p w:rsidR="000B7B4D" w:rsidRPr="00F71C15" w:rsidRDefault="0049690F" w:rsidP="000B7B4D">
      <w:pPr>
        <w:jc w:val="both"/>
        <w:rPr>
          <w:rFonts w:cstheme="minorHAnsi"/>
          <w:sz w:val="24"/>
          <w:szCs w:val="24"/>
        </w:rPr>
      </w:pPr>
      <w:r w:rsidRPr="00F71C15">
        <w:rPr>
          <w:rFonts w:cstheme="minorHAnsi"/>
          <w:sz w:val="24"/>
          <w:szCs w:val="24"/>
        </w:rPr>
        <w:t xml:space="preserve">EMII </w:t>
      </w:r>
      <w:r w:rsidRPr="00F71C15">
        <w:rPr>
          <w:rFonts w:cstheme="minorHAnsi"/>
          <w:sz w:val="24"/>
          <w:szCs w:val="24"/>
        </w:rPr>
        <w:tab/>
      </w:r>
      <w:r w:rsidR="000B7B4D" w:rsidRPr="00F71C15">
        <w:rPr>
          <w:rFonts w:cstheme="minorHAnsi"/>
          <w:sz w:val="24"/>
          <w:szCs w:val="24"/>
        </w:rPr>
        <w:t>Électro Mécanique et Informatique Industrielle</w:t>
      </w:r>
    </w:p>
    <w:p w:rsidR="000B7B4D" w:rsidRPr="00F71C15" w:rsidRDefault="0049690F" w:rsidP="000B7B4D">
      <w:pPr>
        <w:jc w:val="both"/>
        <w:rPr>
          <w:rFonts w:cstheme="minorHAnsi"/>
          <w:sz w:val="24"/>
          <w:szCs w:val="24"/>
        </w:rPr>
      </w:pPr>
      <w:r w:rsidRPr="00F71C15">
        <w:rPr>
          <w:rFonts w:cstheme="minorHAnsi"/>
          <w:sz w:val="24"/>
          <w:szCs w:val="24"/>
        </w:rPr>
        <w:t xml:space="preserve">EMP </w:t>
      </w:r>
      <w:r w:rsidRPr="00F71C15">
        <w:rPr>
          <w:rFonts w:cstheme="minorHAnsi"/>
          <w:sz w:val="24"/>
          <w:szCs w:val="24"/>
        </w:rPr>
        <w:tab/>
      </w:r>
      <w:r w:rsidR="000B7B4D" w:rsidRPr="00F71C15">
        <w:rPr>
          <w:rFonts w:cstheme="minorHAnsi"/>
          <w:sz w:val="24"/>
          <w:szCs w:val="24"/>
        </w:rPr>
        <w:t>Économie et Management de Projet</w:t>
      </w:r>
    </w:p>
    <w:p w:rsidR="000B7B4D" w:rsidRPr="00F71C15" w:rsidRDefault="0049690F" w:rsidP="000B7B4D">
      <w:pPr>
        <w:jc w:val="both"/>
        <w:rPr>
          <w:rFonts w:cstheme="minorHAnsi"/>
          <w:sz w:val="24"/>
          <w:szCs w:val="24"/>
        </w:rPr>
      </w:pPr>
      <w:r w:rsidRPr="00F71C15">
        <w:rPr>
          <w:rFonts w:cstheme="minorHAnsi"/>
          <w:sz w:val="24"/>
          <w:szCs w:val="24"/>
        </w:rPr>
        <w:t xml:space="preserve">ESIIA </w:t>
      </w:r>
      <w:r w:rsidRPr="00F71C15">
        <w:rPr>
          <w:rFonts w:cstheme="minorHAnsi"/>
          <w:sz w:val="24"/>
          <w:szCs w:val="24"/>
        </w:rPr>
        <w:tab/>
      </w:r>
      <w:r w:rsidR="000B7B4D" w:rsidRPr="00F71C15">
        <w:rPr>
          <w:rFonts w:cstheme="minorHAnsi"/>
          <w:sz w:val="24"/>
          <w:szCs w:val="24"/>
        </w:rPr>
        <w:t xml:space="preserve">Electronics Systèmes Informatiques et intelligence Artificielle </w:t>
      </w:r>
    </w:p>
    <w:p w:rsidR="000B7B4D" w:rsidRPr="00F71C15" w:rsidRDefault="000B7B4D" w:rsidP="000B7B4D">
      <w:pPr>
        <w:jc w:val="both"/>
        <w:rPr>
          <w:rFonts w:cstheme="minorHAnsi"/>
          <w:sz w:val="24"/>
          <w:szCs w:val="24"/>
        </w:rPr>
      </w:pPr>
      <w:r>
        <w:rPr>
          <w:rFonts w:cstheme="minorHAnsi"/>
          <w:sz w:val="24"/>
          <w:szCs w:val="24"/>
        </w:rPr>
        <w:t xml:space="preserve">ESSTIM </w:t>
      </w:r>
      <w:r w:rsidRPr="00F71C15">
        <w:rPr>
          <w:rFonts w:cstheme="minorHAnsi"/>
          <w:sz w:val="24"/>
          <w:szCs w:val="24"/>
        </w:rPr>
        <w:t>École Supérieure pour la Science et la Technologie de l’Informatique à Madagascar</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F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FID</w:t>
      </w:r>
      <w:r w:rsidRPr="00F71C15">
        <w:rPr>
          <w:rFonts w:cstheme="minorHAnsi"/>
          <w:sz w:val="24"/>
          <w:szCs w:val="24"/>
        </w:rPr>
        <w:tab/>
        <w:t>Fonds d’Intervention pour le Développement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G </w:t>
      </w:r>
      <w:r w:rsidRPr="00E232FA">
        <w:rPr>
          <w:rFonts w:cstheme="minorHAnsi"/>
          <w:b/>
          <w:color w:val="17365D" w:themeColor="text2" w:themeShade="BF"/>
          <w:sz w:val="24"/>
          <w:szCs w:val="24"/>
        </w:rPr>
        <w:tab/>
        <w:t xml:space="preserve"> </w:t>
      </w:r>
    </w:p>
    <w:p w:rsidR="000B7B4D" w:rsidRPr="00F71C15" w:rsidRDefault="000B7B4D" w:rsidP="000B7B4D">
      <w:pPr>
        <w:jc w:val="both"/>
        <w:rPr>
          <w:rFonts w:cstheme="minorHAnsi"/>
          <w:sz w:val="24"/>
          <w:szCs w:val="24"/>
        </w:rPr>
      </w:pPr>
      <w:proofErr w:type="gramStart"/>
      <w:r w:rsidRPr="00F71C15">
        <w:rPr>
          <w:rFonts w:cstheme="minorHAnsi"/>
          <w:sz w:val="24"/>
          <w:szCs w:val="24"/>
        </w:rPr>
        <w:t xml:space="preserve">GCA  </w:t>
      </w:r>
      <w:r w:rsidRPr="00F71C15">
        <w:rPr>
          <w:rFonts w:cstheme="minorHAnsi"/>
          <w:sz w:val="24"/>
          <w:szCs w:val="24"/>
        </w:rPr>
        <w:tab/>
      </w:r>
      <w:proofErr w:type="gramEnd"/>
      <w:r w:rsidRPr="00F71C15">
        <w:rPr>
          <w:rFonts w:cstheme="minorHAnsi"/>
          <w:sz w:val="24"/>
          <w:szCs w:val="24"/>
        </w:rPr>
        <w:t xml:space="preserve">Génie Civil et Architecture  </w:t>
      </w:r>
    </w:p>
    <w:p w:rsidR="000B7B4D" w:rsidRPr="00FD3D74" w:rsidRDefault="000B7B4D" w:rsidP="000B7B4D">
      <w:pPr>
        <w:jc w:val="both"/>
        <w:rPr>
          <w:rFonts w:cstheme="minorHAnsi"/>
          <w:sz w:val="24"/>
          <w:szCs w:val="24"/>
        </w:rPr>
      </w:pPr>
      <w:proofErr w:type="gramStart"/>
      <w:r w:rsidRPr="00F71C15">
        <w:rPr>
          <w:rFonts w:cstheme="minorHAnsi"/>
          <w:sz w:val="24"/>
          <w:szCs w:val="24"/>
        </w:rPr>
        <w:t xml:space="preserve">GRH  </w:t>
      </w:r>
      <w:r w:rsidRPr="00F71C15">
        <w:rPr>
          <w:rFonts w:cstheme="minorHAnsi"/>
          <w:sz w:val="24"/>
          <w:szCs w:val="24"/>
        </w:rPr>
        <w:tab/>
      </w:r>
      <w:proofErr w:type="gramEnd"/>
      <w:r w:rsidRPr="00F71C15">
        <w:rPr>
          <w:rFonts w:cstheme="minorHAnsi"/>
          <w:sz w:val="24"/>
          <w:szCs w:val="24"/>
        </w:rPr>
        <w:t xml:space="preserve">Gestion des Ressources Humaines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lastRenderedPageBreak/>
        <w:t xml:space="preserve">I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IAA </w:t>
      </w:r>
      <w:r>
        <w:rPr>
          <w:rFonts w:cstheme="minorHAnsi"/>
          <w:sz w:val="24"/>
          <w:szCs w:val="24"/>
        </w:rPr>
        <w:tab/>
      </w:r>
      <w:r w:rsidRPr="00F71C15">
        <w:rPr>
          <w:rFonts w:cstheme="minorHAnsi"/>
          <w:sz w:val="24"/>
          <w:szCs w:val="24"/>
        </w:rPr>
        <w:t xml:space="preserve">Industrie Agro-Alimentaire </w:t>
      </w:r>
    </w:p>
    <w:p w:rsidR="000B7B4D" w:rsidRPr="00F71C15" w:rsidRDefault="000B7B4D" w:rsidP="000B7B4D">
      <w:pPr>
        <w:jc w:val="both"/>
        <w:rPr>
          <w:rFonts w:cstheme="minorHAnsi"/>
          <w:sz w:val="24"/>
          <w:szCs w:val="24"/>
        </w:rPr>
      </w:pPr>
      <w:proofErr w:type="gramStart"/>
      <w:r w:rsidRPr="00F71C15">
        <w:rPr>
          <w:rFonts w:cstheme="minorHAnsi"/>
          <w:sz w:val="24"/>
          <w:szCs w:val="24"/>
        </w:rPr>
        <w:t xml:space="preserve">ICMP  </w:t>
      </w:r>
      <w:r w:rsidRPr="00F71C15">
        <w:rPr>
          <w:rFonts w:cstheme="minorHAnsi"/>
          <w:sz w:val="24"/>
          <w:szCs w:val="24"/>
        </w:rPr>
        <w:tab/>
      </w:r>
      <w:proofErr w:type="gramEnd"/>
      <w:r w:rsidRPr="00F71C15">
        <w:rPr>
          <w:rFonts w:cstheme="minorHAnsi"/>
          <w:sz w:val="24"/>
          <w:szCs w:val="24"/>
        </w:rPr>
        <w:t>Industries Chimiques, Ministères et Pétrolières</w:t>
      </w:r>
    </w:p>
    <w:p w:rsidR="000B7B4D" w:rsidRPr="00F71C15" w:rsidRDefault="000B7B4D" w:rsidP="000B7B4D">
      <w:pPr>
        <w:jc w:val="both"/>
        <w:rPr>
          <w:rFonts w:cstheme="minorHAnsi"/>
          <w:sz w:val="24"/>
          <w:szCs w:val="24"/>
        </w:rPr>
      </w:pPr>
      <w:r>
        <w:rPr>
          <w:rFonts w:cstheme="minorHAnsi"/>
          <w:sz w:val="24"/>
          <w:szCs w:val="24"/>
        </w:rPr>
        <w:t xml:space="preserve">IDE </w:t>
      </w:r>
      <w:r>
        <w:rPr>
          <w:rFonts w:cstheme="minorHAnsi"/>
          <w:sz w:val="24"/>
          <w:szCs w:val="24"/>
        </w:rPr>
        <w:tab/>
      </w:r>
      <w:r w:rsidRPr="00F71C15">
        <w:rPr>
          <w:rFonts w:cstheme="minorHAnsi"/>
          <w:sz w:val="24"/>
          <w:szCs w:val="24"/>
        </w:rPr>
        <w:t xml:space="preserve">Integrated </w:t>
      </w:r>
      <w:proofErr w:type="spellStart"/>
      <w:r w:rsidRPr="00F71C15">
        <w:rPr>
          <w:rFonts w:cstheme="minorHAnsi"/>
          <w:sz w:val="24"/>
          <w:szCs w:val="24"/>
        </w:rPr>
        <w:t>Development</w:t>
      </w:r>
      <w:proofErr w:type="spellEnd"/>
      <w:r w:rsidRPr="00F71C15">
        <w:rPr>
          <w:rFonts w:cstheme="minorHAnsi"/>
          <w:sz w:val="24"/>
          <w:szCs w:val="24"/>
        </w:rPr>
        <w:t xml:space="preserve"> </w:t>
      </w:r>
      <w:proofErr w:type="spellStart"/>
      <w:r w:rsidRPr="00F71C15">
        <w:rPr>
          <w:rFonts w:cstheme="minorHAnsi"/>
          <w:sz w:val="24"/>
          <w:szCs w:val="24"/>
        </w:rPr>
        <w:t>Environment</w:t>
      </w:r>
      <w:proofErr w:type="spellEnd"/>
      <w:r w:rsidRPr="00F71C15">
        <w:rPr>
          <w:rFonts w:cstheme="minorHAnsi"/>
          <w:sz w:val="24"/>
          <w:szCs w:val="24"/>
        </w:rPr>
        <w:t xml:space="preserve">  </w:t>
      </w:r>
    </w:p>
    <w:p w:rsidR="000B7B4D" w:rsidRPr="00F71C15" w:rsidRDefault="000B7B4D" w:rsidP="000B7B4D">
      <w:pPr>
        <w:jc w:val="both"/>
        <w:rPr>
          <w:rFonts w:cstheme="minorHAnsi"/>
          <w:sz w:val="24"/>
          <w:szCs w:val="24"/>
        </w:rPr>
      </w:pPr>
      <w:r>
        <w:rPr>
          <w:rFonts w:cstheme="minorHAnsi"/>
          <w:sz w:val="24"/>
          <w:szCs w:val="24"/>
        </w:rPr>
        <w:t xml:space="preserve">IGGLIA </w:t>
      </w:r>
      <w:r w:rsidRPr="00F71C15">
        <w:rPr>
          <w:rFonts w:cstheme="minorHAnsi"/>
          <w:sz w:val="24"/>
          <w:szCs w:val="24"/>
        </w:rPr>
        <w:t xml:space="preserve">Informatique de Gestion, Génie Logiciel et Intelligence </w:t>
      </w:r>
    </w:p>
    <w:p w:rsidR="000B7B4D" w:rsidRPr="00F71C15" w:rsidRDefault="000B7B4D" w:rsidP="000B7B4D">
      <w:pPr>
        <w:jc w:val="both"/>
        <w:rPr>
          <w:rFonts w:cstheme="minorHAnsi"/>
          <w:sz w:val="24"/>
          <w:szCs w:val="24"/>
        </w:rPr>
      </w:pPr>
      <w:r w:rsidRPr="00F71C15">
        <w:rPr>
          <w:rFonts w:cstheme="minorHAnsi"/>
          <w:sz w:val="24"/>
          <w:szCs w:val="24"/>
        </w:rPr>
        <w:t xml:space="preserve">Artificielle </w:t>
      </w:r>
    </w:p>
    <w:p w:rsidR="000B7B4D" w:rsidRPr="00F71C15" w:rsidRDefault="000B7B4D" w:rsidP="000B7B4D">
      <w:pPr>
        <w:jc w:val="both"/>
        <w:rPr>
          <w:rFonts w:cstheme="minorHAnsi"/>
          <w:sz w:val="24"/>
          <w:szCs w:val="24"/>
        </w:rPr>
      </w:pPr>
      <w:r>
        <w:rPr>
          <w:rFonts w:cstheme="minorHAnsi"/>
          <w:sz w:val="24"/>
          <w:szCs w:val="24"/>
        </w:rPr>
        <w:t xml:space="preserve">IMTICIA </w:t>
      </w:r>
      <w:r w:rsidRPr="00F71C15">
        <w:rPr>
          <w:rFonts w:cstheme="minorHAnsi"/>
          <w:sz w:val="24"/>
          <w:szCs w:val="24"/>
        </w:rPr>
        <w:t>Informatique, Multimédia, Technologies de l’Informations, de la Communication et Intelligence Artificielle</w:t>
      </w:r>
    </w:p>
    <w:p w:rsidR="000B7B4D" w:rsidRPr="00F71C15" w:rsidRDefault="000B7B4D" w:rsidP="000B7B4D">
      <w:pPr>
        <w:jc w:val="both"/>
        <w:rPr>
          <w:rFonts w:cstheme="minorHAnsi"/>
          <w:sz w:val="24"/>
          <w:szCs w:val="24"/>
        </w:rPr>
      </w:pPr>
      <w:r w:rsidRPr="00F71C15">
        <w:rPr>
          <w:rFonts w:cstheme="minorHAnsi"/>
          <w:sz w:val="24"/>
          <w:szCs w:val="24"/>
        </w:rPr>
        <w:t xml:space="preserve">ISAIA </w:t>
      </w:r>
      <w:r w:rsidRPr="00F71C15">
        <w:rPr>
          <w:rFonts w:cstheme="minorHAnsi"/>
          <w:sz w:val="24"/>
          <w:szCs w:val="24"/>
        </w:rPr>
        <w:tab/>
        <w:t xml:space="preserve">Informatique, </w:t>
      </w:r>
      <w:r w:rsidRPr="00F71C15">
        <w:rPr>
          <w:rFonts w:cstheme="minorHAnsi"/>
          <w:sz w:val="24"/>
          <w:szCs w:val="24"/>
        </w:rPr>
        <w:tab/>
        <w:t xml:space="preserve">Statistiques </w:t>
      </w:r>
      <w:r w:rsidRPr="00F71C15">
        <w:rPr>
          <w:rFonts w:cstheme="minorHAnsi"/>
          <w:sz w:val="24"/>
          <w:szCs w:val="24"/>
        </w:rPr>
        <w:tab/>
        <w:t xml:space="preserve">Appliquées </w:t>
      </w:r>
      <w:r w:rsidRPr="00F71C15">
        <w:rPr>
          <w:rFonts w:cstheme="minorHAnsi"/>
          <w:sz w:val="24"/>
          <w:szCs w:val="24"/>
        </w:rPr>
        <w:tab/>
        <w:t xml:space="preserve">et </w:t>
      </w:r>
    </w:p>
    <w:p w:rsidR="000B7B4D" w:rsidRPr="00F71C15" w:rsidRDefault="000B7B4D" w:rsidP="000B7B4D">
      <w:pPr>
        <w:jc w:val="both"/>
        <w:rPr>
          <w:rFonts w:cstheme="minorHAnsi"/>
          <w:sz w:val="24"/>
          <w:szCs w:val="24"/>
        </w:rPr>
      </w:pPr>
      <w:r w:rsidRPr="00F71C15">
        <w:rPr>
          <w:rFonts w:cstheme="minorHAnsi"/>
          <w:sz w:val="24"/>
          <w:szCs w:val="24"/>
        </w:rPr>
        <w:t>Artificielle</w:t>
      </w:r>
      <w:r w:rsidRPr="00F71C15">
        <w:rPr>
          <w:rFonts w:cstheme="minorHAnsi"/>
          <w:sz w:val="24"/>
          <w:szCs w:val="24"/>
        </w:rPr>
        <w:tab/>
        <w:t xml:space="preserve">Intelligence </w:t>
      </w:r>
    </w:p>
    <w:p w:rsidR="000B7B4D" w:rsidRPr="00F71C15" w:rsidRDefault="000B7B4D" w:rsidP="000B7B4D">
      <w:pPr>
        <w:jc w:val="both"/>
        <w:rPr>
          <w:rFonts w:cstheme="minorHAnsi"/>
          <w:sz w:val="24"/>
          <w:szCs w:val="24"/>
        </w:rPr>
      </w:pPr>
      <w:proofErr w:type="gramStart"/>
      <w:r w:rsidRPr="00F71C15">
        <w:rPr>
          <w:rFonts w:cstheme="minorHAnsi"/>
          <w:sz w:val="24"/>
          <w:szCs w:val="24"/>
        </w:rPr>
        <w:t xml:space="preserve">ISPM  </w:t>
      </w:r>
      <w:r w:rsidRPr="00F71C15">
        <w:rPr>
          <w:rFonts w:cstheme="minorHAnsi"/>
          <w:sz w:val="24"/>
          <w:szCs w:val="24"/>
        </w:rPr>
        <w:tab/>
      </w:r>
      <w:proofErr w:type="gramEnd"/>
      <w:r w:rsidRPr="00F71C15">
        <w:rPr>
          <w:rFonts w:cstheme="minorHAnsi"/>
          <w:sz w:val="24"/>
          <w:szCs w:val="24"/>
        </w:rPr>
        <w:t>Institut Supérieur Polytechnique de Madagascar</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L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proofErr w:type="gramStart"/>
      <w:r w:rsidRPr="00F71C15">
        <w:rPr>
          <w:rFonts w:cstheme="minorHAnsi"/>
          <w:sz w:val="24"/>
          <w:szCs w:val="24"/>
        </w:rPr>
        <w:t>LMD  Licence</w:t>
      </w:r>
      <w:proofErr w:type="gramEnd"/>
      <w:r w:rsidRPr="00F71C15">
        <w:rPr>
          <w:rFonts w:cstheme="minorHAnsi"/>
          <w:sz w:val="24"/>
          <w:szCs w:val="24"/>
        </w:rPr>
        <w:t>, Masters, Doctorat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M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MCD</w:t>
      </w:r>
      <w:r w:rsidRPr="00F71C15">
        <w:rPr>
          <w:rFonts w:cstheme="minorHAnsi"/>
          <w:sz w:val="24"/>
          <w:szCs w:val="24"/>
        </w:rPr>
        <w:tab/>
        <w:t xml:space="preserve">Modèle Conceptuel des Données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MLD</w:t>
      </w:r>
      <w:r w:rsidRPr="00F71C15">
        <w:rPr>
          <w:rFonts w:cstheme="minorHAnsi"/>
          <w:sz w:val="24"/>
          <w:szCs w:val="24"/>
        </w:rPr>
        <w:tab/>
        <w:t>Modèle Logique des Données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N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NIF</w:t>
      </w:r>
      <w:r w:rsidRPr="00F71C15">
        <w:rPr>
          <w:rFonts w:cstheme="minorHAnsi"/>
          <w:sz w:val="24"/>
          <w:szCs w:val="24"/>
        </w:rPr>
        <w:tab/>
        <w:t xml:space="preserve">Numéro d’Identification Fiscale </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O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Default="000B7B4D" w:rsidP="000B7B4D">
      <w:pPr>
        <w:jc w:val="both"/>
        <w:rPr>
          <w:rFonts w:cstheme="minorHAnsi"/>
          <w:sz w:val="24"/>
          <w:szCs w:val="24"/>
        </w:rPr>
      </w:pPr>
      <w:r w:rsidRPr="00FD3D74">
        <w:rPr>
          <w:rFonts w:cstheme="minorHAnsi"/>
          <w:sz w:val="24"/>
          <w:szCs w:val="24"/>
        </w:rPr>
        <w:t>OS</w:t>
      </w:r>
      <w:r w:rsidRPr="00FD3D74">
        <w:rPr>
          <w:rFonts w:cstheme="minorHAnsi"/>
          <w:sz w:val="24"/>
          <w:szCs w:val="24"/>
        </w:rPr>
        <w:tab/>
      </w:r>
      <w:r w:rsidRPr="00F71C15">
        <w:rPr>
          <w:rFonts w:cstheme="minorHAnsi"/>
          <w:sz w:val="24"/>
          <w:szCs w:val="24"/>
        </w:rPr>
        <w:t>Operating System</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P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PIP </w:t>
      </w:r>
      <w:r>
        <w:rPr>
          <w:rFonts w:cstheme="minorHAnsi"/>
          <w:sz w:val="24"/>
          <w:szCs w:val="24"/>
        </w:rPr>
        <w:tab/>
      </w:r>
      <w:r w:rsidRPr="00F71C15">
        <w:rPr>
          <w:rFonts w:cstheme="minorHAnsi"/>
          <w:sz w:val="24"/>
          <w:szCs w:val="24"/>
        </w:rPr>
        <w:t xml:space="preserve">Pharmacologie et Industries Pharmaceutiques  </w:t>
      </w:r>
      <w:r w:rsidRPr="00F71C15">
        <w:rPr>
          <w:rFonts w:cstheme="minorHAnsi"/>
          <w:sz w:val="24"/>
          <w:szCs w:val="24"/>
        </w:rPr>
        <w:tab/>
      </w:r>
    </w:p>
    <w:p w:rsidR="000B7B4D" w:rsidRPr="00FD3D74" w:rsidRDefault="000B7B4D" w:rsidP="000B7B4D">
      <w:pPr>
        <w:jc w:val="both"/>
        <w:rPr>
          <w:rFonts w:cstheme="minorHAnsi"/>
          <w:sz w:val="24"/>
          <w:szCs w:val="24"/>
        </w:rPr>
      </w:pPr>
      <w:r w:rsidRPr="00FD3D74">
        <w:rPr>
          <w:rFonts w:cstheme="minorHAnsi"/>
          <w:sz w:val="24"/>
          <w:szCs w:val="24"/>
        </w:rPr>
        <w:t>PSM</w:t>
      </w:r>
      <w:r w:rsidRPr="00FD3D74">
        <w:rPr>
          <w:rFonts w:cstheme="minorHAnsi"/>
          <w:sz w:val="24"/>
          <w:szCs w:val="24"/>
        </w:rPr>
        <w:tab/>
        <w:t xml:space="preserve">Persistent </w:t>
      </w:r>
      <w:proofErr w:type="spellStart"/>
      <w:r w:rsidRPr="00FD3D74">
        <w:rPr>
          <w:rFonts w:cstheme="minorHAnsi"/>
          <w:sz w:val="24"/>
          <w:szCs w:val="24"/>
        </w:rPr>
        <w:t>Stored</w:t>
      </w:r>
      <w:proofErr w:type="spellEnd"/>
      <w:r w:rsidRPr="00FD3D74">
        <w:rPr>
          <w:rFonts w:cstheme="minorHAnsi"/>
          <w:sz w:val="24"/>
          <w:szCs w:val="24"/>
        </w:rPr>
        <w:t xml:space="preserve"> Modules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R</w:t>
      </w:r>
    </w:p>
    <w:p w:rsidR="000B7B4D" w:rsidRPr="00FD3D74" w:rsidRDefault="000B7B4D" w:rsidP="000B7B4D">
      <w:pPr>
        <w:jc w:val="both"/>
        <w:rPr>
          <w:rFonts w:cstheme="minorHAnsi"/>
          <w:sz w:val="24"/>
          <w:szCs w:val="24"/>
        </w:rPr>
      </w:pPr>
      <w:r w:rsidRPr="00FD3D74">
        <w:rPr>
          <w:rFonts w:cstheme="minorHAnsi"/>
          <w:sz w:val="24"/>
          <w:szCs w:val="24"/>
        </w:rPr>
        <w:t xml:space="preserve">RH </w:t>
      </w:r>
      <w:r w:rsidRPr="00FD3D74">
        <w:rPr>
          <w:rFonts w:cstheme="minorHAnsi"/>
          <w:sz w:val="24"/>
          <w:szCs w:val="24"/>
        </w:rPr>
        <w:tab/>
      </w:r>
      <w:r w:rsidRPr="00F71C15">
        <w:rPr>
          <w:rFonts w:cstheme="minorHAnsi"/>
          <w:sz w:val="24"/>
          <w:szCs w:val="24"/>
        </w:rPr>
        <w:t>Ressources Humaines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S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lastRenderedPageBreak/>
        <w:t xml:space="preserve">SARL </w:t>
      </w:r>
      <w:r w:rsidRPr="00F71C15">
        <w:rPr>
          <w:rFonts w:cstheme="minorHAnsi"/>
          <w:sz w:val="24"/>
          <w:szCs w:val="24"/>
        </w:rPr>
        <w:tab/>
      </w:r>
      <w:r>
        <w:rPr>
          <w:rFonts w:cstheme="minorHAnsi"/>
          <w:sz w:val="24"/>
          <w:szCs w:val="24"/>
        </w:rPr>
        <w:tab/>
      </w:r>
      <w:r w:rsidRPr="00F71C15">
        <w:rPr>
          <w:rFonts w:cstheme="minorHAnsi"/>
          <w:sz w:val="24"/>
          <w:szCs w:val="24"/>
        </w:rPr>
        <w:t xml:space="preserve">Société A responsabilité Limitée </w:t>
      </w:r>
    </w:p>
    <w:p w:rsidR="000B7B4D" w:rsidRPr="00F71C15" w:rsidRDefault="000B7B4D" w:rsidP="000B7B4D">
      <w:pPr>
        <w:jc w:val="both"/>
        <w:rPr>
          <w:rFonts w:cstheme="minorHAnsi"/>
          <w:sz w:val="24"/>
          <w:szCs w:val="24"/>
        </w:rPr>
      </w:pPr>
      <w:r w:rsidRPr="00F71C15">
        <w:rPr>
          <w:rFonts w:cstheme="minorHAnsi"/>
          <w:sz w:val="24"/>
          <w:szCs w:val="24"/>
        </w:rPr>
        <w:t xml:space="preserve">SG </w:t>
      </w:r>
      <w:r w:rsidRPr="00F71C15">
        <w:rPr>
          <w:rFonts w:cstheme="minorHAnsi"/>
          <w:sz w:val="24"/>
          <w:szCs w:val="24"/>
        </w:rPr>
        <w:tab/>
      </w:r>
      <w:r w:rsidRPr="00F71C15">
        <w:rPr>
          <w:rFonts w:cstheme="minorHAnsi"/>
          <w:sz w:val="24"/>
          <w:szCs w:val="24"/>
        </w:rPr>
        <w:tab/>
        <w:t xml:space="preserve">Secrétariat General </w:t>
      </w:r>
    </w:p>
    <w:p w:rsidR="000B7B4D" w:rsidRPr="00F71C15" w:rsidRDefault="000B7B4D" w:rsidP="000B7B4D">
      <w:pPr>
        <w:jc w:val="both"/>
        <w:rPr>
          <w:rFonts w:cstheme="minorHAnsi"/>
          <w:sz w:val="24"/>
          <w:szCs w:val="24"/>
        </w:rPr>
      </w:pPr>
      <w:r w:rsidRPr="00F71C15">
        <w:rPr>
          <w:rFonts w:cstheme="minorHAnsi"/>
          <w:sz w:val="24"/>
          <w:szCs w:val="24"/>
        </w:rPr>
        <w:t xml:space="preserve">SGBDR </w:t>
      </w:r>
      <w:r w:rsidRPr="00F71C15">
        <w:rPr>
          <w:rFonts w:cstheme="minorHAnsi"/>
          <w:sz w:val="24"/>
          <w:szCs w:val="24"/>
        </w:rPr>
        <w:tab/>
        <w:t xml:space="preserve">Système de Gestion de Base de Données Relationnelles </w:t>
      </w:r>
    </w:p>
    <w:p w:rsidR="000B7B4D" w:rsidRPr="00F71C15" w:rsidRDefault="000B7B4D" w:rsidP="000B7B4D">
      <w:pPr>
        <w:jc w:val="both"/>
        <w:rPr>
          <w:rFonts w:cstheme="minorHAnsi"/>
          <w:sz w:val="24"/>
          <w:szCs w:val="24"/>
        </w:rPr>
      </w:pPr>
      <w:r w:rsidRPr="00F71C15">
        <w:rPr>
          <w:rFonts w:cstheme="minorHAnsi"/>
          <w:sz w:val="24"/>
          <w:szCs w:val="24"/>
        </w:rPr>
        <w:t xml:space="preserve">SQL </w:t>
      </w:r>
      <w:r w:rsidRPr="00F71C15">
        <w:rPr>
          <w:rFonts w:cstheme="minorHAnsi"/>
          <w:sz w:val="24"/>
          <w:szCs w:val="24"/>
        </w:rPr>
        <w:tab/>
      </w:r>
      <w:r w:rsidRPr="00F71C15">
        <w:rPr>
          <w:rFonts w:cstheme="minorHAnsi"/>
          <w:sz w:val="24"/>
          <w:szCs w:val="24"/>
        </w:rPr>
        <w:tab/>
      </w:r>
      <w:proofErr w:type="spellStart"/>
      <w:r w:rsidRPr="00F71C15">
        <w:rPr>
          <w:rFonts w:cstheme="minorHAnsi"/>
          <w:sz w:val="24"/>
          <w:szCs w:val="24"/>
        </w:rPr>
        <w:t>Structured</w:t>
      </w:r>
      <w:proofErr w:type="spellEnd"/>
      <w:r w:rsidRPr="00F71C15">
        <w:rPr>
          <w:rFonts w:cstheme="minorHAnsi"/>
          <w:sz w:val="24"/>
          <w:szCs w:val="24"/>
        </w:rPr>
        <w:t xml:space="preserve"> </w:t>
      </w:r>
      <w:proofErr w:type="spellStart"/>
      <w:r w:rsidRPr="00F71C15">
        <w:rPr>
          <w:rFonts w:cstheme="minorHAnsi"/>
          <w:sz w:val="24"/>
          <w:szCs w:val="24"/>
        </w:rPr>
        <w:t>Query</w:t>
      </w:r>
      <w:proofErr w:type="spellEnd"/>
      <w:r w:rsidRPr="00F71C15">
        <w:rPr>
          <w:rFonts w:cstheme="minorHAnsi"/>
          <w:sz w:val="24"/>
          <w:szCs w:val="24"/>
        </w:rPr>
        <w:t xml:space="preserve"> Langage </w:t>
      </w:r>
    </w:p>
    <w:p w:rsidR="000B7B4D" w:rsidRPr="00F71C15" w:rsidRDefault="000B7B4D" w:rsidP="000B7B4D">
      <w:pPr>
        <w:jc w:val="both"/>
        <w:rPr>
          <w:rFonts w:cstheme="minorHAnsi"/>
          <w:sz w:val="24"/>
          <w:szCs w:val="24"/>
        </w:rPr>
      </w:pPr>
      <w:r w:rsidRPr="00F71C15">
        <w:rPr>
          <w:rFonts w:cstheme="minorHAnsi"/>
          <w:sz w:val="24"/>
          <w:szCs w:val="24"/>
        </w:rPr>
        <w:t>STAT</w:t>
      </w:r>
      <w:r w:rsidRPr="00F71C15">
        <w:rPr>
          <w:rFonts w:cstheme="minorHAnsi"/>
          <w:sz w:val="24"/>
          <w:szCs w:val="24"/>
        </w:rPr>
        <w:tab/>
      </w:r>
      <w:r w:rsidRPr="00F71C15">
        <w:rPr>
          <w:rFonts w:cstheme="minorHAnsi"/>
          <w:sz w:val="24"/>
          <w:szCs w:val="24"/>
        </w:rPr>
        <w:tab/>
        <w:t xml:space="preserve">Numéro statistique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T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TEE </w:t>
      </w:r>
      <w:r w:rsidRPr="00F71C15">
        <w:rPr>
          <w:rFonts w:cstheme="minorHAnsi"/>
          <w:sz w:val="24"/>
          <w:szCs w:val="24"/>
        </w:rPr>
        <w:tab/>
      </w:r>
      <w:r w:rsidRPr="00F71C15">
        <w:rPr>
          <w:rFonts w:cstheme="minorHAnsi"/>
          <w:sz w:val="24"/>
          <w:szCs w:val="24"/>
        </w:rPr>
        <w:tab/>
        <w:t>Tourisme Et Environnement</w:t>
      </w:r>
    </w:p>
    <w:p w:rsidR="000B7B4D" w:rsidRPr="00F71C15" w:rsidRDefault="000B7B4D" w:rsidP="000B7B4D">
      <w:pPr>
        <w:jc w:val="both"/>
        <w:rPr>
          <w:rFonts w:cstheme="minorHAnsi"/>
          <w:sz w:val="24"/>
          <w:szCs w:val="24"/>
        </w:rPr>
      </w:pPr>
      <w:r w:rsidRPr="00F71C15">
        <w:rPr>
          <w:rFonts w:cstheme="minorHAnsi"/>
          <w:sz w:val="24"/>
          <w:szCs w:val="24"/>
        </w:rPr>
        <w:t xml:space="preserve">TEH </w:t>
      </w:r>
      <w:r w:rsidRPr="00F71C15">
        <w:rPr>
          <w:rFonts w:cstheme="minorHAnsi"/>
          <w:sz w:val="24"/>
          <w:szCs w:val="24"/>
        </w:rPr>
        <w:tab/>
      </w:r>
      <w:r w:rsidRPr="00F71C15">
        <w:rPr>
          <w:rFonts w:cstheme="minorHAnsi"/>
          <w:sz w:val="24"/>
          <w:szCs w:val="24"/>
        </w:rPr>
        <w:tab/>
        <w:t>Tourisme et Hôtellerie</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TTC </w:t>
      </w:r>
      <w:r w:rsidRPr="00F71C15">
        <w:rPr>
          <w:rFonts w:cstheme="minorHAnsi"/>
          <w:sz w:val="24"/>
          <w:szCs w:val="24"/>
        </w:rPr>
        <w:tab/>
      </w:r>
      <w:r w:rsidRPr="00F71C15">
        <w:rPr>
          <w:rFonts w:cstheme="minorHAnsi"/>
          <w:sz w:val="24"/>
          <w:szCs w:val="24"/>
        </w:rPr>
        <w:tab/>
        <w:t>Tout Taxe compris</w:t>
      </w:r>
    </w:p>
    <w:p w:rsidR="000B7B4D" w:rsidRPr="00F71C15" w:rsidRDefault="000B7B4D" w:rsidP="000B7B4D">
      <w:pPr>
        <w:jc w:val="both"/>
        <w:rPr>
          <w:rFonts w:cstheme="minorHAnsi"/>
          <w:sz w:val="24"/>
          <w:szCs w:val="24"/>
        </w:rPr>
      </w:pPr>
      <w:r>
        <w:rPr>
          <w:rFonts w:cstheme="minorHAnsi"/>
          <w:sz w:val="24"/>
          <w:szCs w:val="24"/>
        </w:rPr>
        <w:t xml:space="preserve">TVA </w:t>
      </w:r>
      <w:r>
        <w:rPr>
          <w:rFonts w:cstheme="minorHAnsi"/>
          <w:sz w:val="24"/>
          <w:szCs w:val="24"/>
        </w:rPr>
        <w:tab/>
      </w:r>
      <w:r w:rsidRPr="00F71C15">
        <w:rPr>
          <w:rFonts w:cstheme="minorHAnsi"/>
          <w:sz w:val="24"/>
          <w:szCs w:val="24"/>
        </w:rPr>
        <w:t>Taxe sur la Valeur Ajoutée</w:t>
      </w:r>
    </w:p>
    <w:p w:rsidR="000B7B4D" w:rsidRPr="00E232FA" w:rsidRDefault="000B7B4D" w:rsidP="000B7B4D">
      <w:pPr>
        <w:jc w:val="both"/>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U</w:t>
      </w:r>
    </w:p>
    <w:p w:rsidR="000B7B4D" w:rsidRPr="00670355" w:rsidRDefault="000B7B4D" w:rsidP="00945814">
      <w:pPr>
        <w:jc w:val="both"/>
        <w:rPr>
          <w:rFonts w:cstheme="minorHAnsi"/>
          <w:sz w:val="24"/>
          <w:szCs w:val="24"/>
          <w:lang w:val="en-US"/>
        </w:rPr>
      </w:pPr>
      <w:r w:rsidRPr="00670355">
        <w:rPr>
          <w:rFonts w:cstheme="minorHAnsi"/>
          <w:sz w:val="24"/>
          <w:szCs w:val="24"/>
          <w:lang w:val="en-US"/>
        </w:rPr>
        <w:t>UML</w:t>
      </w:r>
    </w:p>
    <w:p w:rsidR="000B7B4D" w:rsidRPr="00E232FA" w:rsidRDefault="000B7B4D" w:rsidP="000B7B4D">
      <w:pPr>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 xml:space="preserve">V </w:t>
      </w:r>
      <w:r w:rsidRPr="00E232FA">
        <w:rPr>
          <w:rFonts w:cstheme="minorHAnsi"/>
          <w:b/>
          <w:color w:val="17365D" w:themeColor="text2" w:themeShade="BF"/>
          <w:sz w:val="24"/>
          <w:szCs w:val="24"/>
          <w:lang w:val="en-US"/>
        </w:rPr>
        <w:tab/>
      </w:r>
    </w:p>
    <w:p w:rsidR="000B7B4D" w:rsidRPr="00670355" w:rsidRDefault="000B7B4D" w:rsidP="000B7B4D">
      <w:pPr>
        <w:rPr>
          <w:rFonts w:cstheme="minorHAnsi"/>
          <w:sz w:val="24"/>
          <w:szCs w:val="24"/>
          <w:lang w:val="en-US"/>
        </w:rPr>
      </w:pPr>
      <w:r w:rsidRPr="00670355">
        <w:rPr>
          <w:rFonts w:cstheme="minorHAnsi"/>
          <w:sz w:val="24"/>
          <w:szCs w:val="24"/>
          <w:lang w:val="en-US"/>
        </w:rPr>
        <w:t xml:space="preserve">VB </w:t>
      </w:r>
      <w:r w:rsidRPr="00670355">
        <w:rPr>
          <w:rFonts w:cstheme="minorHAnsi"/>
          <w:sz w:val="24"/>
          <w:szCs w:val="24"/>
          <w:lang w:val="en-US"/>
        </w:rPr>
        <w:tab/>
        <w:t xml:space="preserve">Visual Basic </w:t>
      </w:r>
    </w:p>
    <w:p w:rsidR="000B7B4D" w:rsidRPr="00A737E2" w:rsidRDefault="000B7B4D" w:rsidP="000B7B4D">
      <w:pPr>
        <w:rPr>
          <w:rFonts w:cstheme="minorHAnsi"/>
          <w:sz w:val="24"/>
          <w:szCs w:val="24"/>
        </w:rPr>
      </w:pPr>
      <w:r w:rsidRPr="00A737E2">
        <w:rPr>
          <w:rFonts w:cstheme="minorHAnsi"/>
          <w:sz w:val="24"/>
          <w:szCs w:val="24"/>
        </w:rPr>
        <w:t xml:space="preserve">VS </w:t>
      </w:r>
      <w:r w:rsidRPr="00A737E2">
        <w:rPr>
          <w:rFonts w:cstheme="minorHAnsi"/>
          <w:sz w:val="24"/>
          <w:szCs w:val="24"/>
        </w:rPr>
        <w:tab/>
      </w:r>
      <w:r w:rsidRPr="00670355">
        <w:rPr>
          <w:rFonts w:cstheme="minorHAnsi"/>
          <w:sz w:val="24"/>
          <w:szCs w:val="24"/>
        </w:rPr>
        <w:t>Visual studio</w:t>
      </w:r>
    </w:p>
    <w:p w:rsidR="000B7B4D" w:rsidRPr="00E232FA" w:rsidRDefault="000B7B4D" w:rsidP="000B7B4D">
      <w:pPr>
        <w:rPr>
          <w:rFonts w:cstheme="minorHAnsi"/>
          <w:b/>
          <w:color w:val="17365D" w:themeColor="text2" w:themeShade="BF"/>
          <w:sz w:val="24"/>
          <w:szCs w:val="24"/>
        </w:rPr>
      </w:pPr>
      <w:r w:rsidRPr="00E232FA">
        <w:rPr>
          <w:rFonts w:cstheme="minorHAnsi"/>
          <w:b/>
          <w:color w:val="17365D" w:themeColor="text2" w:themeShade="BF"/>
          <w:sz w:val="24"/>
          <w:szCs w:val="24"/>
        </w:rPr>
        <w:t>X</w:t>
      </w:r>
      <w:r w:rsidRPr="00E232FA">
        <w:rPr>
          <w:rFonts w:cstheme="minorHAnsi"/>
          <w:b/>
          <w:color w:val="17365D" w:themeColor="text2" w:themeShade="BF"/>
          <w:sz w:val="24"/>
          <w:szCs w:val="24"/>
        </w:rPr>
        <w:tab/>
      </w:r>
    </w:p>
    <w:p w:rsidR="000B7B4D" w:rsidRDefault="000B7B4D" w:rsidP="000B7B4D">
      <w:pPr>
        <w:rPr>
          <w:rFonts w:cstheme="minorHAnsi"/>
          <w:sz w:val="24"/>
          <w:szCs w:val="24"/>
        </w:rPr>
      </w:pPr>
      <w:proofErr w:type="gramStart"/>
      <w:r w:rsidRPr="00F71C15">
        <w:rPr>
          <w:rFonts w:cstheme="minorHAnsi"/>
          <w:sz w:val="24"/>
          <w:szCs w:val="24"/>
        </w:rPr>
        <w:t>X</w:t>
      </w:r>
      <w:r>
        <w:rPr>
          <w:rFonts w:cstheme="minorHAnsi"/>
          <w:sz w:val="24"/>
          <w:szCs w:val="24"/>
        </w:rPr>
        <w:t xml:space="preserve">ML  </w:t>
      </w:r>
      <w:r>
        <w:rPr>
          <w:rFonts w:cstheme="minorHAnsi"/>
          <w:sz w:val="24"/>
          <w:szCs w:val="24"/>
        </w:rPr>
        <w:tab/>
      </w:r>
      <w:proofErr w:type="spellStart"/>
      <w:proofErr w:type="gramEnd"/>
      <w:r>
        <w:rPr>
          <w:rFonts w:cstheme="minorHAnsi"/>
          <w:sz w:val="24"/>
          <w:szCs w:val="24"/>
        </w:rPr>
        <w:t>eXtensible</w:t>
      </w:r>
      <w:proofErr w:type="spellEnd"/>
      <w:r>
        <w:rPr>
          <w:rFonts w:cstheme="minorHAnsi"/>
          <w:sz w:val="24"/>
          <w:szCs w:val="24"/>
        </w:rPr>
        <w:t xml:space="preserve"> </w:t>
      </w:r>
      <w:proofErr w:type="spellStart"/>
      <w:r>
        <w:rPr>
          <w:rFonts w:cstheme="minorHAnsi"/>
          <w:sz w:val="24"/>
          <w:szCs w:val="24"/>
        </w:rPr>
        <w:t>Markup</w:t>
      </w:r>
      <w:proofErr w:type="spellEnd"/>
      <w:r>
        <w:rPr>
          <w:rFonts w:cstheme="minorHAnsi"/>
          <w:sz w:val="24"/>
          <w:szCs w:val="24"/>
        </w:rPr>
        <w:t xml:space="preserve"> </w:t>
      </w:r>
      <w:proofErr w:type="spellStart"/>
      <w:r>
        <w:rPr>
          <w:rFonts w:cstheme="minorHAnsi"/>
          <w:sz w:val="24"/>
          <w:szCs w:val="24"/>
        </w:rPr>
        <w:t>Langauage</w:t>
      </w:r>
      <w:proofErr w:type="spellEnd"/>
    </w:p>
    <w:p w:rsidR="000B7B4D" w:rsidRDefault="000B7B4D">
      <w:pPr>
        <w:rPr>
          <w:b/>
          <w:sz w:val="32"/>
          <w:szCs w:val="32"/>
          <w:u w:val="single"/>
        </w:rPr>
      </w:pPr>
      <w:r>
        <w:rPr>
          <w:b/>
          <w:sz w:val="32"/>
          <w:szCs w:val="32"/>
          <w:u w:val="single"/>
        </w:rPr>
        <w:br w:type="page"/>
      </w:r>
    </w:p>
    <w:p w:rsidR="000B7B4D" w:rsidRDefault="000B7B4D" w:rsidP="000B7B4D">
      <w:pPr>
        <w:pStyle w:val="Heading1"/>
      </w:pPr>
      <w:bookmarkStart w:id="24" w:name="_Toc26477439"/>
      <w:bookmarkStart w:id="25" w:name="_Toc26816216"/>
      <w:bookmarkStart w:id="26" w:name="_Toc26816378"/>
      <w:r>
        <w:lastRenderedPageBreak/>
        <w:t>LISTE DES FIGURES</w:t>
      </w:r>
      <w:bookmarkEnd w:id="24"/>
      <w:bookmarkEnd w:id="25"/>
      <w:bookmarkEnd w:id="26"/>
    </w:p>
    <w:p w:rsidR="00CA7D02" w:rsidRDefault="000B7B4D">
      <w:pPr>
        <w:pStyle w:val="TOC1"/>
        <w:tabs>
          <w:tab w:val="left" w:pos="1100"/>
          <w:tab w:val="right" w:leader="dot" w:pos="9062"/>
        </w:tabs>
        <w:rPr>
          <w:noProof/>
        </w:rPr>
      </w:pPr>
      <w:r>
        <w:rPr>
          <w:sz w:val="32"/>
          <w:szCs w:val="32"/>
        </w:rPr>
        <w:fldChar w:fldCharType="begin"/>
      </w:r>
      <w:r>
        <w:rPr>
          <w:sz w:val="32"/>
          <w:szCs w:val="32"/>
        </w:rPr>
        <w:instrText xml:space="preserve"> TOC \h \z \t "Sous-titre;1" </w:instrText>
      </w:r>
      <w:r>
        <w:rPr>
          <w:sz w:val="32"/>
          <w:szCs w:val="32"/>
        </w:rPr>
        <w:fldChar w:fldCharType="separate"/>
      </w:r>
      <w:hyperlink w:anchor="_Toc26816167" w:history="1">
        <w:r w:rsidR="00CA7D02" w:rsidRPr="009F6B21">
          <w:rPr>
            <w:rStyle w:val="Hyperlink"/>
            <w:rFonts w:ascii="Calibri" w:hAnsi="Calibri"/>
            <w:noProof/>
          </w:rPr>
          <w:t>Figure 1.</w:t>
        </w:r>
        <w:r w:rsidR="00CA7D02">
          <w:rPr>
            <w:noProof/>
          </w:rPr>
          <w:tab/>
        </w:r>
        <w:r w:rsidR="00CA7D02" w:rsidRPr="009F6B21">
          <w:rPr>
            <w:rStyle w:val="Hyperlink"/>
            <w:noProof/>
          </w:rPr>
          <w:t>Photo de l’ISPM</w:t>
        </w:r>
        <w:r w:rsidR="00CA7D02">
          <w:rPr>
            <w:noProof/>
            <w:webHidden/>
          </w:rPr>
          <w:tab/>
        </w:r>
        <w:r w:rsidR="00CA7D02">
          <w:rPr>
            <w:noProof/>
            <w:webHidden/>
          </w:rPr>
          <w:fldChar w:fldCharType="begin"/>
        </w:r>
        <w:r w:rsidR="00CA7D02">
          <w:rPr>
            <w:noProof/>
            <w:webHidden/>
          </w:rPr>
          <w:instrText xml:space="preserve"> PAGEREF _Toc26816167 \h </w:instrText>
        </w:r>
        <w:r w:rsidR="00CA7D02">
          <w:rPr>
            <w:noProof/>
            <w:webHidden/>
          </w:rPr>
        </w:r>
        <w:r w:rsidR="00CA7D02">
          <w:rPr>
            <w:noProof/>
            <w:webHidden/>
          </w:rPr>
          <w:fldChar w:fldCharType="separate"/>
        </w:r>
        <w:r w:rsidR="00CA7D02">
          <w:rPr>
            <w:noProof/>
            <w:webHidden/>
          </w:rPr>
          <w:t>5</w:t>
        </w:r>
        <w:r w:rsidR="00CA7D02">
          <w:rPr>
            <w:noProof/>
            <w:webHidden/>
          </w:rPr>
          <w:fldChar w:fldCharType="end"/>
        </w:r>
      </w:hyperlink>
    </w:p>
    <w:p w:rsidR="00CA7D02" w:rsidRDefault="0059575B">
      <w:pPr>
        <w:pStyle w:val="TOC1"/>
        <w:tabs>
          <w:tab w:val="left" w:pos="1100"/>
          <w:tab w:val="right" w:leader="dot" w:pos="9062"/>
        </w:tabs>
        <w:rPr>
          <w:noProof/>
        </w:rPr>
      </w:pPr>
      <w:hyperlink w:anchor="_Toc26816168" w:history="1">
        <w:r w:rsidR="00CA7D02" w:rsidRPr="009F6B21">
          <w:rPr>
            <w:rStyle w:val="Hyperlink"/>
            <w:rFonts w:ascii="Calibri" w:hAnsi="Calibri"/>
            <w:noProof/>
            <w:lang w:val="en-US"/>
          </w:rPr>
          <w:t>Figure 2.</w:t>
        </w:r>
        <w:r w:rsidR="00CA7D02">
          <w:rPr>
            <w:noProof/>
          </w:rPr>
          <w:tab/>
        </w:r>
        <w:r w:rsidR="00CA7D02" w:rsidRPr="009F6B21">
          <w:rPr>
            <w:rStyle w:val="Hyperlink"/>
            <w:noProof/>
            <w:lang w:val="en-US"/>
          </w:rPr>
          <w:t>Logo de l’ISPM</w:t>
        </w:r>
        <w:r w:rsidR="00CA7D02">
          <w:rPr>
            <w:noProof/>
            <w:webHidden/>
          </w:rPr>
          <w:tab/>
        </w:r>
        <w:r w:rsidR="00CA7D02">
          <w:rPr>
            <w:noProof/>
            <w:webHidden/>
          </w:rPr>
          <w:fldChar w:fldCharType="begin"/>
        </w:r>
        <w:r w:rsidR="00CA7D02">
          <w:rPr>
            <w:noProof/>
            <w:webHidden/>
          </w:rPr>
          <w:instrText xml:space="preserve"> PAGEREF _Toc26816168 \h </w:instrText>
        </w:r>
        <w:r w:rsidR="00CA7D02">
          <w:rPr>
            <w:noProof/>
            <w:webHidden/>
          </w:rPr>
        </w:r>
        <w:r w:rsidR="00CA7D02">
          <w:rPr>
            <w:noProof/>
            <w:webHidden/>
          </w:rPr>
          <w:fldChar w:fldCharType="separate"/>
        </w:r>
        <w:r w:rsidR="00CA7D02">
          <w:rPr>
            <w:noProof/>
            <w:webHidden/>
          </w:rPr>
          <w:t>6</w:t>
        </w:r>
        <w:r w:rsidR="00CA7D02">
          <w:rPr>
            <w:noProof/>
            <w:webHidden/>
          </w:rPr>
          <w:fldChar w:fldCharType="end"/>
        </w:r>
      </w:hyperlink>
    </w:p>
    <w:p w:rsidR="00CA7D02" w:rsidRDefault="0059575B">
      <w:pPr>
        <w:pStyle w:val="TOC1"/>
        <w:tabs>
          <w:tab w:val="left" w:pos="1100"/>
          <w:tab w:val="right" w:leader="dot" w:pos="9062"/>
        </w:tabs>
        <w:rPr>
          <w:noProof/>
        </w:rPr>
      </w:pPr>
      <w:hyperlink w:anchor="_Toc26816169" w:history="1">
        <w:r w:rsidR="00CA7D02" w:rsidRPr="009F6B21">
          <w:rPr>
            <w:rStyle w:val="Hyperlink"/>
            <w:rFonts w:ascii="Calibri" w:hAnsi="Calibri"/>
            <w:noProof/>
          </w:rPr>
          <w:t>Figure 3.</w:t>
        </w:r>
        <w:r w:rsidR="00CA7D02">
          <w:rPr>
            <w:noProof/>
          </w:rPr>
          <w:tab/>
        </w:r>
        <w:r w:rsidR="00CA7D02" w:rsidRPr="009F6B21">
          <w:rPr>
            <w:rStyle w:val="Hyperlink"/>
            <w:noProof/>
          </w:rPr>
          <w:t>Cursus Universitaire à L’ISPM</w:t>
        </w:r>
        <w:r w:rsidR="00CA7D02">
          <w:rPr>
            <w:noProof/>
            <w:webHidden/>
          </w:rPr>
          <w:tab/>
        </w:r>
        <w:r w:rsidR="00CA7D02">
          <w:rPr>
            <w:noProof/>
            <w:webHidden/>
          </w:rPr>
          <w:fldChar w:fldCharType="begin"/>
        </w:r>
        <w:r w:rsidR="00CA7D02">
          <w:rPr>
            <w:noProof/>
            <w:webHidden/>
          </w:rPr>
          <w:instrText xml:space="preserve"> PAGEREF _Toc26816169 \h </w:instrText>
        </w:r>
        <w:r w:rsidR="00CA7D02">
          <w:rPr>
            <w:noProof/>
            <w:webHidden/>
          </w:rPr>
        </w:r>
        <w:r w:rsidR="00CA7D02">
          <w:rPr>
            <w:noProof/>
            <w:webHidden/>
          </w:rPr>
          <w:fldChar w:fldCharType="separate"/>
        </w:r>
        <w:r w:rsidR="00CA7D02">
          <w:rPr>
            <w:noProof/>
            <w:webHidden/>
          </w:rPr>
          <w:t>9</w:t>
        </w:r>
        <w:r w:rsidR="00CA7D02">
          <w:rPr>
            <w:noProof/>
            <w:webHidden/>
          </w:rPr>
          <w:fldChar w:fldCharType="end"/>
        </w:r>
      </w:hyperlink>
    </w:p>
    <w:p w:rsidR="00CA7D02" w:rsidRDefault="0059575B">
      <w:pPr>
        <w:pStyle w:val="TOC1"/>
        <w:tabs>
          <w:tab w:val="left" w:pos="1100"/>
          <w:tab w:val="right" w:leader="dot" w:pos="9062"/>
        </w:tabs>
        <w:rPr>
          <w:noProof/>
        </w:rPr>
      </w:pPr>
      <w:hyperlink w:anchor="_Toc26816170" w:history="1">
        <w:r w:rsidR="00CA7D02" w:rsidRPr="009F6B21">
          <w:rPr>
            <w:rStyle w:val="Hyperlink"/>
            <w:rFonts w:ascii="Calibri" w:hAnsi="Calibri"/>
            <w:noProof/>
          </w:rPr>
          <w:t>Figure 4.</w:t>
        </w:r>
        <w:r w:rsidR="00CA7D02">
          <w:rPr>
            <w:noProof/>
          </w:rPr>
          <w:tab/>
        </w:r>
        <w:r w:rsidR="00CA7D02" w:rsidRPr="009F6B21">
          <w:rPr>
            <w:rStyle w:val="Hyperlink"/>
            <w:noProof/>
          </w:rPr>
          <w:t>Organigramme de l’ISPM</w:t>
        </w:r>
        <w:r w:rsidR="00CA7D02">
          <w:rPr>
            <w:noProof/>
            <w:webHidden/>
          </w:rPr>
          <w:tab/>
        </w:r>
        <w:r w:rsidR="00CA7D02">
          <w:rPr>
            <w:noProof/>
            <w:webHidden/>
          </w:rPr>
          <w:fldChar w:fldCharType="begin"/>
        </w:r>
        <w:r w:rsidR="00CA7D02">
          <w:rPr>
            <w:noProof/>
            <w:webHidden/>
          </w:rPr>
          <w:instrText xml:space="preserve"> PAGEREF _Toc26816170 \h </w:instrText>
        </w:r>
        <w:r w:rsidR="00CA7D02">
          <w:rPr>
            <w:noProof/>
            <w:webHidden/>
          </w:rPr>
        </w:r>
        <w:r w:rsidR="00CA7D02">
          <w:rPr>
            <w:noProof/>
            <w:webHidden/>
          </w:rPr>
          <w:fldChar w:fldCharType="separate"/>
        </w:r>
        <w:r w:rsidR="00CA7D02">
          <w:rPr>
            <w:noProof/>
            <w:webHidden/>
          </w:rPr>
          <w:t>10</w:t>
        </w:r>
        <w:r w:rsidR="00CA7D02">
          <w:rPr>
            <w:noProof/>
            <w:webHidden/>
          </w:rPr>
          <w:fldChar w:fldCharType="end"/>
        </w:r>
      </w:hyperlink>
    </w:p>
    <w:p w:rsidR="00CA7D02" w:rsidRDefault="0059575B">
      <w:pPr>
        <w:pStyle w:val="TOC1"/>
        <w:tabs>
          <w:tab w:val="left" w:pos="1100"/>
          <w:tab w:val="right" w:leader="dot" w:pos="9062"/>
        </w:tabs>
        <w:rPr>
          <w:noProof/>
        </w:rPr>
      </w:pPr>
      <w:hyperlink w:anchor="_Toc26816171" w:history="1">
        <w:r w:rsidR="00CA7D02" w:rsidRPr="009F6B21">
          <w:rPr>
            <w:rStyle w:val="Hyperlink"/>
            <w:rFonts w:ascii="Calibri" w:hAnsi="Calibri"/>
            <w:noProof/>
          </w:rPr>
          <w:t>Figure 5.</w:t>
        </w:r>
        <w:r w:rsidR="00CA7D02">
          <w:rPr>
            <w:noProof/>
          </w:rPr>
          <w:tab/>
        </w:r>
        <w:r w:rsidR="00CA7D02" w:rsidRPr="009F6B21">
          <w:rPr>
            <w:rStyle w:val="Hyperlink"/>
            <w:noProof/>
          </w:rPr>
          <w:t>Logo EQIMA</w:t>
        </w:r>
        <w:r w:rsidR="00CA7D02">
          <w:rPr>
            <w:noProof/>
            <w:webHidden/>
          </w:rPr>
          <w:tab/>
        </w:r>
        <w:r w:rsidR="00CA7D02">
          <w:rPr>
            <w:noProof/>
            <w:webHidden/>
          </w:rPr>
          <w:fldChar w:fldCharType="begin"/>
        </w:r>
        <w:r w:rsidR="00CA7D02">
          <w:rPr>
            <w:noProof/>
            <w:webHidden/>
          </w:rPr>
          <w:instrText xml:space="preserve"> PAGEREF _Toc26816171 \h </w:instrText>
        </w:r>
        <w:r w:rsidR="00CA7D02">
          <w:rPr>
            <w:noProof/>
            <w:webHidden/>
          </w:rPr>
        </w:r>
        <w:r w:rsidR="00CA7D02">
          <w:rPr>
            <w:noProof/>
            <w:webHidden/>
          </w:rPr>
          <w:fldChar w:fldCharType="separate"/>
        </w:r>
        <w:r w:rsidR="00CA7D02">
          <w:rPr>
            <w:noProof/>
            <w:webHidden/>
          </w:rPr>
          <w:t>13</w:t>
        </w:r>
        <w:r w:rsidR="00CA7D02">
          <w:rPr>
            <w:noProof/>
            <w:webHidden/>
          </w:rPr>
          <w:fldChar w:fldCharType="end"/>
        </w:r>
      </w:hyperlink>
    </w:p>
    <w:p w:rsidR="00CA7D02" w:rsidRDefault="0059575B">
      <w:pPr>
        <w:pStyle w:val="TOC1"/>
        <w:tabs>
          <w:tab w:val="left" w:pos="1100"/>
          <w:tab w:val="right" w:leader="dot" w:pos="9062"/>
        </w:tabs>
        <w:rPr>
          <w:noProof/>
        </w:rPr>
      </w:pPr>
      <w:hyperlink w:anchor="_Toc26816172" w:history="1">
        <w:r w:rsidR="00CA7D02" w:rsidRPr="009F6B21">
          <w:rPr>
            <w:rStyle w:val="Hyperlink"/>
            <w:rFonts w:ascii="Calibri" w:hAnsi="Calibri"/>
            <w:noProof/>
          </w:rPr>
          <w:t>Figure 6.</w:t>
        </w:r>
        <w:r w:rsidR="00CA7D02">
          <w:rPr>
            <w:noProof/>
          </w:rPr>
          <w:tab/>
        </w:r>
        <w:r w:rsidR="00CA7D02" w:rsidRPr="009F6B21">
          <w:rPr>
            <w:rStyle w:val="Hyperlink"/>
            <w:noProof/>
          </w:rPr>
          <w:t>Site web de l’EQIMA</w:t>
        </w:r>
        <w:r w:rsidR="00CA7D02">
          <w:rPr>
            <w:noProof/>
            <w:webHidden/>
          </w:rPr>
          <w:tab/>
        </w:r>
        <w:r w:rsidR="00CA7D02">
          <w:rPr>
            <w:noProof/>
            <w:webHidden/>
          </w:rPr>
          <w:fldChar w:fldCharType="begin"/>
        </w:r>
        <w:r w:rsidR="00CA7D02">
          <w:rPr>
            <w:noProof/>
            <w:webHidden/>
          </w:rPr>
          <w:instrText xml:space="preserve"> PAGEREF _Toc26816172 \h </w:instrText>
        </w:r>
        <w:r w:rsidR="00CA7D02">
          <w:rPr>
            <w:noProof/>
            <w:webHidden/>
          </w:rPr>
        </w:r>
        <w:r w:rsidR="00CA7D02">
          <w:rPr>
            <w:noProof/>
            <w:webHidden/>
          </w:rPr>
          <w:fldChar w:fldCharType="separate"/>
        </w:r>
        <w:r w:rsidR="00CA7D02">
          <w:rPr>
            <w:noProof/>
            <w:webHidden/>
          </w:rPr>
          <w:t>14</w:t>
        </w:r>
        <w:r w:rsidR="00CA7D02">
          <w:rPr>
            <w:noProof/>
            <w:webHidden/>
          </w:rPr>
          <w:fldChar w:fldCharType="end"/>
        </w:r>
      </w:hyperlink>
    </w:p>
    <w:p w:rsidR="00CA7D02" w:rsidRDefault="0059575B">
      <w:pPr>
        <w:pStyle w:val="TOC1"/>
        <w:tabs>
          <w:tab w:val="left" w:pos="1100"/>
          <w:tab w:val="right" w:leader="dot" w:pos="9062"/>
        </w:tabs>
        <w:rPr>
          <w:noProof/>
        </w:rPr>
      </w:pPr>
      <w:hyperlink w:anchor="_Toc26816173" w:history="1">
        <w:r w:rsidR="00CA7D02" w:rsidRPr="009F6B21">
          <w:rPr>
            <w:rStyle w:val="Hyperlink"/>
            <w:rFonts w:ascii="Calibri" w:hAnsi="Calibri"/>
            <w:noProof/>
          </w:rPr>
          <w:t>Figure 7.</w:t>
        </w:r>
        <w:r w:rsidR="00CA7D02">
          <w:rPr>
            <w:noProof/>
          </w:rPr>
          <w:tab/>
        </w:r>
        <w:r w:rsidR="00CA7D02" w:rsidRPr="009F6B21">
          <w:rPr>
            <w:rStyle w:val="Hyperlink"/>
            <w:noProof/>
          </w:rPr>
          <w:t>Organigramme de l’EQIMA</w:t>
        </w:r>
        <w:r w:rsidR="00CA7D02">
          <w:rPr>
            <w:noProof/>
            <w:webHidden/>
          </w:rPr>
          <w:tab/>
        </w:r>
        <w:r w:rsidR="00CA7D02">
          <w:rPr>
            <w:noProof/>
            <w:webHidden/>
          </w:rPr>
          <w:fldChar w:fldCharType="begin"/>
        </w:r>
        <w:r w:rsidR="00CA7D02">
          <w:rPr>
            <w:noProof/>
            <w:webHidden/>
          </w:rPr>
          <w:instrText xml:space="preserve"> PAGEREF _Toc26816173 \h </w:instrText>
        </w:r>
        <w:r w:rsidR="00CA7D02">
          <w:rPr>
            <w:noProof/>
            <w:webHidden/>
          </w:rPr>
        </w:r>
        <w:r w:rsidR="00CA7D02">
          <w:rPr>
            <w:noProof/>
            <w:webHidden/>
          </w:rPr>
          <w:fldChar w:fldCharType="separate"/>
        </w:r>
        <w:r w:rsidR="00CA7D02">
          <w:rPr>
            <w:noProof/>
            <w:webHidden/>
          </w:rPr>
          <w:t>15</w:t>
        </w:r>
        <w:r w:rsidR="00CA7D02">
          <w:rPr>
            <w:noProof/>
            <w:webHidden/>
          </w:rPr>
          <w:fldChar w:fldCharType="end"/>
        </w:r>
      </w:hyperlink>
    </w:p>
    <w:p w:rsidR="00CA7D02" w:rsidRDefault="0059575B">
      <w:pPr>
        <w:pStyle w:val="TOC1"/>
        <w:tabs>
          <w:tab w:val="left" w:pos="1100"/>
          <w:tab w:val="right" w:leader="dot" w:pos="9062"/>
        </w:tabs>
        <w:rPr>
          <w:noProof/>
        </w:rPr>
      </w:pPr>
      <w:hyperlink w:anchor="_Toc26816174" w:history="1">
        <w:r w:rsidR="00CA7D02" w:rsidRPr="009F6B21">
          <w:rPr>
            <w:rStyle w:val="Hyperlink"/>
            <w:rFonts w:ascii="Calibri" w:hAnsi="Calibri"/>
            <w:noProof/>
          </w:rPr>
          <w:t>Figure 8.</w:t>
        </w:r>
        <w:r w:rsidR="00CA7D02">
          <w:rPr>
            <w:noProof/>
          </w:rPr>
          <w:tab/>
        </w:r>
        <w:r w:rsidR="00CA7D02" w:rsidRPr="009F6B21">
          <w:rPr>
            <w:rStyle w:val="Hyperlink"/>
            <w:noProof/>
          </w:rPr>
          <w:t>Logo IONIC</w:t>
        </w:r>
        <w:r w:rsidR="00CA7D02">
          <w:rPr>
            <w:noProof/>
            <w:webHidden/>
          </w:rPr>
          <w:tab/>
        </w:r>
        <w:r w:rsidR="00CA7D02">
          <w:rPr>
            <w:noProof/>
            <w:webHidden/>
          </w:rPr>
          <w:fldChar w:fldCharType="begin"/>
        </w:r>
        <w:r w:rsidR="00CA7D02">
          <w:rPr>
            <w:noProof/>
            <w:webHidden/>
          </w:rPr>
          <w:instrText xml:space="preserve"> PAGEREF _Toc26816174 \h </w:instrText>
        </w:r>
        <w:r w:rsidR="00CA7D02">
          <w:rPr>
            <w:noProof/>
            <w:webHidden/>
          </w:rPr>
        </w:r>
        <w:r w:rsidR="00CA7D02">
          <w:rPr>
            <w:noProof/>
            <w:webHidden/>
          </w:rPr>
          <w:fldChar w:fldCharType="separate"/>
        </w:r>
        <w:r w:rsidR="00CA7D02">
          <w:rPr>
            <w:noProof/>
            <w:webHidden/>
          </w:rPr>
          <w:t>23</w:t>
        </w:r>
        <w:r w:rsidR="00CA7D02">
          <w:rPr>
            <w:noProof/>
            <w:webHidden/>
          </w:rPr>
          <w:fldChar w:fldCharType="end"/>
        </w:r>
      </w:hyperlink>
    </w:p>
    <w:p w:rsidR="00CA7D02" w:rsidRDefault="0059575B">
      <w:pPr>
        <w:pStyle w:val="TOC1"/>
        <w:tabs>
          <w:tab w:val="left" w:pos="1100"/>
          <w:tab w:val="right" w:leader="dot" w:pos="9062"/>
        </w:tabs>
        <w:rPr>
          <w:noProof/>
        </w:rPr>
      </w:pPr>
      <w:hyperlink w:anchor="_Toc26816175" w:history="1">
        <w:r w:rsidR="00CA7D02" w:rsidRPr="009F6B21">
          <w:rPr>
            <w:rStyle w:val="Hyperlink"/>
            <w:rFonts w:ascii="Calibri" w:hAnsi="Calibri"/>
            <w:noProof/>
            <w:lang w:val="de-DE"/>
          </w:rPr>
          <w:t>Figure 9.</w:t>
        </w:r>
        <w:r w:rsidR="00CA7D02">
          <w:rPr>
            <w:noProof/>
          </w:rPr>
          <w:tab/>
        </w:r>
        <w:r w:rsidR="00CA7D02" w:rsidRPr="009F6B21">
          <w:rPr>
            <w:rStyle w:val="Hyperlink"/>
            <w:noProof/>
            <w:lang w:val="de-DE"/>
          </w:rPr>
          <w:t>Logo HTML 5</w:t>
        </w:r>
        <w:r w:rsidR="00CA7D02">
          <w:rPr>
            <w:noProof/>
            <w:webHidden/>
          </w:rPr>
          <w:tab/>
        </w:r>
        <w:r w:rsidR="00CA7D02">
          <w:rPr>
            <w:noProof/>
            <w:webHidden/>
          </w:rPr>
          <w:fldChar w:fldCharType="begin"/>
        </w:r>
        <w:r w:rsidR="00CA7D02">
          <w:rPr>
            <w:noProof/>
            <w:webHidden/>
          </w:rPr>
          <w:instrText xml:space="preserve"> PAGEREF _Toc26816175 \h </w:instrText>
        </w:r>
        <w:r w:rsidR="00CA7D02">
          <w:rPr>
            <w:noProof/>
            <w:webHidden/>
          </w:rPr>
        </w:r>
        <w:r w:rsidR="00CA7D02">
          <w:rPr>
            <w:noProof/>
            <w:webHidden/>
          </w:rPr>
          <w:fldChar w:fldCharType="separate"/>
        </w:r>
        <w:r w:rsidR="00CA7D02">
          <w:rPr>
            <w:noProof/>
            <w:webHidden/>
          </w:rPr>
          <w:t>26</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76" w:history="1">
        <w:r w:rsidR="00CA7D02" w:rsidRPr="009F6B21">
          <w:rPr>
            <w:rStyle w:val="Hyperlink"/>
            <w:rFonts w:ascii="Calibri" w:hAnsi="Calibri"/>
            <w:noProof/>
          </w:rPr>
          <w:t>Figure 10.</w:t>
        </w:r>
        <w:r w:rsidR="00CA7D02">
          <w:rPr>
            <w:noProof/>
          </w:rPr>
          <w:tab/>
        </w:r>
        <w:r w:rsidR="00CA7D02" w:rsidRPr="009F6B21">
          <w:rPr>
            <w:rStyle w:val="Hyperlink"/>
            <w:noProof/>
          </w:rPr>
          <w:t>Structure et syntaxe Html</w:t>
        </w:r>
        <w:r w:rsidR="00CA7D02">
          <w:rPr>
            <w:noProof/>
            <w:webHidden/>
          </w:rPr>
          <w:tab/>
        </w:r>
        <w:r w:rsidR="00CA7D02">
          <w:rPr>
            <w:noProof/>
            <w:webHidden/>
          </w:rPr>
          <w:fldChar w:fldCharType="begin"/>
        </w:r>
        <w:r w:rsidR="00CA7D02">
          <w:rPr>
            <w:noProof/>
            <w:webHidden/>
          </w:rPr>
          <w:instrText xml:space="preserve"> PAGEREF _Toc26816176 \h </w:instrText>
        </w:r>
        <w:r w:rsidR="00CA7D02">
          <w:rPr>
            <w:noProof/>
            <w:webHidden/>
          </w:rPr>
        </w:r>
        <w:r w:rsidR="00CA7D02">
          <w:rPr>
            <w:noProof/>
            <w:webHidden/>
          </w:rPr>
          <w:fldChar w:fldCharType="separate"/>
        </w:r>
        <w:r w:rsidR="00CA7D02">
          <w:rPr>
            <w:noProof/>
            <w:webHidden/>
          </w:rPr>
          <w:t>27</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77" w:history="1">
        <w:r w:rsidR="00CA7D02" w:rsidRPr="009F6B21">
          <w:rPr>
            <w:rStyle w:val="Hyperlink"/>
            <w:rFonts w:ascii="Calibri" w:hAnsi="Calibri"/>
            <w:noProof/>
          </w:rPr>
          <w:t>Figure 11.</w:t>
        </w:r>
        <w:r w:rsidR="00CA7D02">
          <w:rPr>
            <w:noProof/>
          </w:rPr>
          <w:tab/>
        </w:r>
        <w:r w:rsidR="00CA7D02" w:rsidRPr="009F6B21">
          <w:rPr>
            <w:rStyle w:val="Hyperlink"/>
            <w:noProof/>
          </w:rPr>
          <w:t>Logo typescript</w:t>
        </w:r>
        <w:r w:rsidR="00CA7D02">
          <w:rPr>
            <w:noProof/>
            <w:webHidden/>
          </w:rPr>
          <w:tab/>
        </w:r>
        <w:r w:rsidR="00CA7D02">
          <w:rPr>
            <w:noProof/>
            <w:webHidden/>
          </w:rPr>
          <w:fldChar w:fldCharType="begin"/>
        </w:r>
        <w:r w:rsidR="00CA7D02">
          <w:rPr>
            <w:noProof/>
            <w:webHidden/>
          </w:rPr>
          <w:instrText xml:space="preserve"> PAGEREF _Toc26816177 \h </w:instrText>
        </w:r>
        <w:r w:rsidR="00CA7D02">
          <w:rPr>
            <w:noProof/>
            <w:webHidden/>
          </w:rPr>
        </w:r>
        <w:r w:rsidR="00CA7D02">
          <w:rPr>
            <w:noProof/>
            <w:webHidden/>
          </w:rPr>
          <w:fldChar w:fldCharType="separate"/>
        </w:r>
        <w:r w:rsidR="00CA7D02">
          <w:rPr>
            <w:noProof/>
            <w:webHidden/>
          </w:rPr>
          <w:t>27</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78" w:history="1">
        <w:r w:rsidR="00CA7D02" w:rsidRPr="009F6B21">
          <w:rPr>
            <w:rStyle w:val="Hyperlink"/>
            <w:rFonts w:ascii="Calibri" w:hAnsi="Calibri"/>
            <w:noProof/>
          </w:rPr>
          <w:t>Figure 12.</w:t>
        </w:r>
        <w:r w:rsidR="00CA7D02">
          <w:rPr>
            <w:noProof/>
          </w:rPr>
          <w:tab/>
        </w:r>
        <w:r w:rsidR="00CA7D02" w:rsidRPr="009F6B21">
          <w:rPr>
            <w:rStyle w:val="Hyperlink"/>
            <w:noProof/>
          </w:rPr>
          <w:t>Composants de typescript</w:t>
        </w:r>
        <w:r w:rsidR="00CA7D02">
          <w:rPr>
            <w:noProof/>
            <w:webHidden/>
          </w:rPr>
          <w:tab/>
        </w:r>
        <w:r w:rsidR="00CA7D02">
          <w:rPr>
            <w:noProof/>
            <w:webHidden/>
          </w:rPr>
          <w:fldChar w:fldCharType="begin"/>
        </w:r>
        <w:r w:rsidR="00CA7D02">
          <w:rPr>
            <w:noProof/>
            <w:webHidden/>
          </w:rPr>
          <w:instrText xml:space="preserve"> PAGEREF _Toc26816178 \h </w:instrText>
        </w:r>
        <w:r w:rsidR="00CA7D02">
          <w:rPr>
            <w:noProof/>
            <w:webHidden/>
          </w:rPr>
        </w:r>
        <w:r w:rsidR="00CA7D02">
          <w:rPr>
            <w:noProof/>
            <w:webHidden/>
          </w:rPr>
          <w:fldChar w:fldCharType="separate"/>
        </w:r>
        <w:r w:rsidR="00CA7D02">
          <w:rPr>
            <w:noProof/>
            <w:webHidden/>
          </w:rPr>
          <w:t>29</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79" w:history="1">
        <w:r w:rsidR="00CA7D02" w:rsidRPr="009F6B21">
          <w:rPr>
            <w:rStyle w:val="Hyperlink"/>
            <w:rFonts w:ascii="Calibri" w:hAnsi="Calibri"/>
            <w:noProof/>
          </w:rPr>
          <w:t>Figure 13.</w:t>
        </w:r>
        <w:r w:rsidR="00CA7D02">
          <w:rPr>
            <w:noProof/>
          </w:rPr>
          <w:tab/>
        </w:r>
        <w:r w:rsidR="00CA7D02" w:rsidRPr="009F6B21">
          <w:rPr>
            <w:rStyle w:val="Hyperlink"/>
            <w:noProof/>
          </w:rPr>
          <w:t>Logo SCSS</w:t>
        </w:r>
        <w:r w:rsidR="00CA7D02">
          <w:rPr>
            <w:noProof/>
            <w:webHidden/>
          </w:rPr>
          <w:tab/>
        </w:r>
        <w:r w:rsidR="00CA7D02">
          <w:rPr>
            <w:noProof/>
            <w:webHidden/>
          </w:rPr>
          <w:fldChar w:fldCharType="begin"/>
        </w:r>
        <w:r w:rsidR="00CA7D02">
          <w:rPr>
            <w:noProof/>
            <w:webHidden/>
          </w:rPr>
          <w:instrText xml:space="preserve"> PAGEREF _Toc26816179 \h </w:instrText>
        </w:r>
        <w:r w:rsidR="00CA7D02">
          <w:rPr>
            <w:noProof/>
            <w:webHidden/>
          </w:rPr>
        </w:r>
        <w:r w:rsidR="00CA7D02">
          <w:rPr>
            <w:noProof/>
            <w:webHidden/>
          </w:rPr>
          <w:fldChar w:fldCharType="separate"/>
        </w:r>
        <w:r w:rsidR="00CA7D02">
          <w:rPr>
            <w:noProof/>
            <w:webHidden/>
          </w:rPr>
          <w:t>29</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80" w:history="1">
        <w:r w:rsidR="00CA7D02" w:rsidRPr="009F6B21">
          <w:rPr>
            <w:rStyle w:val="Hyperlink"/>
            <w:rFonts w:ascii="Calibri" w:hAnsi="Calibri"/>
            <w:noProof/>
          </w:rPr>
          <w:t>Figure 14.</w:t>
        </w:r>
        <w:r w:rsidR="00CA7D02">
          <w:rPr>
            <w:noProof/>
          </w:rPr>
          <w:tab/>
        </w:r>
        <w:r w:rsidR="00CA7D02" w:rsidRPr="009F6B21">
          <w:rPr>
            <w:rStyle w:val="Hyperlink"/>
            <w:noProof/>
          </w:rPr>
          <w:t>Logo SASS</w:t>
        </w:r>
        <w:r w:rsidR="00CA7D02">
          <w:rPr>
            <w:noProof/>
            <w:webHidden/>
          </w:rPr>
          <w:tab/>
        </w:r>
        <w:r w:rsidR="00CA7D02">
          <w:rPr>
            <w:noProof/>
            <w:webHidden/>
          </w:rPr>
          <w:fldChar w:fldCharType="begin"/>
        </w:r>
        <w:r w:rsidR="00CA7D02">
          <w:rPr>
            <w:noProof/>
            <w:webHidden/>
          </w:rPr>
          <w:instrText xml:space="preserve"> PAGEREF _Toc26816180 \h </w:instrText>
        </w:r>
        <w:r w:rsidR="00CA7D02">
          <w:rPr>
            <w:noProof/>
            <w:webHidden/>
          </w:rPr>
        </w:r>
        <w:r w:rsidR="00CA7D02">
          <w:rPr>
            <w:noProof/>
            <w:webHidden/>
          </w:rPr>
          <w:fldChar w:fldCharType="separate"/>
        </w:r>
        <w:r w:rsidR="00CA7D02">
          <w:rPr>
            <w:noProof/>
            <w:webHidden/>
          </w:rPr>
          <w:t>29</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81" w:history="1">
        <w:r w:rsidR="00CA7D02" w:rsidRPr="009F6B21">
          <w:rPr>
            <w:rStyle w:val="Hyperlink"/>
            <w:rFonts w:ascii="Calibri" w:hAnsi="Calibri"/>
            <w:noProof/>
          </w:rPr>
          <w:t>Figure 15.</w:t>
        </w:r>
        <w:r w:rsidR="00CA7D02">
          <w:rPr>
            <w:noProof/>
          </w:rPr>
          <w:tab/>
        </w:r>
        <w:r w:rsidR="00CA7D02" w:rsidRPr="009F6B21">
          <w:rPr>
            <w:rStyle w:val="Hyperlink"/>
            <w:noProof/>
          </w:rPr>
          <w:t>Logo de Firebase</w:t>
        </w:r>
        <w:r w:rsidR="00CA7D02">
          <w:rPr>
            <w:noProof/>
            <w:webHidden/>
          </w:rPr>
          <w:tab/>
        </w:r>
        <w:r w:rsidR="00CA7D02">
          <w:rPr>
            <w:noProof/>
            <w:webHidden/>
          </w:rPr>
          <w:fldChar w:fldCharType="begin"/>
        </w:r>
        <w:r w:rsidR="00CA7D02">
          <w:rPr>
            <w:noProof/>
            <w:webHidden/>
          </w:rPr>
          <w:instrText xml:space="preserve"> PAGEREF _Toc26816181 \h </w:instrText>
        </w:r>
        <w:r w:rsidR="00CA7D02">
          <w:rPr>
            <w:noProof/>
            <w:webHidden/>
          </w:rPr>
        </w:r>
        <w:r w:rsidR="00CA7D02">
          <w:rPr>
            <w:noProof/>
            <w:webHidden/>
          </w:rPr>
          <w:fldChar w:fldCharType="separate"/>
        </w:r>
        <w:r w:rsidR="00CA7D02">
          <w:rPr>
            <w:noProof/>
            <w:webHidden/>
          </w:rPr>
          <w:t>30</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82" w:history="1">
        <w:r w:rsidR="00CA7D02" w:rsidRPr="009F6B21">
          <w:rPr>
            <w:rStyle w:val="Hyperlink"/>
            <w:rFonts w:ascii="Calibri" w:hAnsi="Calibri"/>
            <w:noProof/>
          </w:rPr>
          <w:t>Figure 16.</w:t>
        </w:r>
        <w:r w:rsidR="00CA7D02">
          <w:rPr>
            <w:noProof/>
          </w:rPr>
          <w:tab/>
        </w:r>
        <w:r w:rsidR="00CA7D02" w:rsidRPr="009F6B21">
          <w:rPr>
            <w:rStyle w:val="Hyperlink"/>
            <w:noProof/>
          </w:rPr>
          <w:t>Les services de Firebase</w:t>
        </w:r>
        <w:r w:rsidR="00CA7D02">
          <w:rPr>
            <w:noProof/>
            <w:webHidden/>
          </w:rPr>
          <w:tab/>
        </w:r>
        <w:r w:rsidR="00CA7D02">
          <w:rPr>
            <w:noProof/>
            <w:webHidden/>
          </w:rPr>
          <w:fldChar w:fldCharType="begin"/>
        </w:r>
        <w:r w:rsidR="00CA7D02">
          <w:rPr>
            <w:noProof/>
            <w:webHidden/>
          </w:rPr>
          <w:instrText xml:space="preserve"> PAGEREF _Toc26816182 \h </w:instrText>
        </w:r>
        <w:r w:rsidR="00CA7D02">
          <w:rPr>
            <w:noProof/>
            <w:webHidden/>
          </w:rPr>
        </w:r>
        <w:r w:rsidR="00CA7D02">
          <w:rPr>
            <w:noProof/>
            <w:webHidden/>
          </w:rPr>
          <w:fldChar w:fldCharType="separate"/>
        </w:r>
        <w:r w:rsidR="00CA7D02">
          <w:rPr>
            <w:noProof/>
            <w:webHidden/>
          </w:rPr>
          <w:t>31</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83" w:history="1">
        <w:r w:rsidR="00CA7D02" w:rsidRPr="009F6B21">
          <w:rPr>
            <w:rStyle w:val="Hyperlink"/>
            <w:rFonts w:ascii="Calibri" w:hAnsi="Calibri"/>
            <w:noProof/>
          </w:rPr>
          <w:t>Figure 17.</w:t>
        </w:r>
        <w:r w:rsidR="00CA7D02">
          <w:rPr>
            <w:noProof/>
          </w:rPr>
          <w:tab/>
        </w:r>
        <w:r w:rsidR="00CA7D02" w:rsidRPr="009F6B21">
          <w:rPr>
            <w:rStyle w:val="Hyperlink"/>
            <w:noProof/>
          </w:rPr>
          <w:t>Logo de Sublime Text 3</w:t>
        </w:r>
        <w:r w:rsidR="00CA7D02">
          <w:rPr>
            <w:noProof/>
            <w:webHidden/>
          </w:rPr>
          <w:tab/>
        </w:r>
        <w:r w:rsidR="00CA7D02">
          <w:rPr>
            <w:noProof/>
            <w:webHidden/>
          </w:rPr>
          <w:fldChar w:fldCharType="begin"/>
        </w:r>
        <w:r w:rsidR="00CA7D02">
          <w:rPr>
            <w:noProof/>
            <w:webHidden/>
          </w:rPr>
          <w:instrText xml:space="preserve"> PAGEREF _Toc26816183 \h </w:instrText>
        </w:r>
        <w:r w:rsidR="00CA7D02">
          <w:rPr>
            <w:noProof/>
            <w:webHidden/>
          </w:rPr>
        </w:r>
        <w:r w:rsidR="00CA7D02">
          <w:rPr>
            <w:noProof/>
            <w:webHidden/>
          </w:rPr>
          <w:fldChar w:fldCharType="separate"/>
        </w:r>
        <w:r w:rsidR="00CA7D02">
          <w:rPr>
            <w:noProof/>
            <w:webHidden/>
          </w:rPr>
          <w:t>33</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84" w:history="1">
        <w:r w:rsidR="00CA7D02" w:rsidRPr="009F6B21">
          <w:rPr>
            <w:rStyle w:val="Hyperlink"/>
            <w:rFonts w:ascii="Calibri" w:hAnsi="Calibri"/>
            <w:noProof/>
          </w:rPr>
          <w:t>Figure 18.</w:t>
        </w:r>
        <w:r w:rsidR="00CA7D02">
          <w:rPr>
            <w:noProof/>
          </w:rPr>
          <w:tab/>
        </w:r>
        <w:r w:rsidR="00CA7D02" w:rsidRPr="009F6B21">
          <w:rPr>
            <w:rStyle w:val="Hyperlink"/>
            <w:noProof/>
          </w:rPr>
          <w:t>Logo de Google Chrome</w:t>
        </w:r>
        <w:r w:rsidR="00CA7D02">
          <w:rPr>
            <w:noProof/>
            <w:webHidden/>
          </w:rPr>
          <w:tab/>
        </w:r>
        <w:r w:rsidR="00CA7D02">
          <w:rPr>
            <w:noProof/>
            <w:webHidden/>
          </w:rPr>
          <w:fldChar w:fldCharType="begin"/>
        </w:r>
        <w:r w:rsidR="00CA7D02">
          <w:rPr>
            <w:noProof/>
            <w:webHidden/>
          </w:rPr>
          <w:instrText xml:space="preserve"> PAGEREF _Toc26816184 \h </w:instrText>
        </w:r>
        <w:r w:rsidR="00CA7D02">
          <w:rPr>
            <w:noProof/>
            <w:webHidden/>
          </w:rPr>
        </w:r>
        <w:r w:rsidR="00CA7D02">
          <w:rPr>
            <w:noProof/>
            <w:webHidden/>
          </w:rPr>
          <w:fldChar w:fldCharType="separate"/>
        </w:r>
        <w:r w:rsidR="00CA7D02">
          <w:rPr>
            <w:noProof/>
            <w:webHidden/>
          </w:rPr>
          <w:t>34</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85" w:history="1">
        <w:r w:rsidR="00CA7D02" w:rsidRPr="009F6B21">
          <w:rPr>
            <w:rStyle w:val="Hyperlink"/>
            <w:rFonts w:ascii="Calibri" w:hAnsi="Calibri"/>
            <w:noProof/>
          </w:rPr>
          <w:t>Figure 19.</w:t>
        </w:r>
        <w:r w:rsidR="00CA7D02">
          <w:rPr>
            <w:noProof/>
          </w:rPr>
          <w:tab/>
        </w:r>
        <w:r w:rsidR="00CA7D02" w:rsidRPr="009F6B21">
          <w:rPr>
            <w:rStyle w:val="Hyperlink"/>
            <w:noProof/>
          </w:rPr>
          <w:t>Interface GIT BLIT</w:t>
        </w:r>
        <w:r w:rsidR="00CA7D02">
          <w:rPr>
            <w:noProof/>
            <w:webHidden/>
          </w:rPr>
          <w:tab/>
        </w:r>
        <w:r w:rsidR="00CA7D02">
          <w:rPr>
            <w:noProof/>
            <w:webHidden/>
          </w:rPr>
          <w:fldChar w:fldCharType="begin"/>
        </w:r>
        <w:r w:rsidR="00CA7D02">
          <w:rPr>
            <w:noProof/>
            <w:webHidden/>
          </w:rPr>
          <w:instrText xml:space="preserve"> PAGEREF _Toc26816185 \h </w:instrText>
        </w:r>
        <w:r w:rsidR="00CA7D02">
          <w:rPr>
            <w:noProof/>
            <w:webHidden/>
          </w:rPr>
        </w:r>
        <w:r w:rsidR="00CA7D02">
          <w:rPr>
            <w:noProof/>
            <w:webHidden/>
          </w:rPr>
          <w:fldChar w:fldCharType="separate"/>
        </w:r>
        <w:r w:rsidR="00CA7D02">
          <w:rPr>
            <w:noProof/>
            <w:webHidden/>
          </w:rPr>
          <w:t>37</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86" w:history="1">
        <w:r w:rsidR="00CA7D02" w:rsidRPr="009F6B21">
          <w:rPr>
            <w:rStyle w:val="Hyperlink"/>
            <w:rFonts w:ascii="Calibri" w:hAnsi="Calibri"/>
            <w:noProof/>
          </w:rPr>
          <w:t>Figure 20.</w:t>
        </w:r>
        <w:r w:rsidR="00CA7D02">
          <w:rPr>
            <w:noProof/>
          </w:rPr>
          <w:tab/>
        </w:r>
        <w:r w:rsidR="00CA7D02" w:rsidRPr="009F6B21">
          <w:rPr>
            <w:rStyle w:val="Hyperlink"/>
            <w:noProof/>
          </w:rPr>
          <w:t>Logo Android Studio</w:t>
        </w:r>
        <w:r w:rsidR="00CA7D02">
          <w:rPr>
            <w:noProof/>
            <w:webHidden/>
          </w:rPr>
          <w:tab/>
        </w:r>
        <w:r w:rsidR="00CA7D02">
          <w:rPr>
            <w:noProof/>
            <w:webHidden/>
          </w:rPr>
          <w:fldChar w:fldCharType="begin"/>
        </w:r>
        <w:r w:rsidR="00CA7D02">
          <w:rPr>
            <w:noProof/>
            <w:webHidden/>
          </w:rPr>
          <w:instrText xml:space="preserve"> PAGEREF _Toc26816186 \h </w:instrText>
        </w:r>
        <w:r w:rsidR="00CA7D02">
          <w:rPr>
            <w:noProof/>
            <w:webHidden/>
          </w:rPr>
        </w:r>
        <w:r w:rsidR="00CA7D02">
          <w:rPr>
            <w:noProof/>
            <w:webHidden/>
          </w:rPr>
          <w:fldChar w:fldCharType="separate"/>
        </w:r>
        <w:r w:rsidR="00CA7D02">
          <w:rPr>
            <w:noProof/>
            <w:webHidden/>
          </w:rPr>
          <w:t>38</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87" w:history="1">
        <w:r w:rsidR="00CA7D02" w:rsidRPr="009F6B21">
          <w:rPr>
            <w:rStyle w:val="Hyperlink"/>
            <w:rFonts w:ascii="Calibri" w:hAnsi="Calibri"/>
            <w:noProof/>
          </w:rPr>
          <w:t>Figure 21.</w:t>
        </w:r>
        <w:r w:rsidR="00CA7D02">
          <w:rPr>
            <w:noProof/>
          </w:rPr>
          <w:tab/>
        </w:r>
        <w:r w:rsidR="00CA7D02" w:rsidRPr="009F6B21">
          <w:rPr>
            <w:rStyle w:val="Hyperlink"/>
            <w:noProof/>
          </w:rPr>
          <w:t>Logo d’Adobe Photoshop</w:t>
        </w:r>
        <w:r w:rsidR="00CA7D02">
          <w:rPr>
            <w:noProof/>
            <w:webHidden/>
          </w:rPr>
          <w:tab/>
        </w:r>
        <w:r w:rsidR="00CA7D02">
          <w:rPr>
            <w:noProof/>
            <w:webHidden/>
          </w:rPr>
          <w:fldChar w:fldCharType="begin"/>
        </w:r>
        <w:r w:rsidR="00CA7D02">
          <w:rPr>
            <w:noProof/>
            <w:webHidden/>
          </w:rPr>
          <w:instrText xml:space="preserve"> PAGEREF _Toc26816187 \h </w:instrText>
        </w:r>
        <w:r w:rsidR="00CA7D02">
          <w:rPr>
            <w:noProof/>
            <w:webHidden/>
          </w:rPr>
        </w:r>
        <w:r w:rsidR="00CA7D02">
          <w:rPr>
            <w:noProof/>
            <w:webHidden/>
          </w:rPr>
          <w:fldChar w:fldCharType="separate"/>
        </w:r>
        <w:r w:rsidR="00CA7D02">
          <w:rPr>
            <w:noProof/>
            <w:webHidden/>
          </w:rPr>
          <w:t>38</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88" w:history="1">
        <w:r w:rsidR="00CA7D02" w:rsidRPr="009F6B21">
          <w:rPr>
            <w:rStyle w:val="Hyperlink"/>
            <w:rFonts w:ascii="Calibri" w:hAnsi="Calibri"/>
            <w:noProof/>
          </w:rPr>
          <w:t>Figure 22.</w:t>
        </w:r>
        <w:r w:rsidR="00CA7D02">
          <w:rPr>
            <w:noProof/>
          </w:rPr>
          <w:tab/>
        </w:r>
        <w:r w:rsidR="00CA7D02" w:rsidRPr="009F6B21">
          <w:rPr>
            <w:rStyle w:val="Hyperlink"/>
            <w:noProof/>
          </w:rPr>
          <w:t>Logo Trello</w:t>
        </w:r>
        <w:r w:rsidR="00CA7D02">
          <w:rPr>
            <w:noProof/>
            <w:webHidden/>
          </w:rPr>
          <w:tab/>
        </w:r>
        <w:r w:rsidR="00CA7D02">
          <w:rPr>
            <w:noProof/>
            <w:webHidden/>
          </w:rPr>
          <w:fldChar w:fldCharType="begin"/>
        </w:r>
        <w:r w:rsidR="00CA7D02">
          <w:rPr>
            <w:noProof/>
            <w:webHidden/>
          </w:rPr>
          <w:instrText xml:space="preserve"> PAGEREF _Toc26816188 \h </w:instrText>
        </w:r>
        <w:r w:rsidR="00CA7D02">
          <w:rPr>
            <w:noProof/>
            <w:webHidden/>
          </w:rPr>
        </w:r>
        <w:r w:rsidR="00CA7D02">
          <w:rPr>
            <w:noProof/>
            <w:webHidden/>
          </w:rPr>
          <w:fldChar w:fldCharType="separate"/>
        </w:r>
        <w:r w:rsidR="00CA7D02">
          <w:rPr>
            <w:noProof/>
            <w:webHidden/>
          </w:rPr>
          <w:t>39</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89" w:history="1">
        <w:r w:rsidR="00CA7D02" w:rsidRPr="009F6B21">
          <w:rPr>
            <w:rStyle w:val="Hyperlink"/>
            <w:rFonts w:ascii="Calibri" w:hAnsi="Calibri"/>
            <w:noProof/>
          </w:rPr>
          <w:t>Figure 23.</w:t>
        </w:r>
        <w:r w:rsidR="00CA7D02">
          <w:rPr>
            <w:noProof/>
          </w:rPr>
          <w:tab/>
        </w:r>
        <w:r w:rsidR="00CA7D02" w:rsidRPr="009F6B21">
          <w:rPr>
            <w:rStyle w:val="Hyperlink"/>
            <w:noProof/>
          </w:rPr>
          <w:t>L’architecture du processus unifié</w:t>
        </w:r>
        <w:r w:rsidR="00CA7D02">
          <w:rPr>
            <w:noProof/>
            <w:webHidden/>
          </w:rPr>
          <w:tab/>
        </w:r>
        <w:r w:rsidR="00CA7D02">
          <w:rPr>
            <w:noProof/>
            <w:webHidden/>
          </w:rPr>
          <w:fldChar w:fldCharType="begin"/>
        </w:r>
        <w:r w:rsidR="00CA7D02">
          <w:rPr>
            <w:noProof/>
            <w:webHidden/>
          </w:rPr>
          <w:instrText xml:space="preserve"> PAGEREF _Toc26816189 \h </w:instrText>
        </w:r>
        <w:r w:rsidR="00CA7D02">
          <w:rPr>
            <w:noProof/>
            <w:webHidden/>
          </w:rPr>
        </w:r>
        <w:r w:rsidR="00CA7D02">
          <w:rPr>
            <w:noProof/>
            <w:webHidden/>
          </w:rPr>
          <w:fldChar w:fldCharType="separate"/>
        </w:r>
        <w:r w:rsidR="00CA7D02">
          <w:rPr>
            <w:noProof/>
            <w:webHidden/>
          </w:rPr>
          <w:t>41</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90" w:history="1">
        <w:r w:rsidR="00CA7D02" w:rsidRPr="009F6B21">
          <w:rPr>
            <w:rStyle w:val="Hyperlink"/>
            <w:rFonts w:ascii="Calibri" w:hAnsi="Calibri"/>
            <w:noProof/>
          </w:rPr>
          <w:t>Figure 24.</w:t>
        </w:r>
        <w:r w:rsidR="00CA7D02">
          <w:rPr>
            <w:noProof/>
          </w:rPr>
          <w:tab/>
        </w:r>
        <w:r w:rsidR="00CA7D02" w:rsidRPr="009F6B21">
          <w:rPr>
            <w:rStyle w:val="Hyperlink"/>
            <w:noProof/>
          </w:rPr>
          <w:t>Les diagrammes UML</w:t>
        </w:r>
        <w:r w:rsidR="00CA7D02">
          <w:rPr>
            <w:noProof/>
            <w:webHidden/>
          </w:rPr>
          <w:tab/>
        </w:r>
        <w:r w:rsidR="00CA7D02">
          <w:rPr>
            <w:noProof/>
            <w:webHidden/>
          </w:rPr>
          <w:fldChar w:fldCharType="begin"/>
        </w:r>
        <w:r w:rsidR="00CA7D02">
          <w:rPr>
            <w:noProof/>
            <w:webHidden/>
          </w:rPr>
          <w:instrText xml:space="preserve"> PAGEREF _Toc26816190 \h </w:instrText>
        </w:r>
        <w:r w:rsidR="00CA7D02">
          <w:rPr>
            <w:noProof/>
            <w:webHidden/>
          </w:rPr>
        </w:r>
        <w:r w:rsidR="00CA7D02">
          <w:rPr>
            <w:noProof/>
            <w:webHidden/>
          </w:rPr>
          <w:fldChar w:fldCharType="separate"/>
        </w:r>
        <w:r w:rsidR="00CA7D02">
          <w:rPr>
            <w:noProof/>
            <w:webHidden/>
          </w:rPr>
          <w:t>44</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91" w:history="1">
        <w:r w:rsidR="00CA7D02" w:rsidRPr="009F6B21">
          <w:rPr>
            <w:rStyle w:val="Hyperlink"/>
            <w:rFonts w:ascii="Calibri" w:hAnsi="Calibri"/>
            <w:noProof/>
          </w:rPr>
          <w:t>Figure 25.</w:t>
        </w:r>
        <w:r w:rsidR="00CA7D02">
          <w:rPr>
            <w:noProof/>
          </w:rPr>
          <w:tab/>
        </w:r>
        <w:r w:rsidR="00CA7D02" w:rsidRPr="009F6B21">
          <w:rPr>
            <w:rStyle w:val="Hyperlink"/>
            <w:noProof/>
          </w:rPr>
          <w:t>Diagramme de cas d’utilisation</w:t>
        </w:r>
        <w:r w:rsidR="00CA7D02">
          <w:rPr>
            <w:noProof/>
            <w:webHidden/>
          </w:rPr>
          <w:tab/>
        </w:r>
        <w:r w:rsidR="00CA7D02">
          <w:rPr>
            <w:noProof/>
            <w:webHidden/>
          </w:rPr>
          <w:fldChar w:fldCharType="begin"/>
        </w:r>
        <w:r w:rsidR="00CA7D02">
          <w:rPr>
            <w:noProof/>
            <w:webHidden/>
          </w:rPr>
          <w:instrText xml:space="preserve"> PAGEREF _Toc26816191 \h </w:instrText>
        </w:r>
        <w:r w:rsidR="00CA7D02">
          <w:rPr>
            <w:noProof/>
            <w:webHidden/>
          </w:rPr>
        </w:r>
        <w:r w:rsidR="00CA7D02">
          <w:rPr>
            <w:noProof/>
            <w:webHidden/>
          </w:rPr>
          <w:fldChar w:fldCharType="separate"/>
        </w:r>
        <w:r w:rsidR="00CA7D02">
          <w:rPr>
            <w:noProof/>
            <w:webHidden/>
          </w:rPr>
          <w:t>48</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92" w:history="1">
        <w:r w:rsidR="00CA7D02" w:rsidRPr="009F6B21">
          <w:rPr>
            <w:rStyle w:val="Hyperlink"/>
            <w:rFonts w:ascii="Calibri" w:hAnsi="Calibri"/>
            <w:noProof/>
          </w:rPr>
          <w:t>Figure 26.</w:t>
        </w:r>
        <w:r w:rsidR="00CA7D02">
          <w:rPr>
            <w:noProof/>
          </w:rPr>
          <w:tab/>
        </w:r>
        <w:r w:rsidR="00CA7D02" w:rsidRPr="009F6B21">
          <w:rPr>
            <w:rStyle w:val="Hyperlink"/>
            <w:noProof/>
          </w:rPr>
          <w:t>Diagramme d’activité pour client</w:t>
        </w:r>
        <w:r w:rsidR="00CA7D02">
          <w:rPr>
            <w:noProof/>
            <w:webHidden/>
          </w:rPr>
          <w:tab/>
        </w:r>
        <w:r w:rsidR="00CA7D02">
          <w:rPr>
            <w:noProof/>
            <w:webHidden/>
          </w:rPr>
          <w:fldChar w:fldCharType="begin"/>
        </w:r>
        <w:r w:rsidR="00CA7D02">
          <w:rPr>
            <w:noProof/>
            <w:webHidden/>
          </w:rPr>
          <w:instrText xml:space="preserve"> PAGEREF _Toc26816192 \h </w:instrText>
        </w:r>
        <w:r w:rsidR="00CA7D02">
          <w:rPr>
            <w:noProof/>
            <w:webHidden/>
          </w:rPr>
        </w:r>
        <w:r w:rsidR="00CA7D02">
          <w:rPr>
            <w:noProof/>
            <w:webHidden/>
          </w:rPr>
          <w:fldChar w:fldCharType="separate"/>
        </w:r>
        <w:r w:rsidR="00CA7D02">
          <w:rPr>
            <w:noProof/>
            <w:webHidden/>
          </w:rPr>
          <w:t>51</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93" w:history="1">
        <w:r w:rsidR="00CA7D02" w:rsidRPr="009F6B21">
          <w:rPr>
            <w:rStyle w:val="Hyperlink"/>
            <w:rFonts w:ascii="Calibri" w:hAnsi="Calibri"/>
            <w:noProof/>
          </w:rPr>
          <w:t>Figure 27.</w:t>
        </w:r>
        <w:r w:rsidR="00CA7D02">
          <w:rPr>
            <w:noProof/>
          </w:rPr>
          <w:tab/>
        </w:r>
        <w:r w:rsidR="00CA7D02" w:rsidRPr="009F6B21">
          <w:rPr>
            <w:rStyle w:val="Hyperlink"/>
            <w:noProof/>
          </w:rPr>
          <w:t>Diagramme d’activité pour les taxieurs</w:t>
        </w:r>
        <w:r w:rsidR="00CA7D02">
          <w:rPr>
            <w:noProof/>
            <w:webHidden/>
          </w:rPr>
          <w:tab/>
        </w:r>
        <w:r w:rsidR="00CA7D02">
          <w:rPr>
            <w:noProof/>
            <w:webHidden/>
          </w:rPr>
          <w:fldChar w:fldCharType="begin"/>
        </w:r>
        <w:r w:rsidR="00CA7D02">
          <w:rPr>
            <w:noProof/>
            <w:webHidden/>
          </w:rPr>
          <w:instrText xml:space="preserve"> PAGEREF _Toc26816193 \h </w:instrText>
        </w:r>
        <w:r w:rsidR="00CA7D02">
          <w:rPr>
            <w:noProof/>
            <w:webHidden/>
          </w:rPr>
        </w:r>
        <w:r w:rsidR="00CA7D02">
          <w:rPr>
            <w:noProof/>
            <w:webHidden/>
          </w:rPr>
          <w:fldChar w:fldCharType="separate"/>
        </w:r>
        <w:r w:rsidR="00CA7D02">
          <w:rPr>
            <w:noProof/>
            <w:webHidden/>
          </w:rPr>
          <w:t>52</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94" w:history="1">
        <w:r w:rsidR="00CA7D02" w:rsidRPr="009F6B21">
          <w:rPr>
            <w:rStyle w:val="Hyperlink"/>
            <w:rFonts w:ascii="Calibri" w:hAnsi="Calibri"/>
            <w:noProof/>
          </w:rPr>
          <w:t>Figure 28.</w:t>
        </w:r>
        <w:r w:rsidR="00CA7D02">
          <w:rPr>
            <w:noProof/>
          </w:rPr>
          <w:tab/>
        </w:r>
        <w:r w:rsidR="00CA7D02" w:rsidRPr="009F6B21">
          <w:rPr>
            <w:rStyle w:val="Hyperlink"/>
            <w:noProof/>
          </w:rPr>
          <w:t>Schéma du MVC</w:t>
        </w:r>
        <w:r w:rsidR="00CA7D02">
          <w:rPr>
            <w:noProof/>
            <w:webHidden/>
          </w:rPr>
          <w:tab/>
        </w:r>
        <w:r w:rsidR="00CA7D02">
          <w:rPr>
            <w:noProof/>
            <w:webHidden/>
          </w:rPr>
          <w:fldChar w:fldCharType="begin"/>
        </w:r>
        <w:r w:rsidR="00CA7D02">
          <w:rPr>
            <w:noProof/>
            <w:webHidden/>
          </w:rPr>
          <w:instrText xml:space="preserve"> PAGEREF _Toc26816194 \h </w:instrText>
        </w:r>
        <w:r w:rsidR="00CA7D02">
          <w:rPr>
            <w:noProof/>
            <w:webHidden/>
          </w:rPr>
        </w:r>
        <w:r w:rsidR="00CA7D02">
          <w:rPr>
            <w:noProof/>
            <w:webHidden/>
          </w:rPr>
          <w:fldChar w:fldCharType="separate"/>
        </w:r>
        <w:r w:rsidR="00CA7D02">
          <w:rPr>
            <w:noProof/>
            <w:webHidden/>
          </w:rPr>
          <w:t>53</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95" w:history="1">
        <w:r w:rsidR="00CA7D02" w:rsidRPr="009F6B21">
          <w:rPr>
            <w:rStyle w:val="Hyperlink"/>
            <w:rFonts w:ascii="Calibri" w:hAnsi="Calibri"/>
            <w:noProof/>
          </w:rPr>
          <w:t>Figure 29.</w:t>
        </w:r>
        <w:r w:rsidR="00CA7D02">
          <w:rPr>
            <w:noProof/>
          </w:rPr>
          <w:tab/>
        </w:r>
        <w:r w:rsidR="00CA7D02" w:rsidRPr="009F6B21">
          <w:rPr>
            <w:rStyle w:val="Hyperlink"/>
            <w:noProof/>
          </w:rPr>
          <w:t>Diagramme de séquence du cas d’utilisation « S’authentifier »</w:t>
        </w:r>
        <w:r w:rsidR="00CA7D02">
          <w:rPr>
            <w:noProof/>
            <w:webHidden/>
          </w:rPr>
          <w:tab/>
        </w:r>
        <w:r w:rsidR="00CA7D02">
          <w:rPr>
            <w:noProof/>
            <w:webHidden/>
          </w:rPr>
          <w:fldChar w:fldCharType="begin"/>
        </w:r>
        <w:r w:rsidR="00CA7D02">
          <w:rPr>
            <w:noProof/>
            <w:webHidden/>
          </w:rPr>
          <w:instrText xml:space="preserve"> PAGEREF _Toc26816195 \h </w:instrText>
        </w:r>
        <w:r w:rsidR="00CA7D02">
          <w:rPr>
            <w:noProof/>
            <w:webHidden/>
          </w:rPr>
        </w:r>
        <w:r w:rsidR="00CA7D02">
          <w:rPr>
            <w:noProof/>
            <w:webHidden/>
          </w:rPr>
          <w:fldChar w:fldCharType="separate"/>
        </w:r>
        <w:r w:rsidR="00CA7D02">
          <w:rPr>
            <w:noProof/>
            <w:webHidden/>
          </w:rPr>
          <w:t>54</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96" w:history="1">
        <w:r w:rsidR="00CA7D02" w:rsidRPr="009F6B21">
          <w:rPr>
            <w:rStyle w:val="Hyperlink"/>
            <w:rFonts w:ascii="Calibri" w:hAnsi="Calibri"/>
            <w:noProof/>
          </w:rPr>
          <w:t>Figure 30.</w:t>
        </w:r>
        <w:r w:rsidR="00CA7D02">
          <w:rPr>
            <w:noProof/>
          </w:rPr>
          <w:tab/>
        </w:r>
        <w:r w:rsidR="00CA7D02" w:rsidRPr="009F6B21">
          <w:rPr>
            <w:rStyle w:val="Hyperlink"/>
            <w:noProof/>
          </w:rPr>
          <w:t>Diagramme de classe du système</w:t>
        </w:r>
        <w:r w:rsidR="00CA7D02">
          <w:rPr>
            <w:noProof/>
            <w:webHidden/>
          </w:rPr>
          <w:tab/>
        </w:r>
        <w:r w:rsidR="00CA7D02">
          <w:rPr>
            <w:noProof/>
            <w:webHidden/>
          </w:rPr>
          <w:fldChar w:fldCharType="begin"/>
        </w:r>
        <w:r w:rsidR="00CA7D02">
          <w:rPr>
            <w:noProof/>
            <w:webHidden/>
          </w:rPr>
          <w:instrText xml:space="preserve"> PAGEREF _Toc26816196 \h </w:instrText>
        </w:r>
        <w:r w:rsidR="00CA7D02">
          <w:rPr>
            <w:noProof/>
            <w:webHidden/>
          </w:rPr>
        </w:r>
        <w:r w:rsidR="00CA7D02">
          <w:rPr>
            <w:noProof/>
            <w:webHidden/>
          </w:rPr>
          <w:fldChar w:fldCharType="separate"/>
        </w:r>
        <w:r w:rsidR="00CA7D02">
          <w:rPr>
            <w:noProof/>
            <w:webHidden/>
          </w:rPr>
          <w:t>55</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97" w:history="1">
        <w:r w:rsidR="00CA7D02" w:rsidRPr="009F6B21">
          <w:rPr>
            <w:rStyle w:val="Hyperlink"/>
            <w:rFonts w:ascii="Calibri" w:hAnsi="Calibri"/>
            <w:noProof/>
          </w:rPr>
          <w:t>Figure 31.</w:t>
        </w:r>
        <w:r w:rsidR="00CA7D02">
          <w:rPr>
            <w:noProof/>
          </w:rPr>
          <w:tab/>
        </w:r>
        <w:r w:rsidR="00CA7D02" w:rsidRPr="009F6B21">
          <w:rPr>
            <w:rStyle w:val="Hyperlink"/>
            <w:noProof/>
          </w:rPr>
          <w:t>Exemple d’une BDD NoSQL orienté document.</w:t>
        </w:r>
        <w:r w:rsidR="00CA7D02">
          <w:rPr>
            <w:noProof/>
            <w:webHidden/>
          </w:rPr>
          <w:tab/>
        </w:r>
        <w:r w:rsidR="00CA7D02">
          <w:rPr>
            <w:noProof/>
            <w:webHidden/>
          </w:rPr>
          <w:fldChar w:fldCharType="begin"/>
        </w:r>
        <w:r w:rsidR="00CA7D02">
          <w:rPr>
            <w:noProof/>
            <w:webHidden/>
          </w:rPr>
          <w:instrText xml:space="preserve"> PAGEREF _Toc26816197 \h </w:instrText>
        </w:r>
        <w:r w:rsidR="00CA7D02">
          <w:rPr>
            <w:noProof/>
            <w:webHidden/>
          </w:rPr>
        </w:r>
        <w:r w:rsidR="00CA7D02">
          <w:rPr>
            <w:noProof/>
            <w:webHidden/>
          </w:rPr>
          <w:fldChar w:fldCharType="separate"/>
        </w:r>
        <w:r w:rsidR="00CA7D02">
          <w:rPr>
            <w:noProof/>
            <w:webHidden/>
          </w:rPr>
          <w:t>58</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98" w:history="1">
        <w:r w:rsidR="00CA7D02" w:rsidRPr="009F6B21">
          <w:rPr>
            <w:rStyle w:val="Hyperlink"/>
            <w:rFonts w:ascii="Calibri" w:hAnsi="Calibri"/>
            <w:noProof/>
          </w:rPr>
          <w:t>Figure 32.</w:t>
        </w:r>
        <w:r w:rsidR="00CA7D02">
          <w:rPr>
            <w:noProof/>
          </w:rPr>
          <w:tab/>
        </w:r>
        <w:r w:rsidR="00CA7D02" w:rsidRPr="009F6B21">
          <w:rPr>
            <w:rStyle w:val="Hyperlink"/>
            <w:noProof/>
          </w:rPr>
          <w:t>Schéma de la base de données</w:t>
        </w:r>
        <w:r w:rsidR="00CA7D02">
          <w:rPr>
            <w:noProof/>
            <w:webHidden/>
          </w:rPr>
          <w:tab/>
        </w:r>
        <w:r w:rsidR="00CA7D02">
          <w:rPr>
            <w:noProof/>
            <w:webHidden/>
          </w:rPr>
          <w:fldChar w:fldCharType="begin"/>
        </w:r>
        <w:r w:rsidR="00CA7D02">
          <w:rPr>
            <w:noProof/>
            <w:webHidden/>
          </w:rPr>
          <w:instrText xml:space="preserve"> PAGEREF _Toc26816198 \h </w:instrText>
        </w:r>
        <w:r w:rsidR="00CA7D02">
          <w:rPr>
            <w:noProof/>
            <w:webHidden/>
          </w:rPr>
        </w:r>
        <w:r w:rsidR="00CA7D02">
          <w:rPr>
            <w:noProof/>
            <w:webHidden/>
          </w:rPr>
          <w:fldChar w:fldCharType="separate"/>
        </w:r>
        <w:r w:rsidR="00CA7D02">
          <w:rPr>
            <w:noProof/>
            <w:webHidden/>
          </w:rPr>
          <w:t>59</w:t>
        </w:r>
        <w:r w:rsidR="00CA7D02">
          <w:rPr>
            <w:noProof/>
            <w:webHidden/>
          </w:rPr>
          <w:fldChar w:fldCharType="end"/>
        </w:r>
      </w:hyperlink>
    </w:p>
    <w:p w:rsidR="00CA7D02" w:rsidRDefault="0059575B">
      <w:pPr>
        <w:pStyle w:val="TOC1"/>
        <w:tabs>
          <w:tab w:val="left" w:pos="1320"/>
          <w:tab w:val="right" w:leader="dot" w:pos="9062"/>
        </w:tabs>
        <w:rPr>
          <w:noProof/>
        </w:rPr>
      </w:pPr>
      <w:hyperlink w:anchor="_Toc26816199" w:history="1">
        <w:r w:rsidR="00CA7D02" w:rsidRPr="009F6B21">
          <w:rPr>
            <w:rStyle w:val="Hyperlink"/>
            <w:rFonts w:ascii="Calibri" w:hAnsi="Calibri"/>
            <w:noProof/>
          </w:rPr>
          <w:t>Figure 33.</w:t>
        </w:r>
        <w:r w:rsidR="00CA7D02">
          <w:rPr>
            <w:noProof/>
          </w:rPr>
          <w:tab/>
        </w:r>
        <w:r w:rsidR="00CA7D02" w:rsidRPr="009F6B21">
          <w:rPr>
            <w:rStyle w:val="Hyperlink"/>
            <w:noProof/>
          </w:rPr>
          <w:t>Diagramme de déploiement</w:t>
        </w:r>
        <w:r w:rsidR="00CA7D02">
          <w:rPr>
            <w:noProof/>
            <w:webHidden/>
          </w:rPr>
          <w:tab/>
        </w:r>
        <w:r w:rsidR="00CA7D02">
          <w:rPr>
            <w:noProof/>
            <w:webHidden/>
          </w:rPr>
          <w:fldChar w:fldCharType="begin"/>
        </w:r>
        <w:r w:rsidR="00CA7D02">
          <w:rPr>
            <w:noProof/>
            <w:webHidden/>
          </w:rPr>
          <w:instrText xml:space="preserve"> PAGEREF _Toc26816199 \h </w:instrText>
        </w:r>
        <w:r w:rsidR="00CA7D02">
          <w:rPr>
            <w:noProof/>
            <w:webHidden/>
          </w:rPr>
        </w:r>
        <w:r w:rsidR="00CA7D02">
          <w:rPr>
            <w:noProof/>
            <w:webHidden/>
          </w:rPr>
          <w:fldChar w:fldCharType="separate"/>
        </w:r>
        <w:r w:rsidR="00CA7D02">
          <w:rPr>
            <w:noProof/>
            <w:webHidden/>
          </w:rPr>
          <w:t>60</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00" w:history="1">
        <w:r w:rsidR="00CA7D02" w:rsidRPr="009F6B21">
          <w:rPr>
            <w:rStyle w:val="Hyperlink"/>
            <w:rFonts w:ascii="Calibri" w:hAnsi="Calibri"/>
            <w:noProof/>
          </w:rPr>
          <w:t>Figure 34.</w:t>
        </w:r>
        <w:r w:rsidR="00CA7D02">
          <w:rPr>
            <w:noProof/>
          </w:rPr>
          <w:tab/>
        </w:r>
        <w:r w:rsidR="00CA7D02" w:rsidRPr="009F6B21">
          <w:rPr>
            <w:rStyle w:val="Hyperlink"/>
            <w:noProof/>
          </w:rPr>
          <w:t>Interface d’authentification</w:t>
        </w:r>
        <w:r w:rsidR="00CA7D02">
          <w:rPr>
            <w:noProof/>
            <w:webHidden/>
          </w:rPr>
          <w:tab/>
        </w:r>
        <w:r w:rsidR="00CA7D02">
          <w:rPr>
            <w:noProof/>
            <w:webHidden/>
          </w:rPr>
          <w:fldChar w:fldCharType="begin"/>
        </w:r>
        <w:r w:rsidR="00CA7D02">
          <w:rPr>
            <w:noProof/>
            <w:webHidden/>
          </w:rPr>
          <w:instrText xml:space="preserve"> PAGEREF _Toc26816200 \h </w:instrText>
        </w:r>
        <w:r w:rsidR="00CA7D02">
          <w:rPr>
            <w:noProof/>
            <w:webHidden/>
          </w:rPr>
        </w:r>
        <w:r w:rsidR="00CA7D02">
          <w:rPr>
            <w:noProof/>
            <w:webHidden/>
          </w:rPr>
          <w:fldChar w:fldCharType="separate"/>
        </w:r>
        <w:r w:rsidR="00CA7D02">
          <w:rPr>
            <w:noProof/>
            <w:webHidden/>
          </w:rPr>
          <w:t>63</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01" w:history="1">
        <w:r w:rsidR="00CA7D02" w:rsidRPr="009F6B21">
          <w:rPr>
            <w:rStyle w:val="Hyperlink"/>
            <w:rFonts w:ascii="Calibri" w:hAnsi="Calibri"/>
            <w:noProof/>
          </w:rPr>
          <w:t>Figure 35.</w:t>
        </w:r>
        <w:r w:rsidR="00CA7D02">
          <w:rPr>
            <w:noProof/>
          </w:rPr>
          <w:tab/>
        </w:r>
        <w:r w:rsidR="00CA7D02" w:rsidRPr="009F6B21">
          <w:rPr>
            <w:rStyle w:val="Hyperlink"/>
            <w:noProof/>
          </w:rPr>
          <w:t>Interface principal du client</w:t>
        </w:r>
        <w:r w:rsidR="00CA7D02">
          <w:rPr>
            <w:noProof/>
            <w:webHidden/>
          </w:rPr>
          <w:tab/>
        </w:r>
        <w:r w:rsidR="00CA7D02">
          <w:rPr>
            <w:noProof/>
            <w:webHidden/>
          </w:rPr>
          <w:fldChar w:fldCharType="begin"/>
        </w:r>
        <w:r w:rsidR="00CA7D02">
          <w:rPr>
            <w:noProof/>
            <w:webHidden/>
          </w:rPr>
          <w:instrText xml:space="preserve"> PAGEREF _Toc26816201 \h </w:instrText>
        </w:r>
        <w:r w:rsidR="00CA7D02">
          <w:rPr>
            <w:noProof/>
            <w:webHidden/>
          </w:rPr>
        </w:r>
        <w:r w:rsidR="00CA7D02">
          <w:rPr>
            <w:noProof/>
            <w:webHidden/>
          </w:rPr>
          <w:fldChar w:fldCharType="separate"/>
        </w:r>
        <w:r w:rsidR="00CA7D02">
          <w:rPr>
            <w:noProof/>
            <w:webHidden/>
          </w:rPr>
          <w:t>64</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02" w:history="1">
        <w:r w:rsidR="00CA7D02" w:rsidRPr="009F6B21">
          <w:rPr>
            <w:rStyle w:val="Hyperlink"/>
            <w:rFonts w:ascii="Calibri" w:hAnsi="Calibri"/>
            <w:noProof/>
          </w:rPr>
          <w:t>Figure 36.</w:t>
        </w:r>
        <w:r w:rsidR="00CA7D02">
          <w:rPr>
            <w:noProof/>
          </w:rPr>
          <w:tab/>
        </w:r>
        <w:r w:rsidR="00CA7D02" w:rsidRPr="009F6B21">
          <w:rPr>
            <w:rStyle w:val="Hyperlink"/>
            <w:noProof/>
          </w:rPr>
          <w:t>Interface de recherche de destination</w:t>
        </w:r>
        <w:r w:rsidR="00CA7D02">
          <w:rPr>
            <w:noProof/>
            <w:webHidden/>
          </w:rPr>
          <w:tab/>
        </w:r>
        <w:r w:rsidR="00CA7D02">
          <w:rPr>
            <w:noProof/>
            <w:webHidden/>
          </w:rPr>
          <w:fldChar w:fldCharType="begin"/>
        </w:r>
        <w:r w:rsidR="00CA7D02">
          <w:rPr>
            <w:noProof/>
            <w:webHidden/>
          </w:rPr>
          <w:instrText xml:space="preserve"> PAGEREF _Toc26816202 \h </w:instrText>
        </w:r>
        <w:r w:rsidR="00CA7D02">
          <w:rPr>
            <w:noProof/>
            <w:webHidden/>
          </w:rPr>
        </w:r>
        <w:r w:rsidR="00CA7D02">
          <w:rPr>
            <w:noProof/>
            <w:webHidden/>
          </w:rPr>
          <w:fldChar w:fldCharType="separate"/>
        </w:r>
        <w:r w:rsidR="00CA7D02">
          <w:rPr>
            <w:noProof/>
            <w:webHidden/>
          </w:rPr>
          <w:t>65</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03" w:history="1">
        <w:r w:rsidR="00CA7D02" w:rsidRPr="009F6B21">
          <w:rPr>
            <w:rStyle w:val="Hyperlink"/>
            <w:rFonts w:ascii="Calibri" w:hAnsi="Calibri"/>
            <w:noProof/>
          </w:rPr>
          <w:t>Figure 37.</w:t>
        </w:r>
        <w:r w:rsidR="00CA7D02">
          <w:rPr>
            <w:noProof/>
          </w:rPr>
          <w:tab/>
        </w:r>
        <w:r w:rsidR="00CA7D02" w:rsidRPr="009F6B21">
          <w:rPr>
            <w:rStyle w:val="Hyperlink"/>
            <w:noProof/>
          </w:rPr>
          <w:t>Aperçu des taxis et du projet</w:t>
        </w:r>
        <w:r w:rsidR="00CA7D02">
          <w:rPr>
            <w:noProof/>
            <w:webHidden/>
          </w:rPr>
          <w:tab/>
        </w:r>
        <w:r w:rsidR="00CA7D02">
          <w:rPr>
            <w:noProof/>
            <w:webHidden/>
          </w:rPr>
          <w:fldChar w:fldCharType="begin"/>
        </w:r>
        <w:r w:rsidR="00CA7D02">
          <w:rPr>
            <w:noProof/>
            <w:webHidden/>
          </w:rPr>
          <w:instrText xml:space="preserve"> PAGEREF _Toc26816203 \h </w:instrText>
        </w:r>
        <w:r w:rsidR="00CA7D02">
          <w:rPr>
            <w:noProof/>
            <w:webHidden/>
          </w:rPr>
        </w:r>
        <w:r w:rsidR="00CA7D02">
          <w:rPr>
            <w:noProof/>
            <w:webHidden/>
          </w:rPr>
          <w:fldChar w:fldCharType="separate"/>
        </w:r>
        <w:r w:rsidR="00CA7D02">
          <w:rPr>
            <w:noProof/>
            <w:webHidden/>
          </w:rPr>
          <w:t>66</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04" w:history="1">
        <w:r w:rsidR="00CA7D02" w:rsidRPr="009F6B21">
          <w:rPr>
            <w:rStyle w:val="Hyperlink"/>
            <w:rFonts w:ascii="Calibri" w:hAnsi="Calibri"/>
            <w:noProof/>
          </w:rPr>
          <w:t>Figure 38.</w:t>
        </w:r>
        <w:r w:rsidR="00CA7D02">
          <w:rPr>
            <w:noProof/>
          </w:rPr>
          <w:tab/>
        </w:r>
        <w:r w:rsidR="00CA7D02" w:rsidRPr="009F6B21">
          <w:rPr>
            <w:rStyle w:val="Hyperlink"/>
            <w:noProof/>
          </w:rPr>
          <w:t>Position du Taxi</w:t>
        </w:r>
        <w:r w:rsidR="00CA7D02">
          <w:rPr>
            <w:noProof/>
            <w:webHidden/>
          </w:rPr>
          <w:tab/>
        </w:r>
        <w:r w:rsidR="00CA7D02">
          <w:rPr>
            <w:noProof/>
            <w:webHidden/>
          </w:rPr>
          <w:fldChar w:fldCharType="begin"/>
        </w:r>
        <w:r w:rsidR="00CA7D02">
          <w:rPr>
            <w:noProof/>
            <w:webHidden/>
          </w:rPr>
          <w:instrText xml:space="preserve"> PAGEREF _Toc26816204 \h </w:instrText>
        </w:r>
        <w:r w:rsidR="00CA7D02">
          <w:rPr>
            <w:noProof/>
            <w:webHidden/>
          </w:rPr>
        </w:r>
        <w:r w:rsidR="00CA7D02">
          <w:rPr>
            <w:noProof/>
            <w:webHidden/>
          </w:rPr>
          <w:fldChar w:fldCharType="separate"/>
        </w:r>
        <w:r w:rsidR="00CA7D02">
          <w:rPr>
            <w:noProof/>
            <w:webHidden/>
          </w:rPr>
          <w:t>67</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05" w:history="1">
        <w:r w:rsidR="00CA7D02" w:rsidRPr="009F6B21">
          <w:rPr>
            <w:rStyle w:val="Hyperlink"/>
            <w:rFonts w:ascii="Calibri" w:hAnsi="Calibri"/>
            <w:noProof/>
          </w:rPr>
          <w:t>Figure 39.</w:t>
        </w:r>
        <w:r w:rsidR="00CA7D02">
          <w:rPr>
            <w:noProof/>
          </w:rPr>
          <w:tab/>
        </w:r>
        <w:r w:rsidR="00CA7D02" w:rsidRPr="009F6B21">
          <w:rPr>
            <w:rStyle w:val="Hyperlink"/>
            <w:noProof/>
          </w:rPr>
          <w:t>Confirmation pour commander le Taxi</w:t>
        </w:r>
        <w:r w:rsidR="00CA7D02">
          <w:rPr>
            <w:noProof/>
            <w:webHidden/>
          </w:rPr>
          <w:tab/>
        </w:r>
        <w:r w:rsidR="00CA7D02">
          <w:rPr>
            <w:noProof/>
            <w:webHidden/>
          </w:rPr>
          <w:fldChar w:fldCharType="begin"/>
        </w:r>
        <w:r w:rsidR="00CA7D02">
          <w:rPr>
            <w:noProof/>
            <w:webHidden/>
          </w:rPr>
          <w:instrText xml:space="preserve"> PAGEREF _Toc26816205 \h </w:instrText>
        </w:r>
        <w:r w:rsidR="00CA7D02">
          <w:rPr>
            <w:noProof/>
            <w:webHidden/>
          </w:rPr>
        </w:r>
        <w:r w:rsidR="00CA7D02">
          <w:rPr>
            <w:noProof/>
            <w:webHidden/>
          </w:rPr>
          <w:fldChar w:fldCharType="separate"/>
        </w:r>
        <w:r w:rsidR="00CA7D02">
          <w:rPr>
            <w:noProof/>
            <w:webHidden/>
          </w:rPr>
          <w:t>68</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06" w:history="1">
        <w:r w:rsidR="00CA7D02" w:rsidRPr="009F6B21">
          <w:rPr>
            <w:rStyle w:val="Hyperlink"/>
            <w:rFonts w:ascii="Calibri" w:hAnsi="Calibri"/>
            <w:noProof/>
          </w:rPr>
          <w:t>Figure 40.</w:t>
        </w:r>
        <w:r w:rsidR="00CA7D02">
          <w:rPr>
            <w:noProof/>
          </w:rPr>
          <w:tab/>
        </w:r>
        <w:r w:rsidR="00CA7D02" w:rsidRPr="009F6B21">
          <w:rPr>
            <w:rStyle w:val="Hyperlink"/>
            <w:noProof/>
          </w:rPr>
          <w:t>Réservation en attente de validation du taxieur</w:t>
        </w:r>
        <w:r w:rsidR="00CA7D02">
          <w:rPr>
            <w:noProof/>
            <w:webHidden/>
          </w:rPr>
          <w:tab/>
        </w:r>
        <w:r w:rsidR="00CA7D02">
          <w:rPr>
            <w:noProof/>
            <w:webHidden/>
          </w:rPr>
          <w:fldChar w:fldCharType="begin"/>
        </w:r>
        <w:r w:rsidR="00CA7D02">
          <w:rPr>
            <w:noProof/>
            <w:webHidden/>
          </w:rPr>
          <w:instrText xml:space="preserve"> PAGEREF _Toc26816206 \h </w:instrText>
        </w:r>
        <w:r w:rsidR="00CA7D02">
          <w:rPr>
            <w:noProof/>
            <w:webHidden/>
          </w:rPr>
        </w:r>
        <w:r w:rsidR="00CA7D02">
          <w:rPr>
            <w:noProof/>
            <w:webHidden/>
          </w:rPr>
          <w:fldChar w:fldCharType="separate"/>
        </w:r>
        <w:r w:rsidR="00CA7D02">
          <w:rPr>
            <w:noProof/>
            <w:webHidden/>
          </w:rPr>
          <w:t>69</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07" w:history="1">
        <w:r w:rsidR="00CA7D02" w:rsidRPr="009F6B21">
          <w:rPr>
            <w:rStyle w:val="Hyperlink"/>
            <w:rFonts w:ascii="Calibri" w:hAnsi="Calibri"/>
            <w:noProof/>
          </w:rPr>
          <w:t>Figure 41.</w:t>
        </w:r>
        <w:r w:rsidR="00CA7D02">
          <w:rPr>
            <w:noProof/>
          </w:rPr>
          <w:tab/>
        </w:r>
        <w:r w:rsidR="00CA7D02" w:rsidRPr="009F6B21">
          <w:rPr>
            <w:rStyle w:val="Hyperlink"/>
            <w:noProof/>
          </w:rPr>
          <w:t>Réservation en attente de Confirmation du client</w:t>
        </w:r>
        <w:r w:rsidR="00CA7D02">
          <w:rPr>
            <w:noProof/>
            <w:webHidden/>
          </w:rPr>
          <w:tab/>
        </w:r>
        <w:r w:rsidR="00CA7D02">
          <w:rPr>
            <w:noProof/>
            <w:webHidden/>
          </w:rPr>
          <w:fldChar w:fldCharType="begin"/>
        </w:r>
        <w:r w:rsidR="00CA7D02">
          <w:rPr>
            <w:noProof/>
            <w:webHidden/>
          </w:rPr>
          <w:instrText xml:space="preserve"> PAGEREF _Toc26816207 \h </w:instrText>
        </w:r>
        <w:r w:rsidR="00CA7D02">
          <w:rPr>
            <w:noProof/>
            <w:webHidden/>
          </w:rPr>
        </w:r>
        <w:r w:rsidR="00CA7D02">
          <w:rPr>
            <w:noProof/>
            <w:webHidden/>
          </w:rPr>
          <w:fldChar w:fldCharType="separate"/>
        </w:r>
        <w:r w:rsidR="00CA7D02">
          <w:rPr>
            <w:noProof/>
            <w:webHidden/>
          </w:rPr>
          <w:t>70</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08" w:history="1">
        <w:r w:rsidR="00CA7D02" w:rsidRPr="009F6B21">
          <w:rPr>
            <w:rStyle w:val="Hyperlink"/>
            <w:rFonts w:ascii="Calibri" w:hAnsi="Calibri"/>
            <w:noProof/>
          </w:rPr>
          <w:t>Figure 42.</w:t>
        </w:r>
        <w:r w:rsidR="00CA7D02">
          <w:rPr>
            <w:noProof/>
          </w:rPr>
          <w:tab/>
        </w:r>
        <w:r w:rsidR="00CA7D02" w:rsidRPr="009F6B21">
          <w:rPr>
            <w:rStyle w:val="Hyperlink"/>
            <w:noProof/>
          </w:rPr>
          <w:t>Approche du taxi</w:t>
        </w:r>
        <w:r w:rsidR="00CA7D02">
          <w:rPr>
            <w:noProof/>
            <w:webHidden/>
          </w:rPr>
          <w:tab/>
        </w:r>
        <w:r w:rsidR="00CA7D02">
          <w:rPr>
            <w:noProof/>
            <w:webHidden/>
          </w:rPr>
          <w:fldChar w:fldCharType="begin"/>
        </w:r>
        <w:r w:rsidR="00CA7D02">
          <w:rPr>
            <w:noProof/>
            <w:webHidden/>
          </w:rPr>
          <w:instrText xml:space="preserve"> PAGEREF _Toc26816208 \h </w:instrText>
        </w:r>
        <w:r w:rsidR="00CA7D02">
          <w:rPr>
            <w:noProof/>
            <w:webHidden/>
          </w:rPr>
        </w:r>
        <w:r w:rsidR="00CA7D02">
          <w:rPr>
            <w:noProof/>
            <w:webHidden/>
          </w:rPr>
          <w:fldChar w:fldCharType="separate"/>
        </w:r>
        <w:r w:rsidR="00CA7D02">
          <w:rPr>
            <w:noProof/>
            <w:webHidden/>
          </w:rPr>
          <w:t>71</w:t>
        </w:r>
        <w:r w:rsidR="00CA7D02">
          <w:rPr>
            <w:noProof/>
            <w:webHidden/>
          </w:rPr>
          <w:fldChar w:fldCharType="end"/>
        </w:r>
      </w:hyperlink>
    </w:p>
    <w:p w:rsidR="000B7B4D" w:rsidRDefault="000B7B4D" w:rsidP="000B7B4D">
      <w:pPr>
        <w:jc w:val="both"/>
        <w:rPr>
          <w:sz w:val="32"/>
          <w:szCs w:val="32"/>
        </w:rPr>
      </w:pPr>
      <w:r>
        <w:rPr>
          <w:sz w:val="32"/>
          <w:szCs w:val="32"/>
        </w:rPr>
        <w:fldChar w:fldCharType="end"/>
      </w:r>
    </w:p>
    <w:p w:rsidR="000B7B4D" w:rsidRDefault="000B7B4D">
      <w:pPr>
        <w:rPr>
          <w:b/>
          <w:sz w:val="32"/>
          <w:szCs w:val="32"/>
          <w:u w:val="single"/>
        </w:rPr>
      </w:pPr>
      <w:r>
        <w:rPr>
          <w:b/>
          <w:sz w:val="32"/>
          <w:szCs w:val="32"/>
          <w:u w:val="single"/>
        </w:rPr>
        <w:br w:type="page"/>
      </w:r>
    </w:p>
    <w:p w:rsidR="000B7B4D" w:rsidRDefault="000B7B4D" w:rsidP="000B7B4D">
      <w:pPr>
        <w:pStyle w:val="Heading1"/>
      </w:pPr>
      <w:bookmarkStart w:id="27" w:name="_Toc26477440"/>
      <w:bookmarkStart w:id="28" w:name="_Toc26816217"/>
      <w:bookmarkStart w:id="29" w:name="_Toc26816379"/>
      <w:r>
        <w:lastRenderedPageBreak/>
        <w:t>LISTE DES TABLEAUX</w:t>
      </w:r>
      <w:bookmarkEnd w:id="27"/>
      <w:bookmarkEnd w:id="28"/>
      <w:bookmarkEnd w:id="29"/>
    </w:p>
    <w:p w:rsidR="00CA7D02" w:rsidRDefault="000B7B4D">
      <w:pPr>
        <w:pStyle w:val="TOC1"/>
        <w:tabs>
          <w:tab w:val="left" w:pos="1320"/>
          <w:tab w:val="right" w:leader="dot" w:pos="9062"/>
        </w:tabs>
        <w:rPr>
          <w:noProof/>
        </w:rPr>
      </w:pPr>
      <w:r>
        <w:rPr>
          <w:sz w:val="32"/>
          <w:szCs w:val="32"/>
        </w:rPr>
        <w:fldChar w:fldCharType="begin"/>
      </w:r>
      <w:r>
        <w:rPr>
          <w:sz w:val="32"/>
          <w:szCs w:val="32"/>
        </w:rPr>
        <w:instrText xml:space="preserve"> TOC \h \z \t "Titre;1" </w:instrText>
      </w:r>
      <w:r>
        <w:rPr>
          <w:sz w:val="32"/>
          <w:szCs w:val="32"/>
        </w:rPr>
        <w:fldChar w:fldCharType="separate"/>
      </w:r>
      <w:hyperlink w:anchor="_Toc26816209" w:history="1">
        <w:r w:rsidR="00CA7D02" w:rsidRPr="00A13EBA">
          <w:rPr>
            <w:rStyle w:val="Hyperlink"/>
            <w:rFonts w:ascii="Cambria" w:hAnsi="Cambria"/>
            <w:noProof/>
          </w:rPr>
          <w:t>Tableau 1.</w:t>
        </w:r>
        <w:r w:rsidR="00CA7D02">
          <w:rPr>
            <w:noProof/>
          </w:rPr>
          <w:tab/>
        </w:r>
        <w:r w:rsidR="00CA7D02" w:rsidRPr="00A13EBA">
          <w:rPr>
            <w:rStyle w:val="Hyperlink"/>
            <w:noProof/>
          </w:rPr>
          <w:t>Habilitation des toutes les formations à l’ISPM par le MESupRES</w:t>
        </w:r>
        <w:r w:rsidR="00CA7D02">
          <w:rPr>
            <w:noProof/>
            <w:webHidden/>
          </w:rPr>
          <w:tab/>
        </w:r>
        <w:r w:rsidR="00CA7D02">
          <w:rPr>
            <w:noProof/>
            <w:webHidden/>
          </w:rPr>
          <w:fldChar w:fldCharType="begin"/>
        </w:r>
        <w:r w:rsidR="00CA7D02">
          <w:rPr>
            <w:noProof/>
            <w:webHidden/>
          </w:rPr>
          <w:instrText xml:space="preserve"> PAGEREF _Toc26816209 \h </w:instrText>
        </w:r>
        <w:r w:rsidR="00CA7D02">
          <w:rPr>
            <w:noProof/>
            <w:webHidden/>
          </w:rPr>
        </w:r>
        <w:r w:rsidR="00CA7D02">
          <w:rPr>
            <w:noProof/>
            <w:webHidden/>
          </w:rPr>
          <w:fldChar w:fldCharType="separate"/>
        </w:r>
        <w:r w:rsidR="00CA7D02">
          <w:rPr>
            <w:noProof/>
            <w:webHidden/>
          </w:rPr>
          <w:t>4</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10" w:history="1">
        <w:r w:rsidR="00CA7D02" w:rsidRPr="00A13EBA">
          <w:rPr>
            <w:rStyle w:val="Hyperlink"/>
            <w:rFonts w:ascii="Cambria" w:hAnsi="Cambria"/>
            <w:noProof/>
          </w:rPr>
          <w:t>Tableau 2.</w:t>
        </w:r>
        <w:r w:rsidR="00CA7D02">
          <w:rPr>
            <w:noProof/>
          </w:rPr>
          <w:tab/>
        </w:r>
        <w:r w:rsidR="00CA7D02" w:rsidRPr="00A13EBA">
          <w:rPr>
            <w:rStyle w:val="Hyperlink"/>
            <w:noProof/>
          </w:rPr>
          <w:t>Les différents cas d’utilisation</w:t>
        </w:r>
        <w:r w:rsidR="00CA7D02">
          <w:rPr>
            <w:noProof/>
            <w:webHidden/>
          </w:rPr>
          <w:tab/>
        </w:r>
        <w:r w:rsidR="00CA7D02">
          <w:rPr>
            <w:noProof/>
            <w:webHidden/>
          </w:rPr>
          <w:fldChar w:fldCharType="begin"/>
        </w:r>
        <w:r w:rsidR="00CA7D02">
          <w:rPr>
            <w:noProof/>
            <w:webHidden/>
          </w:rPr>
          <w:instrText xml:space="preserve"> PAGEREF _Toc26816210 \h </w:instrText>
        </w:r>
        <w:r w:rsidR="00CA7D02">
          <w:rPr>
            <w:noProof/>
            <w:webHidden/>
          </w:rPr>
        </w:r>
        <w:r w:rsidR="00CA7D02">
          <w:rPr>
            <w:noProof/>
            <w:webHidden/>
          </w:rPr>
          <w:fldChar w:fldCharType="separate"/>
        </w:r>
        <w:r w:rsidR="00CA7D02">
          <w:rPr>
            <w:noProof/>
            <w:webHidden/>
          </w:rPr>
          <w:t>47</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11" w:history="1">
        <w:r w:rsidR="00CA7D02" w:rsidRPr="00A13EBA">
          <w:rPr>
            <w:rStyle w:val="Hyperlink"/>
            <w:rFonts w:ascii="Cambria" w:hAnsi="Cambria"/>
            <w:noProof/>
          </w:rPr>
          <w:t>Tableau 3.</w:t>
        </w:r>
        <w:r w:rsidR="00CA7D02">
          <w:rPr>
            <w:noProof/>
          </w:rPr>
          <w:tab/>
        </w:r>
        <w:r w:rsidR="00CA7D02" w:rsidRPr="00A13EBA">
          <w:rPr>
            <w:rStyle w:val="Hyperlink"/>
            <w:noProof/>
          </w:rPr>
          <w:t>Description du cas d’utilisation « S’authentifier</w:t>
        </w:r>
        <w:r w:rsidR="00CA7D02">
          <w:rPr>
            <w:noProof/>
            <w:webHidden/>
          </w:rPr>
          <w:tab/>
        </w:r>
        <w:r w:rsidR="00CA7D02">
          <w:rPr>
            <w:noProof/>
            <w:webHidden/>
          </w:rPr>
          <w:fldChar w:fldCharType="begin"/>
        </w:r>
        <w:r w:rsidR="00CA7D02">
          <w:rPr>
            <w:noProof/>
            <w:webHidden/>
          </w:rPr>
          <w:instrText xml:space="preserve"> PAGEREF _Toc26816211 \h </w:instrText>
        </w:r>
        <w:r w:rsidR="00CA7D02">
          <w:rPr>
            <w:noProof/>
            <w:webHidden/>
          </w:rPr>
        </w:r>
        <w:r w:rsidR="00CA7D02">
          <w:rPr>
            <w:noProof/>
            <w:webHidden/>
          </w:rPr>
          <w:fldChar w:fldCharType="separate"/>
        </w:r>
        <w:r w:rsidR="00CA7D02">
          <w:rPr>
            <w:noProof/>
            <w:webHidden/>
          </w:rPr>
          <w:t>49</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12" w:history="1">
        <w:r w:rsidR="00CA7D02" w:rsidRPr="00A13EBA">
          <w:rPr>
            <w:rStyle w:val="Hyperlink"/>
            <w:rFonts w:ascii="Cambria" w:hAnsi="Cambria"/>
            <w:noProof/>
          </w:rPr>
          <w:t>Tableau 4.</w:t>
        </w:r>
        <w:r w:rsidR="00CA7D02">
          <w:rPr>
            <w:noProof/>
          </w:rPr>
          <w:tab/>
        </w:r>
        <w:r w:rsidR="00CA7D02" w:rsidRPr="00A13EBA">
          <w:rPr>
            <w:rStyle w:val="Hyperlink"/>
            <w:noProof/>
          </w:rPr>
          <w:t>Description de cas d’utilisation « Gérer les demandes de réservation »</w:t>
        </w:r>
        <w:r w:rsidR="00CA7D02">
          <w:rPr>
            <w:noProof/>
            <w:webHidden/>
          </w:rPr>
          <w:tab/>
        </w:r>
        <w:r w:rsidR="00CA7D02">
          <w:rPr>
            <w:noProof/>
            <w:webHidden/>
          </w:rPr>
          <w:fldChar w:fldCharType="begin"/>
        </w:r>
        <w:r w:rsidR="00CA7D02">
          <w:rPr>
            <w:noProof/>
            <w:webHidden/>
          </w:rPr>
          <w:instrText xml:space="preserve"> PAGEREF _Toc26816212 \h </w:instrText>
        </w:r>
        <w:r w:rsidR="00CA7D02">
          <w:rPr>
            <w:noProof/>
            <w:webHidden/>
          </w:rPr>
        </w:r>
        <w:r w:rsidR="00CA7D02">
          <w:rPr>
            <w:noProof/>
            <w:webHidden/>
          </w:rPr>
          <w:fldChar w:fldCharType="separate"/>
        </w:r>
        <w:r w:rsidR="00CA7D02">
          <w:rPr>
            <w:noProof/>
            <w:webHidden/>
          </w:rPr>
          <w:t>50</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13" w:history="1">
        <w:r w:rsidR="00CA7D02" w:rsidRPr="00A13EBA">
          <w:rPr>
            <w:rStyle w:val="Hyperlink"/>
            <w:rFonts w:ascii="Cambria" w:hAnsi="Cambria"/>
            <w:noProof/>
          </w:rPr>
          <w:t>Tableau 5.</w:t>
        </w:r>
        <w:r w:rsidR="00CA7D02">
          <w:rPr>
            <w:noProof/>
          </w:rPr>
          <w:tab/>
        </w:r>
        <w:r w:rsidR="00CA7D02" w:rsidRPr="00A13EBA">
          <w:rPr>
            <w:rStyle w:val="Hyperlink"/>
            <w:noProof/>
          </w:rPr>
          <w:t>Description du cas d’utilisation « Réserver un taxi »</w:t>
        </w:r>
        <w:r w:rsidR="00CA7D02">
          <w:rPr>
            <w:noProof/>
            <w:webHidden/>
          </w:rPr>
          <w:tab/>
        </w:r>
        <w:r w:rsidR="00CA7D02">
          <w:rPr>
            <w:noProof/>
            <w:webHidden/>
          </w:rPr>
          <w:fldChar w:fldCharType="begin"/>
        </w:r>
        <w:r w:rsidR="00CA7D02">
          <w:rPr>
            <w:noProof/>
            <w:webHidden/>
          </w:rPr>
          <w:instrText xml:space="preserve"> PAGEREF _Toc26816213 \h </w:instrText>
        </w:r>
        <w:r w:rsidR="00CA7D02">
          <w:rPr>
            <w:noProof/>
            <w:webHidden/>
          </w:rPr>
        </w:r>
        <w:r w:rsidR="00CA7D02">
          <w:rPr>
            <w:noProof/>
            <w:webHidden/>
          </w:rPr>
          <w:fldChar w:fldCharType="separate"/>
        </w:r>
        <w:r w:rsidR="00CA7D02">
          <w:rPr>
            <w:noProof/>
            <w:webHidden/>
          </w:rPr>
          <w:t>50</w:t>
        </w:r>
        <w:r w:rsidR="00CA7D02">
          <w:rPr>
            <w:noProof/>
            <w:webHidden/>
          </w:rPr>
          <w:fldChar w:fldCharType="end"/>
        </w:r>
      </w:hyperlink>
    </w:p>
    <w:p w:rsidR="00CA7D02" w:rsidRDefault="0059575B">
      <w:pPr>
        <w:pStyle w:val="TOC1"/>
        <w:tabs>
          <w:tab w:val="left" w:pos="1320"/>
          <w:tab w:val="right" w:leader="dot" w:pos="9062"/>
        </w:tabs>
        <w:rPr>
          <w:noProof/>
        </w:rPr>
      </w:pPr>
      <w:hyperlink w:anchor="_Toc26816214" w:history="1">
        <w:r w:rsidR="00CA7D02" w:rsidRPr="00A13EBA">
          <w:rPr>
            <w:rStyle w:val="Hyperlink"/>
            <w:rFonts w:ascii="Cambria" w:hAnsi="Cambria"/>
            <w:noProof/>
          </w:rPr>
          <w:t>Tableau 6.</w:t>
        </w:r>
        <w:r w:rsidR="00CA7D02">
          <w:rPr>
            <w:noProof/>
          </w:rPr>
          <w:tab/>
        </w:r>
        <w:r w:rsidR="00CA7D02" w:rsidRPr="00A13EBA">
          <w:rPr>
            <w:rStyle w:val="Hyperlink"/>
            <w:noProof/>
          </w:rPr>
          <w:t>Dictionnaire de données</w:t>
        </w:r>
        <w:r w:rsidR="00CA7D02">
          <w:rPr>
            <w:noProof/>
            <w:webHidden/>
          </w:rPr>
          <w:tab/>
        </w:r>
        <w:r w:rsidR="00CA7D02">
          <w:rPr>
            <w:noProof/>
            <w:webHidden/>
          </w:rPr>
          <w:fldChar w:fldCharType="begin"/>
        </w:r>
        <w:r w:rsidR="00CA7D02">
          <w:rPr>
            <w:noProof/>
            <w:webHidden/>
          </w:rPr>
          <w:instrText xml:space="preserve"> PAGEREF _Toc26816214 \h </w:instrText>
        </w:r>
        <w:r w:rsidR="00CA7D02">
          <w:rPr>
            <w:noProof/>
            <w:webHidden/>
          </w:rPr>
        </w:r>
        <w:r w:rsidR="00CA7D02">
          <w:rPr>
            <w:noProof/>
            <w:webHidden/>
          </w:rPr>
          <w:fldChar w:fldCharType="separate"/>
        </w:r>
        <w:r w:rsidR="00CA7D02">
          <w:rPr>
            <w:noProof/>
            <w:webHidden/>
          </w:rPr>
          <w:t>55</w:t>
        </w:r>
        <w:r w:rsidR="00CA7D02">
          <w:rPr>
            <w:noProof/>
            <w:webHidden/>
          </w:rPr>
          <w:fldChar w:fldCharType="end"/>
        </w:r>
      </w:hyperlink>
    </w:p>
    <w:p w:rsidR="000B7B4D" w:rsidRDefault="000B7B4D" w:rsidP="000B7B4D">
      <w:pPr>
        <w:rPr>
          <w:sz w:val="32"/>
          <w:szCs w:val="32"/>
        </w:rPr>
      </w:pPr>
      <w:r>
        <w:rPr>
          <w:sz w:val="32"/>
          <w:szCs w:val="32"/>
        </w:rPr>
        <w:fldChar w:fldCharType="end"/>
      </w:r>
    </w:p>
    <w:p w:rsidR="000B7B4D" w:rsidRPr="000B7B4D" w:rsidRDefault="000B7B4D">
      <w:pPr>
        <w:rPr>
          <w:sz w:val="32"/>
          <w:szCs w:val="32"/>
        </w:rPr>
      </w:pPr>
      <w:r>
        <w:rPr>
          <w:sz w:val="32"/>
          <w:szCs w:val="32"/>
        </w:rPr>
        <w:br w:type="page"/>
      </w:r>
    </w:p>
    <w:p w:rsidR="00CA7D02" w:rsidRDefault="000B7B4D" w:rsidP="00CA7D02">
      <w:pPr>
        <w:pStyle w:val="Heading1"/>
      </w:pPr>
      <w:bookmarkStart w:id="30" w:name="_Toc26477441"/>
      <w:bookmarkStart w:id="31" w:name="_Toc26816218"/>
      <w:bookmarkStart w:id="32" w:name="_Toc26816380"/>
      <w:r w:rsidRPr="008E5DDC">
        <w:lastRenderedPageBreak/>
        <w:t>SOMMAIRE</w:t>
      </w:r>
      <w:bookmarkEnd w:id="30"/>
      <w:bookmarkEnd w:id="31"/>
      <w:bookmarkEnd w:id="32"/>
      <w:r w:rsidR="00075C86">
        <w:rPr>
          <w:b w:val="0"/>
          <w:sz w:val="32"/>
          <w:u w:val="single"/>
        </w:rPr>
        <w:fldChar w:fldCharType="begin"/>
      </w:r>
      <w:r w:rsidR="00075C86">
        <w:rPr>
          <w:b w:val="0"/>
          <w:sz w:val="32"/>
          <w:u w:val="single"/>
        </w:rPr>
        <w:instrText xml:space="preserve"> TOC \o "1-2" \h \z \u </w:instrText>
      </w:r>
      <w:r w:rsidR="00075C86">
        <w:rPr>
          <w:b w:val="0"/>
          <w:sz w:val="32"/>
          <w:u w:val="single"/>
        </w:rPr>
        <w:fldChar w:fldCharType="separate"/>
      </w:r>
    </w:p>
    <w:p w:rsidR="00CA7D02" w:rsidRDefault="0059575B">
      <w:pPr>
        <w:pStyle w:val="TOC1"/>
        <w:tabs>
          <w:tab w:val="right" w:leader="dot" w:pos="9062"/>
        </w:tabs>
        <w:rPr>
          <w:noProof/>
        </w:rPr>
      </w:pPr>
      <w:hyperlink w:anchor="_Toc26816221" w:history="1">
        <w:r w:rsidR="00CA7D02" w:rsidRPr="00EF6182">
          <w:rPr>
            <w:rStyle w:val="Hyperlink"/>
            <w:noProof/>
          </w:rPr>
          <w:t>INTRODUCTION</w:t>
        </w:r>
        <w:r w:rsidR="00CA7D02">
          <w:rPr>
            <w:noProof/>
            <w:webHidden/>
          </w:rPr>
          <w:tab/>
        </w:r>
        <w:r w:rsidR="00CA7D02">
          <w:rPr>
            <w:noProof/>
            <w:webHidden/>
          </w:rPr>
          <w:fldChar w:fldCharType="begin"/>
        </w:r>
        <w:r w:rsidR="00CA7D02">
          <w:rPr>
            <w:noProof/>
            <w:webHidden/>
          </w:rPr>
          <w:instrText xml:space="preserve"> PAGEREF _Toc26816221 \h </w:instrText>
        </w:r>
        <w:r w:rsidR="00CA7D02">
          <w:rPr>
            <w:noProof/>
            <w:webHidden/>
          </w:rPr>
        </w:r>
        <w:r w:rsidR="00CA7D02">
          <w:rPr>
            <w:noProof/>
            <w:webHidden/>
          </w:rPr>
          <w:fldChar w:fldCharType="separate"/>
        </w:r>
        <w:r w:rsidR="00CA7D02">
          <w:rPr>
            <w:noProof/>
            <w:webHidden/>
          </w:rPr>
          <w:t>1</w:t>
        </w:r>
        <w:r w:rsidR="00CA7D02">
          <w:rPr>
            <w:noProof/>
            <w:webHidden/>
          </w:rPr>
          <w:fldChar w:fldCharType="end"/>
        </w:r>
      </w:hyperlink>
    </w:p>
    <w:p w:rsidR="00CA7D02" w:rsidRDefault="0059575B">
      <w:pPr>
        <w:pStyle w:val="TOC1"/>
        <w:tabs>
          <w:tab w:val="right" w:leader="dot" w:pos="9062"/>
        </w:tabs>
        <w:rPr>
          <w:noProof/>
        </w:rPr>
      </w:pPr>
      <w:hyperlink w:anchor="_Toc26816222" w:history="1">
        <w:r w:rsidR="00CA7D02" w:rsidRPr="00EF6182">
          <w:rPr>
            <w:rStyle w:val="Hyperlink"/>
            <w:noProof/>
          </w:rPr>
          <w:t>PARTIE 1</w:t>
        </w:r>
        <w:r w:rsidR="00CA7D02">
          <w:rPr>
            <w:noProof/>
            <w:webHidden/>
          </w:rPr>
          <w:tab/>
        </w:r>
        <w:r w:rsidR="00CA7D02">
          <w:rPr>
            <w:noProof/>
            <w:webHidden/>
          </w:rPr>
          <w:fldChar w:fldCharType="begin"/>
        </w:r>
        <w:r w:rsidR="00CA7D02">
          <w:rPr>
            <w:noProof/>
            <w:webHidden/>
          </w:rPr>
          <w:instrText xml:space="preserve"> PAGEREF _Toc26816222 \h </w:instrText>
        </w:r>
        <w:r w:rsidR="00CA7D02">
          <w:rPr>
            <w:noProof/>
            <w:webHidden/>
          </w:rPr>
        </w:r>
        <w:r w:rsidR="00CA7D02">
          <w:rPr>
            <w:noProof/>
            <w:webHidden/>
          </w:rPr>
          <w:fldChar w:fldCharType="separate"/>
        </w:r>
        <w:r w:rsidR="00CA7D02">
          <w:rPr>
            <w:noProof/>
            <w:webHidden/>
          </w:rPr>
          <w:t>2</w:t>
        </w:r>
        <w:r w:rsidR="00CA7D02">
          <w:rPr>
            <w:noProof/>
            <w:webHidden/>
          </w:rPr>
          <w:fldChar w:fldCharType="end"/>
        </w:r>
      </w:hyperlink>
    </w:p>
    <w:p w:rsidR="00CA7D02" w:rsidRDefault="0059575B">
      <w:pPr>
        <w:pStyle w:val="TOC1"/>
        <w:tabs>
          <w:tab w:val="right" w:leader="dot" w:pos="9062"/>
        </w:tabs>
        <w:rPr>
          <w:noProof/>
        </w:rPr>
      </w:pPr>
      <w:hyperlink w:anchor="_Toc26816223" w:history="1">
        <w:r w:rsidR="00CA7D02" w:rsidRPr="00EF6182">
          <w:rPr>
            <w:rStyle w:val="Hyperlink"/>
            <w:noProof/>
          </w:rPr>
          <w:t>PRESENTATION GENERALE</w:t>
        </w:r>
        <w:r w:rsidR="00CA7D02">
          <w:rPr>
            <w:noProof/>
            <w:webHidden/>
          </w:rPr>
          <w:tab/>
        </w:r>
        <w:r w:rsidR="00CA7D02">
          <w:rPr>
            <w:noProof/>
            <w:webHidden/>
          </w:rPr>
          <w:fldChar w:fldCharType="begin"/>
        </w:r>
        <w:r w:rsidR="00CA7D02">
          <w:rPr>
            <w:noProof/>
            <w:webHidden/>
          </w:rPr>
          <w:instrText xml:space="preserve"> PAGEREF _Toc26816223 \h </w:instrText>
        </w:r>
        <w:r w:rsidR="00CA7D02">
          <w:rPr>
            <w:noProof/>
            <w:webHidden/>
          </w:rPr>
        </w:r>
        <w:r w:rsidR="00CA7D02">
          <w:rPr>
            <w:noProof/>
            <w:webHidden/>
          </w:rPr>
          <w:fldChar w:fldCharType="separate"/>
        </w:r>
        <w:r w:rsidR="00CA7D02">
          <w:rPr>
            <w:noProof/>
            <w:webHidden/>
          </w:rPr>
          <w:t>2</w:t>
        </w:r>
        <w:r w:rsidR="00CA7D02">
          <w:rPr>
            <w:noProof/>
            <w:webHidden/>
          </w:rPr>
          <w:fldChar w:fldCharType="end"/>
        </w:r>
      </w:hyperlink>
    </w:p>
    <w:p w:rsidR="00CA7D02" w:rsidRDefault="0059575B">
      <w:pPr>
        <w:pStyle w:val="TOC2"/>
        <w:tabs>
          <w:tab w:val="right" w:leader="dot" w:pos="9062"/>
        </w:tabs>
        <w:rPr>
          <w:noProof/>
        </w:rPr>
      </w:pPr>
      <w:hyperlink w:anchor="_Toc26816224" w:history="1">
        <w:r w:rsidR="00CA7D02" w:rsidRPr="00EF6182">
          <w:rPr>
            <w:rStyle w:val="Hyperlink"/>
            <w:noProof/>
          </w:rPr>
          <w:t>CHAPITRE 1 : PRESENTATION DE L’ISPM</w:t>
        </w:r>
        <w:r w:rsidR="00CA7D02">
          <w:rPr>
            <w:noProof/>
            <w:webHidden/>
          </w:rPr>
          <w:tab/>
        </w:r>
        <w:r w:rsidR="00CA7D02">
          <w:rPr>
            <w:noProof/>
            <w:webHidden/>
          </w:rPr>
          <w:fldChar w:fldCharType="begin"/>
        </w:r>
        <w:r w:rsidR="00CA7D02">
          <w:rPr>
            <w:noProof/>
            <w:webHidden/>
          </w:rPr>
          <w:instrText xml:space="preserve"> PAGEREF _Toc26816224 \h </w:instrText>
        </w:r>
        <w:r w:rsidR="00CA7D02">
          <w:rPr>
            <w:noProof/>
            <w:webHidden/>
          </w:rPr>
        </w:r>
        <w:r w:rsidR="00CA7D02">
          <w:rPr>
            <w:noProof/>
            <w:webHidden/>
          </w:rPr>
          <w:fldChar w:fldCharType="separate"/>
        </w:r>
        <w:r w:rsidR="00CA7D02">
          <w:rPr>
            <w:noProof/>
            <w:webHidden/>
          </w:rPr>
          <w:t>3</w:t>
        </w:r>
        <w:r w:rsidR="00CA7D02">
          <w:rPr>
            <w:noProof/>
            <w:webHidden/>
          </w:rPr>
          <w:fldChar w:fldCharType="end"/>
        </w:r>
      </w:hyperlink>
    </w:p>
    <w:p w:rsidR="00CA7D02" w:rsidRDefault="0059575B">
      <w:pPr>
        <w:pStyle w:val="TOC2"/>
        <w:tabs>
          <w:tab w:val="right" w:leader="dot" w:pos="9062"/>
        </w:tabs>
        <w:rPr>
          <w:noProof/>
        </w:rPr>
      </w:pPr>
      <w:hyperlink w:anchor="_Toc26816225" w:history="1">
        <w:r w:rsidR="00CA7D02" w:rsidRPr="00EF6182">
          <w:rPr>
            <w:rStyle w:val="Hyperlink"/>
            <w:noProof/>
          </w:rPr>
          <w:t>CHAPITRE 2 : PRESENTATION DE L’ENTREPRISE</w:t>
        </w:r>
        <w:r w:rsidR="00CA7D02">
          <w:rPr>
            <w:noProof/>
            <w:webHidden/>
          </w:rPr>
          <w:tab/>
        </w:r>
        <w:r w:rsidR="00CA7D02">
          <w:rPr>
            <w:noProof/>
            <w:webHidden/>
          </w:rPr>
          <w:fldChar w:fldCharType="begin"/>
        </w:r>
        <w:r w:rsidR="00CA7D02">
          <w:rPr>
            <w:noProof/>
            <w:webHidden/>
          </w:rPr>
          <w:instrText xml:space="preserve"> PAGEREF _Toc26816225 \h </w:instrText>
        </w:r>
        <w:r w:rsidR="00CA7D02">
          <w:rPr>
            <w:noProof/>
            <w:webHidden/>
          </w:rPr>
        </w:r>
        <w:r w:rsidR="00CA7D02">
          <w:rPr>
            <w:noProof/>
            <w:webHidden/>
          </w:rPr>
          <w:fldChar w:fldCharType="separate"/>
        </w:r>
        <w:r w:rsidR="00CA7D02">
          <w:rPr>
            <w:noProof/>
            <w:webHidden/>
          </w:rPr>
          <w:t>13</w:t>
        </w:r>
        <w:r w:rsidR="00CA7D02">
          <w:rPr>
            <w:noProof/>
            <w:webHidden/>
          </w:rPr>
          <w:fldChar w:fldCharType="end"/>
        </w:r>
      </w:hyperlink>
    </w:p>
    <w:p w:rsidR="00CA7D02" w:rsidRDefault="0059575B">
      <w:pPr>
        <w:pStyle w:val="TOC2"/>
        <w:tabs>
          <w:tab w:val="right" w:leader="dot" w:pos="9062"/>
        </w:tabs>
        <w:rPr>
          <w:noProof/>
        </w:rPr>
      </w:pPr>
      <w:hyperlink w:anchor="_Toc26816226" w:history="1">
        <w:r w:rsidR="00CA7D02" w:rsidRPr="00EF6182">
          <w:rPr>
            <w:rStyle w:val="Hyperlink"/>
            <w:noProof/>
          </w:rPr>
          <w:t>CHAPITRE 3 : PRESENTATION DU PROJET</w:t>
        </w:r>
        <w:r w:rsidR="00CA7D02">
          <w:rPr>
            <w:noProof/>
            <w:webHidden/>
          </w:rPr>
          <w:tab/>
        </w:r>
        <w:r w:rsidR="00CA7D02">
          <w:rPr>
            <w:noProof/>
            <w:webHidden/>
          </w:rPr>
          <w:fldChar w:fldCharType="begin"/>
        </w:r>
        <w:r w:rsidR="00CA7D02">
          <w:rPr>
            <w:noProof/>
            <w:webHidden/>
          </w:rPr>
          <w:instrText xml:space="preserve"> PAGEREF _Toc26816226 \h </w:instrText>
        </w:r>
        <w:r w:rsidR="00CA7D02">
          <w:rPr>
            <w:noProof/>
            <w:webHidden/>
          </w:rPr>
        </w:r>
        <w:r w:rsidR="00CA7D02">
          <w:rPr>
            <w:noProof/>
            <w:webHidden/>
          </w:rPr>
          <w:fldChar w:fldCharType="separate"/>
        </w:r>
        <w:r w:rsidR="00CA7D02">
          <w:rPr>
            <w:noProof/>
            <w:webHidden/>
          </w:rPr>
          <w:t>16</w:t>
        </w:r>
        <w:r w:rsidR="00CA7D02">
          <w:rPr>
            <w:noProof/>
            <w:webHidden/>
          </w:rPr>
          <w:fldChar w:fldCharType="end"/>
        </w:r>
      </w:hyperlink>
    </w:p>
    <w:p w:rsidR="00CA7D02" w:rsidRDefault="0059575B">
      <w:pPr>
        <w:pStyle w:val="TOC1"/>
        <w:tabs>
          <w:tab w:val="right" w:leader="dot" w:pos="9062"/>
        </w:tabs>
        <w:rPr>
          <w:noProof/>
        </w:rPr>
      </w:pPr>
      <w:hyperlink w:anchor="_Toc26816227" w:history="1">
        <w:r w:rsidR="00CA7D02" w:rsidRPr="00EF6182">
          <w:rPr>
            <w:rStyle w:val="Hyperlink"/>
            <w:noProof/>
          </w:rPr>
          <w:t>PARTIE 2</w:t>
        </w:r>
        <w:r w:rsidR="00CA7D02">
          <w:rPr>
            <w:noProof/>
            <w:webHidden/>
          </w:rPr>
          <w:tab/>
        </w:r>
        <w:r w:rsidR="00CA7D02">
          <w:rPr>
            <w:noProof/>
            <w:webHidden/>
          </w:rPr>
          <w:fldChar w:fldCharType="begin"/>
        </w:r>
        <w:r w:rsidR="00CA7D02">
          <w:rPr>
            <w:noProof/>
            <w:webHidden/>
          </w:rPr>
          <w:instrText xml:space="preserve"> PAGEREF _Toc26816227 \h </w:instrText>
        </w:r>
        <w:r w:rsidR="00CA7D02">
          <w:rPr>
            <w:noProof/>
            <w:webHidden/>
          </w:rPr>
        </w:r>
        <w:r w:rsidR="00CA7D02">
          <w:rPr>
            <w:noProof/>
            <w:webHidden/>
          </w:rPr>
          <w:fldChar w:fldCharType="separate"/>
        </w:r>
        <w:r w:rsidR="00CA7D02">
          <w:rPr>
            <w:noProof/>
            <w:webHidden/>
          </w:rPr>
          <w:t>19</w:t>
        </w:r>
        <w:r w:rsidR="00CA7D02">
          <w:rPr>
            <w:noProof/>
            <w:webHidden/>
          </w:rPr>
          <w:fldChar w:fldCharType="end"/>
        </w:r>
      </w:hyperlink>
    </w:p>
    <w:p w:rsidR="00CA7D02" w:rsidRDefault="0059575B">
      <w:pPr>
        <w:pStyle w:val="TOC2"/>
        <w:tabs>
          <w:tab w:val="right" w:leader="dot" w:pos="9062"/>
        </w:tabs>
        <w:rPr>
          <w:noProof/>
        </w:rPr>
      </w:pPr>
      <w:hyperlink w:anchor="_Toc26816228" w:history="1">
        <w:r w:rsidR="00CA7D02" w:rsidRPr="00EF6182">
          <w:rPr>
            <w:rStyle w:val="Hyperlink"/>
            <w:noProof/>
          </w:rPr>
          <w:t>CHAPITRE 6 : ANALYSE ET CONCEPTION</w:t>
        </w:r>
        <w:r w:rsidR="00CA7D02">
          <w:rPr>
            <w:noProof/>
            <w:webHidden/>
          </w:rPr>
          <w:tab/>
        </w:r>
        <w:r w:rsidR="00CA7D02">
          <w:rPr>
            <w:noProof/>
            <w:webHidden/>
          </w:rPr>
          <w:fldChar w:fldCharType="begin"/>
        </w:r>
        <w:r w:rsidR="00CA7D02">
          <w:rPr>
            <w:noProof/>
            <w:webHidden/>
          </w:rPr>
          <w:instrText xml:space="preserve"> PAGEREF _Toc26816228 \h </w:instrText>
        </w:r>
        <w:r w:rsidR="00CA7D02">
          <w:rPr>
            <w:noProof/>
            <w:webHidden/>
          </w:rPr>
        </w:r>
        <w:r w:rsidR="00CA7D02">
          <w:rPr>
            <w:noProof/>
            <w:webHidden/>
          </w:rPr>
          <w:fldChar w:fldCharType="separate"/>
        </w:r>
        <w:r w:rsidR="00CA7D02">
          <w:rPr>
            <w:noProof/>
            <w:webHidden/>
          </w:rPr>
          <w:t>40</w:t>
        </w:r>
        <w:r w:rsidR="00CA7D02">
          <w:rPr>
            <w:noProof/>
            <w:webHidden/>
          </w:rPr>
          <w:fldChar w:fldCharType="end"/>
        </w:r>
      </w:hyperlink>
    </w:p>
    <w:p w:rsidR="00CA7D02" w:rsidRDefault="0059575B">
      <w:pPr>
        <w:pStyle w:val="TOC1"/>
        <w:tabs>
          <w:tab w:val="right" w:leader="dot" w:pos="9062"/>
        </w:tabs>
        <w:rPr>
          <w:noProof/>
        </w:rPr>
      </w:pPr>
      <w:hyperlink w:anchor="_Toc26816229" w:history="1">
        <w:r w:rsidR="00CA7D02" w:rsidRPr="00EF6182">
          <w:rPr>
            <w:rStyle w:val="Hyperlink"/>
            <w:noProof/>
          </w:rPr>
          <w:t>PARTIE 3</w:t>
        </w:r>
        <w:r w:rsidR="00CA7D02">
          <w:rPr>
            <w:noProof/>
            <w:webHidden/>
          </w:rPr>
          <w:tab/>
        </w:r>
        <w:r w:rsidR="00CA7D02">
          <w:rPr>
            <w:noProof/>
            <w:webHidden/>
          </w:rPr>
          <w:fldChar w:fldCharType="begin"/>
        </w:r>
        <w:r w:rsidR="00CA7D02">
          <w:rPr>
            <w:noProof/>
            <w:webHidden/>
          </w:rPr>
          <w:instrText xml:space="preserve"> PAGEREF _Toc26816229 \h </w:instrText>
        </w:r>
        <w:r w:rsidR="00CA7D02">
          <w:rPr>
            <w:noProof/>
            <w:webHidden/>
          </w:rPr>
        </w:r>
        <w:r w:rsidR="00CA7D02">
          <w:rPr>
            <w:noProof/>
            <w:webHidden/>
          </w:rPr>
          <w:fldChar w:fldCharType="separate"/>
        </w:r>
        <w:r w:rsidR="00CA7D02">
          <w:rPr>
            <w:noProof/>
            <w:webHidden/>
          </w:rPr>
          <w:t>61</w:t>
        </w:r>
        <w:r w:rsidR="00CA7D02">
          <w:rPr>
            <w:noProof/>
            <w:webHidden/>
          </w:rPr>
          <w:fldChar w:fldCharType="end"/>
        </w:r>
      </w:hyperlink>
    </w:p>
    <w:p w:rsidR="00CA7D02" w:rsidRDefault="0059575B">
      <w:pPr>
        <w:pStyle w:val="TOC1"/>
        <w:tabs>
          <w:tab w:val="right" w:leader="dot" w:pos="9062"/>
        </w:tabs>
        <w:rPr>
          <w:noProof/>
        </w:rPr>
      </w:pPr>
      <w:hyperlink w:anchor="_Toc26816230" w:history="1">
        <w:r w:rsidR="00CA7D02" w:rsidRPr="00EF6182">
          <w:rPr>
            <w:rStyle w:val="Hyperlink"/>
            <w:noProof/>
          </w:rPr>
          <w:t>RESULTATS</w:t>
        </w:r>
        <w:r w:rsidR="00CA7D02">
          <w:rPr>
            <w:noProof/>
            <w:webHidden/>
          </w:rPr>
          <w:tab/>
        </w:r>
        <w:r w:rsidR="00CA7D02">
          <w:rPr>
            <w:noProof/>
            <w:webHidden/>
          </w:rPr>
          <w:fldChar w:fldCharType="begin"/>
        </w:r>
        <w:r w:rsidR="00CA7D02">
          <w:rPr>
            <w:noProof/>
            <w:webHidden/>
          </w:rPr>
          <w:instrText xml:space="preserve"> PAGEREF _Toc26816230 \h </w:instrText>
        </w:r>
        <w:r w:rsidR="00CA7D02">
          <w:rPr>
            <w:noProof/>
            <w:webHidden/>
          </w:rPr>
        </w:r>
        <w:r w:rsidR="00CA7D02">
          <w:rPr>
            <w:noProof/>
            <w:webHidden/>
          </w:rPr>
          <w:fldChar w:fldCharType="separate"/>
        </w:r>
        <w:r w:rsidR="00CA7D02">
          <w:rPr>
            <w:noProof/>
            <w:webHidden/>
          </w:rPr>
          <w:t>61</w:t>
        </w:r>
        <w:r w:rsidR="00CA7D02">
          <w:rPr>
            <w:noProof/>
            <w:webHidden/>
          </w:rPr>
          <w:fldChar w:fldCharType="end"/>
        </w:r>
      </w:hyperlink>
    </w:p>
    <w:p w:rsidR="00CA7D02" w:rsidRDefault="0059575B">
      <w:pPr>
        <w:pStyle w:val="TOC2"/>
        <w:tabs>
          <w:tab w:val="right" w:leader="dot" w:pos="9062"/>
        </w:tabs>
        <w:rPr>
          <w:noProof/>
        </w:rPr>
      </w:pPr>
      <w:hyperlink w:anchor="_Toc26816231" w:history="1">
        <w:r w:rsidR="00CA7D02" w:rsidRPr="00EF6182">
          <w:rPr>
            <w:rStyle w:val="Hyperlink"/>
            <w:noProof/>
          </w:rPr>
          <w:t>CHAPITRE 5 : PRESENTATION DE L’APPLICATION</w:t>
        </w:r>
        <w:r w:rsidR="00CA7D02">
          <w:rPr>
            <w:noProof/>
            <w:webHidden/>
          </w:rPr>
          <w:tab/>
        </w:r>
        <w:r w:rsidR="00CA7D02">
          <w:rPr>
            <w:noProof/>
            <w:webHidden/>
          </w:rPr>
          <w:fldChar w:fldCharType="begin"/>
        </w:r>
        <w:r w:rsidR="00CA7D02">
          <w:rPr>
            <w:noProof/>
            <w:webHidden/>
          </w:rPr>
          <w:instrText xml:space="preserve"> PAGEREF _Toc26816231 \h </w:instrText>
        </w:r>
        <w:r w:rsidR="00CA7D02">
          <w:rPr>
            <w:noProof/>
            <w:webHidden/>
          </w:rPr>
        </w:r>
        <w:r w:rsidR="00CA7D02">
          <w:rPr>
            <w:noProof/>
            <w:webHidden/>
          </w:rPr>
          <w:fldChar w:fldCharType="separate"/>
        </w:r>
        <w:r w:rsidR="00CA7D02">
          <w:rPr>
            <w:noProof/>
            <w:webHidden/>
          </w:rPr>
          <w:t>62</w:t>
        </w:r>
        <w:r w:rsidR="00CA7D02">
          <w:rPr>
            <w:noProof/>
            <w:webHidden/>
          </w:rPr>
          <w:fldChar w:fldCharType="end"/>
        </w:r>
      </w:hyperlink>
    </w:p>
    <w:p w:rsidR="00CA7D02" w:rsidRDefault="0059575B">
      <w:pPr>
        <w:pStyle w:val="TOC2"/>
        <w:tabs>
          <w:tab w:val="right" w:leader="dot" w:pos="9062"/>
        </w:tabs>
        <w:rPr>
          <w:noProof/>
        </w:rPr>
      </w:pPr>
      <w:hyperlink w:anchor="_Toc26816232" w:history="1">
        <w:r w:rsidR="00CA7D02" w:rsidRPr="00EF6182">
          <w:rPr>
            <w:rStyle w:val="Hyperlink"/>
            <w:noProof/>
          </w:rPr>
          <w:t>CHAPITRE  6 : EXTRAITS DE CODE</w:t>
        </w:r>
        <w:r w:rsidR="00CA7D02">
          <w:rPr>
            <w:noProof/>
            <w:webHidden/>
          </w:rPr>
          <w:tab/>
        </w:r>
        <w:r w:rsidR="00CA7D02">
          <w:rPr>
            <w:noProof/>
            <w:webHidden/>
          </w:rPr>
          <w:fldChar w:fldCharType="begin"/>
        </w:r>
        <w:r w:rsidR="00CA7D02">
          <w:rPr>
            <w:noProof/>
            <w:webHidden/>
          </w:rPr>
          <w:instrText xml:space="preserve"> PAGEREF _Toc26816232 \h </w:instrText>
        </w:r>
        <w:r w:rsidR="00CA7D02">
          <w:rPr>
            <w:noProof/>
            <w:webHidden/>
          </w:rPr>
        </w:r>
        <w:r w:rsidR="00CA7D02">
          <w:rPr>
            <w:noProof/>
            <w:webHidden/>
          </w:rPr>
          <w:fldChar w:fldCharType="separate"/>
        </w:r>
        <w:r w:rsidR="00CA7D02">
          <w:rPr>
            <w:noProof/>
            <w:webHidden/>
          </w:rPr>
          <w:t>72</w:t>
        </w:r>
        <w:r w:rsidR="00CA7D02">
          <w:rPr>
            <w:noProof/>
            <w:webHidden/>
          </w:rPr>
          <w:fldChar w:fldCharType="end"/>
        </w:r>
      </w:hyperlink>
    </w:p>
    <w:p w:rsidR="00CA7D02" w:rsidRDefault="0059575B">
      <w:pPr>
        <w:pStyle w:val="TOC2"/>
        <w:tabs>
          <w:tab w:val="right" w:leader="dot" w:pos="9062"/>
        </w:tabs>
        <w:rPr>
          <w:noProof/>
        </w:rPr>
      </w:pPr>
      <w:hyperlink w:anchor="_Toc26816233" w:history="1">
        <w:r w:rsidR="00CA7D02" w:rsidRPr="00EF6182">
          <w:rPr>
            <w:rStyle w:val="Hyperlink"/>
            <w:noProof/>
          </w:rPr>
          <w:t>CHAPITRE 7 : APPROCHE QUALITATIVE DU PROJET</w:t>
        </w:r>
        <w:r w:rsidR="00CA7D02">
          <w:rPr>
            <w:noProof/>
            <w:webHidden/>
          </w:rPr>
          <w:tab/>
        </w:r>
        <w:r w:rsidR="00CA7D02">
          <w:rPr>
            <w:noProof/>
            <w:webHidden/>
          </w:rPr>
          <w:fldChar w:fldCharType="begin"/>
        </w:r>
        <w:r w:rsidR="00CA7D02">
          <w:rPr>
            <w:noProof/>
            <w:webHidden/>
          </w:rPr>
          <w:instrText xml:space="preserve"> PAGEREF _Toc26816233 \h </w:instrText>
        </w:r>
        <w:r w:rsidR="00CA7D02">
          <w:rPr>
            <w:noProof/>
            <w:webHidden/>
          </w:rPr>
        </w:r>
        <w:r w:rsidR="00CA7D02">
          <w:rPr>
            <w:noProof/>
            <w:webHidden/>
          </w:rPr>
          <w:fldChar w:fldCharType="separate"/>
        </w:r>
        <w:r w:rsidR="00CA7D02">
          <w:rPr>
            <w:noProof/>
            <w:webHidden/>
          </w:rPr>
          <w:t>89</w:t>
        </w:r>
        <w:r w:rsidR="00CA7D02">
          <w:rPr>
            <w:noProof/>
            <w:webHidden/>
          </w:rPr>
          <w:fldChar w:fldCharType="end"/>
        </w:r>
      </w:hyperlink>
    </w:p>
    <w:p w:rsidR="00CA7D02" w:rsidRDefault="0059575B">
      <w:pPr>
        <w:pStyle w:val="TOC1"/>
        <w:tabs>
          <w:tab w:val="right" w:leader="dot" w:pos="9062"/>
        </w:tabs>
        <w:rPr>
          <w:noProof/>
        </w:rPr>
      </w:pPr>
      <w:hyperlink w:anchor="_Toc26816234" w:history="1">
        <w:r w:rsidR="00CA7D02" w:rsidRPr="00EF6182">
          <w:rPr>
            <w:rStyle w:val="Hyperlink"/>
            <w:noProof/>
          </w:rPr>
          <w:t>CONCLUSION</w:t>
        </w:r>
        <w:r w:rsidR="00CA7D02">
          <w:rPr>
            <w:noProof/>
            <w:webHidden/>
          </w:rPr>
          <w:tab/>
        </w:r>
        <w:r w:rsidR="00CA7D02">
          <w:rPr>
            <w:noProof/>
            <w:webHidden/>
          </w:rPr>
          <w:fldChar w:fldCharType="begin"/>
        </w:r>
        <w:r w:rsidR="00CA7D02">
          <w:rPr>
            <w:noProof/>
            <w:webHidden/>
          </w:rPr>
          <w:instrText xml:space="preserve"> PAGEREF _Toc26816234 \h </w:instrText>
        </w:r>
        <w:r w:rsidR="00CA7D02">
          <w:rPr>
            <w:noProof/>
            <w:webHidden/>
          </w:rPr>
        </w:r>
        <w:r w:rsidR="00CA7D02">
          <w:rPr>
            <w:noProof/>
            <w:webHidden/>
          </w:rPr>
          <w:fldChar w:fldCharType="separate"/>
        </w:r>
        <w:r w:rsidR="00CA7D02">
          <w:rPr>
            <w:noProof/>
            <w:webHidden/>
          </w:rPr>
          <w:t>92</w:t>
        </w:r>
        <w:r w:rsidR="00CA7D02">
          <w:rPr>
            <w:noProof/>
            <w:webHidden/>
          </w:rPr>
          <w:fldChar w:fldCharType="end"/>
        </w:r>
      </w:hyperlink>
    </w:p>
    <w:p w:rsidR="009E2B24" w:rsidRDefault="00075C86" w:rsidP="000B7B4D">
      <w:pPr>
        <w:rPr>
          <w:b/>
          <w:sz w:val="32"/>
          <w:szCs w:val="32"/>
          <w:u w:val="single"/>
        </w:rPr>
        <w:sectPr w:rsidR="009E2B24" w:rsidSect="005D6DD8">
          <w:pgSz w:w="11906" w:h="16838"/>
          <w:pgMar w:top="1417" w:right="1417" w:bottom="1417" w:left="1417" w:header="708" w:footer="708" w:gutter="0"/>
          <w:pgNumType w:fmt="lowerRoman" w:start="1"/>
          <w:cols w:space="708"/>
          <w:docGrid w:linePitch="360"/>
        </w:sectPr>
      </w:pPr>
      <w:r>
        <w:rPr>
          <w:b/>
          <w:sz w:val="32"/>
          <w:szCs w:val="32"/>
          <w:u w:val="single"/>
        </w:rPr>
        <w:fldChar w:fldCharType="end"/>
      </w:r>
    </w:p>
    <w:p w:rsidR="002F0358" w:rsidRPr="003474B5" w:rsidRDefault="002F0358" w:rsidP="003474B5">
      <w:pPr>
        <w:pStyle w:val="Heading1"/>
        <w:rPr>
          <w:sz w:val="32"/>
          <w:u w:val="single"/>
        </w:rPr>
      </w:pPr>
      <w:bookmarkStart w:id="33" w:name="_Toc26477442"/>
      <w:bookmarkStart w:id="34" w:name="_Toc26816219"/>
      <w:bookmarkStart w:id="35" w:name="_Toc26816381"/>
      <w:r w:rsidRPr="004C7732">
        <w:lastRenderedPageBreak/>
        <w:t>REMERCIEMENTS</w:t>
      </w:r>
      <w:bookmarkEnd w:id="33"/>
      <w:bookmarkEnd w:id="34"/>
      <w:bookmarkEnd w:id="35"/>
    </w:p>
    <w:p w:rsidR="002F0358" w:rsidRPr="003F7591" w:rsidRDefault="002F0358" w:rsidP="004C7732">
      <w:pPr>
        <w:ind w:firstLine="708"/>
        <w:jc w:val="both"/>
        <w:rPr>
          <w:sz w:val="24"/>
          <w:szCs w:val="24"/>
        </w:rPr>
      </w:pPr>
      <w:r w:rsidRPr="003F7591">
        <w:rPr>
          <w:sz w:val="24"/>
          <w:szCs w:val="24"/>
        </w:rPr>
        <w:t>C’est avec un grand plaisir que nous réservons ces lignes en signe de gratitude et de reconnaissance à tous ceux qui ont contribué à la réalisation de ce mémoire.</w:t>
      </w:r>
    </w:p>
    <w:p w:rsidR="002F0358" w:rsidRPr="003F7591" w:rsidRDefault="002F0358" w:rsidP="004C7732">
      <w:pPr>
        <w:ind w:firstLine="708"/>
        <w:jc w:val="both"/>
        <w:rPr>
          <w:sz w:val="24"/>
          <w:szCs w:val="24"/>
        </w:rPr>
      </w:pPr>
      <w:r w:rsidRPr="003F7591">
        <w:rPr>
          <w:sz w:val="24"/>
          <w:szCs w:val="24"/>
        </w:rPr>
        <w:t>Tout d’abord, nous rendons grâce à DIEU TOUT PUISSANT de nous avoir donné la force, courage et la santé durant nos études et notre stage, et lors de la réalisation de ce mémoire.</w:t>
      </w:r>
    </w:p>
    <w:p w:rsidR="006D57CA" w:rsidRDefault="002F0358" w:rsidP="006D57CA">
      <w:pPr>
        <w:ind w:firstLine="708"/>
        <w:jc w:val="both"/>
        <w:rPr>
          <w:sz w:val="24"/>
          <w:szCs w:val="24"/>
        </w:rPr>
      </w:pPr>
      <w:r w:rsidRPr="003F7591">
        <w:rPr>
          <w:sz w:val="24"/>
          <w:szCs w:val="24"/>
        </w:rPr>
        <w:t xml:space="preserve">Ensuite, </w:t>
      </w:r>
      <w:r w:rsidR="006D57CA">
        <w:rPr>
          <w:sz w:val="24"/>
          <w:szCs w:val="24"/>
        </w:rPr>
        <w:t>nous tenons aussi à remercier vivement :</w:t>
      </w:r>
    </w:p>
    <w:p w:rsidR="002F0358" w:rsidRPr="006D57CA" w:rsidRDefault="006D57CA" w:rsidP="00A07A7E">
      <w:pPr>
        <w:pStyle w:val="ListParagraph"/>
        <w:numPr>
          <w:ilvl w:val="0"/>
          <w:numId w:val="21"/>
        </w:numPr>
        <w:jc w:val="both"/>
        <w:rPr>
          <w:sz w:val="24"/>
          <w:szCs w:val="24"/>
        </w:rPr>
      </w:pPr>
      <w:r>
        <w:rPr>
          <w:sz w:val="24"/>
          <w:szCs w:val="24"/>
        </w:rPr>
        <w:t>Monsieur le P</w:t>
      </w:r>
      <w:r w:rsidR="002F0358" w:rsidRPr="006D57CA">
        <w:rPr>
          <w:sz w:val="24"/>
          <w:szCs w:val="24"/>
        </w:rPr>
        <w:t>rofesseur RABOANARY Julien Amédée, Recteur de l’Institut Supérieur Polytechnique de Madagascar de nous avoir acce</w:t>
      </w:r>
      <w:r w:rsidR="00334CEA">
        <w:rPr>
          <w:sz w:val="24"/>
          <w:szCs w:val="24"/>
        </w:rPr>
        <w:t>pté</w:t>
      </w:r>
      <w:r w:rsidR="00B9358B">
        <w:rPr>
          <w:sz w:val="24"/>
          <w:szCs w:val="24"/>
        </w:rPr>
        <w:t xml:space="preserve"> comme étudiants au sein de son </w:t>
      </w:r>
      <w:r w:rsidR="00B9358B" w:rsidRPr="006D57CA">
        <w:rPr>
          <w:sz w:val="24"/>
          <w:szCs w:val="24"/>
        </w:rPr>
        <w:t>Institut</w:t>
      </w:r>
      <w:r w:rsidR="00B9358B">
        <w:rPr>
          <w:sz w:val="24"/>
          <w:szCs w:val="24"/>
        </w:rPr>
        <w:t xml:space="preserve"> ;</w:t>
      </w:r>
    </w:p>
    <w:p w:rsidR="002F0358" w:rsidRPr="00AD3A2D" w:rsidRDefault="002F0358" w:rsidP="00A07A7E">
      <w:pPr>
        <w:pStyle w:val="ListParagraph"/>
        <w:numPr>
          <w:ilvl w:val="0"/>
          <w:numId w:val="21"/>
        </w:numPr>
        <w:jc w:val="both"/>
        <w:rPr>
          <w:sz w:val="24"/>
          <w:szCs w:val="24"/>
        </w:rPr>
      </w:pPr>
      <w:r w:rsidRPr="00AD3A2D">
        <w:rPr>
          <w:sz w:val="24"/>
          <w:szCs w:val="24"/>
        </w:rPr>
        <w:t xml:space="preserve">Monsieur RAKOTOMANIRAKA </w:t>
      </w:r>
      <w:proofErr w:type="spellStart"/>
      <w:r w:rsidRPr="00AD3A2D">
        <w:rPr>
          <w:sz w:val="24"/>
          <w:szCs w:val="24"/>
        </w:rPr>
        <w:t>Eric</w:t>
      </w:r>
      <w:proofErr w:type="spellEnd"/>
      <w:r w:rsidR="00AD3A2D" w:rsidRPr="00AD3A2D">
        <w:rPr>
          <w:sz w:val="24"/>
          <w:szCs w:val="24"/>
        </w:rPr>
        <w:t>,</w:t>
      </w:r>
      <w:r w:rsidRPr="00AD3A2D">
        <w:rPr>
          <w:sz w:val="24"/>
          <w:szCs w:val="24"/>
        </w:rPr>
        <w:t xml:space="preserve"> le Président Général de l’EQIMA</w:t>
      </w:r>
      <w:r w:rsidR="00AD3A2D" w:rsidRPr="00AD3A2D">
        <w:rPr>
          <w:sz w:val="24"/>
          <w:szCs w:val="24"/>
        </w:rPr>
        <w:t>,</w:t>
      </w:r>
      <w:r w:rsidRPr="00AD3A2D">
        <w:rPr>
          <w:sz w:val="24"/>
          <w:szCs w:val="24"/>
        </w:rPr>
        <w:t xml:space="preserve"> et tout le personnel de sa so</w:t>
      </w:r>
      <w:r w:rsidR="00AD3A2D" w:rsidRPr="00AD3A2D">
        <w:rPr>
          <w:sz w:val="24"/>
          <w:szCs w:val="24"/>
        </w:rPr>
        <w:t>ciété ;</w:t>
      </w:r>
    </w:p>
    <w:p w:rsidR="002F0358" w:rsidRPr="00AD3A2D" w:rsidRDefault="002F0358" w:rsidP="00A07A7E">
      <w:pPr>
        <w:pStyle w:val="ListParagraph"/>
        <w:numPr>
          <w:ilvl w:val="0"/>
          <w:numId w:val="21"/>
        </w:numPr>
        <w:jc w:val="both"/>
        <w:rPr>
          <w:sz w:val="24"/>
          <w:szCs w:val="24"/>
        </w:rPr>
      </w:pPr>
      <w:r w:rsidRPr="00AD3A2D">
        <w:rPr>
          <w:sz w:val="24"/>
          <w:szCs w:val="24"/>
        </w:rPr>
        <w:t>Monsieur</w:t>
      </w:r>
      <w:r w:rsidR="00AD3A2D">
        <w:rPr>
          <w:sz w:val="24"/>
          <w:szCs w:val="24"/>
        </w:rPr>
        <w:t xml:space="preserve"> ANDRIAMANANTENASOA </w:t>
      </w:r>
      <w:proofErr w:type="spellStart"/>
      <w:r w:rsidRPr="00AD3A2D">
        <w:rPr>
          <w:sz w:val="24"/>
          <w:szCs w:val="24"/>
        </w:rPr>
        <w:t>Mirana</w:t>
      </w:r>
      <w:proofErr w:type="spellEnd"/>
      <w:r w:rsidRPr="00AD3A2D">
        <w:rPr>
          <w:sz w:val="24"/>
          <w:szCs w:val="24"/>
        </w:rPr>
        <w:t>, Lead informatique, pour son encadrement et s</w:t>
      </w:r>
      <w:r w:rsidR="00AD3A2D">
        <w:rPr>
          <w:sz w:val="24"/>
          <w:szCs w:val="24"/>
        </w:rPr>
        <w:t>a collaboration durant le stage ;</w:t>
      </w:r>
    </w:p>
    <w:p w:rsidR="002F0358" w:rsidRPr="00AD3A2D" w:rsidRDefault="002F0358" w:rsidP="00A07A7E">
      <w:pPr>
        <w:pStyle w:val="ListParagraph"/>
        <w:numPr>
          <w:ilvl w:val="0"/>
          <w:numId w:val="21"/>
        </w:numPr>
        <w:jc w:val="both"/>
        <w:rPr>
          <w:sz w:val="24"/>
          <w:szCs w:val="24"/>
        </w:rPr>
      </w:pPr>
      <w:r w:rsidRPr="00AD3A2D">
        <w:rPr>
          <w:sz w:val="24"/>
          <w:szCs w:val="24"/>
        </w:rPr>
        <w:t xml:space="preserve">Monsieur RABOANARY </w:t>
      </w:r>
      <w:proofErr w:type="spellStart"/>
      <w:r w:rsidR="009A084D" w:rsidRPr="00AD3A2D">
        <w:rPr>
          <w:sz w:val="24"/>
          <w:szCs w:val="24"/>
        </w:rPr>
        <w:t>Toky</w:t>
      </w:r>
      <w:proofErr w:type="spellEnd"/>
      <w:r w:rsidR="00AD3A2D">
        <w:rPr>
          <w:sz w:val="24"/>
          <w:szCs w:val="24"/>
        </w:rPr>
        <w:t xml:space="preserve"> </w:t>
      </w:r>
      <w:proofErr w:type="spellStart"/>
      <w:r w:rsidR="00AD3A2D">
        <w:rPr>
          <w:sz w:val="24"/>
          <w:szCs w:val="24"/>
        </w:rPr>
        <w:t>Hajatina</w:t>
      </w:r>
      <w:proofErr w:type="spellEnd"/>
      <w:r w:rsidR="00AD3A2D">
        <w:rPr>
          <w:sz w:val="24"/>
          <w:szCs w:val="24"/>
        </w:rPr>
        <w:t>, Enseignant-Chercheur à l’ISPM</w:t>
      </w:r>
      <w:r w:rsidRPr="00AD3A2D">
        <w:rPr>
          <w:sz w:val="24"/>
          <w:szCs w:val="24"/>
        </w:rPr>
        <w:t xml:space="preserve">, notre encadreur pédagogique, pour ses remarques constructives durant ce </w:t>
      </w:r>
      <w:r w:rsidR="0023736D">
        <w:rPr>
          <w:sz w:val="24"/>
          <w:szCs w:val="24"/>
        </w:rPr>
        <w:t>travail de mémoire ;</w:t>
      </w:r>
    </w:p>
    <w:p w:rsidR="002F0358" w:rsidRPr="00AD3A2D" w:rsidRDefault="002F0358" w:rsidP="00A07A7E">
      <w:pPr>
        <w:pStyle w:val="ListParagraph"/>
        <w:numPr>
          <w:ilvl w:val="0"/>
          <w:numId w:val="21"/>
        </w:numPr>
        <w:jc w:val="both"/>
        <w:rPr>
          <w:sz w:val="24"/>
          <w:szCs w:val="24"/>
        </w:rPr>
      </w:pPr>
      <w:r w:rsidRPr="00AD3A2D">
        <w:rPr>
          <w:sz w:val="24"/>
          <w:szCs w:val="24"/>
        </w:rPr>
        <w:t>Tous les enseignants et tous les personnels de l’Institut Supérieur Polytechnique de Madagascar.</w:t>
      </w:r>
    </w:p>
    <w:p w:rsidR="002F0358" w:rsidRPr="003F7591" w:rsidRDefault="002F0358" w:rsidP="00F53980">
      <w:pPr>
        <w:ind w:firstLine="709"/>
        <w:jc w:val="both"/>
        <w:rPr>
          <w:sz w:val="24"/>
          <w:szCs w:val="24"/>
        </w:rPr>
      </w:pPr>
      <w:r w:rsidRPr="003F7591">
        <w:rPr>
          <w:sz w:val="24"/>
          <w:szCs w:val="24"/>
        </w:rPr>
        <w:t>Nous remercions aussi nos chers parents et toute notre famille, qui nous ont soutenu</w:t>
      </w:r>
      <w:del w:id="36" w:author="Toky Hajatiana RABOANARY" w:date="2019-12-10T18:46:00Z">
        <w:r w:rsidRPr="003F7591" w:rsidDel="0059575B">
          <w:rPr>
            <w:sz w:val="24"/>
            <w:szCs w:val="24"/>
          </w:rPr>
          <w:delText>s</w:delText>
        </w:r>
      </w:del>
      <w:r w:rsidR="0023736D">
        <w:rPr>
          <w:sz w:val="24"/>
          <w:szCs w:val="24"/>
        </w:rPr>
        <w:t>.</w:t>
      </w:r>
    </w:p>
    <w:p w:rsidR="002F0358" w:rsidRDefault="002F0358" w:rsidP="004C7732">
      <w:pPr>
        <w:jc w:val="both"/>
      </w:pPr>
    </w:p>
    <w:p w:rsidR="00E0211E" w:rsidRDefault="00E0211E" w:rsidP="004C7732">
      <w:pPr>
        <w:jc w:val="both"/>
        <w:sectPr w:rsidR="00E0211E" w:rsidSect="005D6DD8">
          <w:footerReference w:type="default" r:id="rId11"/>
          <w:headerReference w:type="first" r:id="rId12"/>
          <w:pgSz w:w="11906" w:h="16838"/>
          <w:pgMar w:top="1417" w:right="1417" w:bottom="1417" w:left="1417" w:header="708" w:footer="708" w:gutter="0"/>
          <w:pgNumType w:fmt="lowerRoman"/>
          <w:cols w:space="708"/>
          <w:docGrid w:linePitch="360"/>
        </w:sectPr>
      </w:pPr>
    </w:p>
    <w:p w:rsidR="00307C5F" w:rsidRPr="003359CD" w:rsidRDefault="00307C5F" w:rsidP="008427B2">
      <w:pPr>
        <w:pStyle w:val="Heading1"/>
      </w:pPr>
      <w:bookmarkStart w:id="37" w:name="_Toc26477443"/>
      <w:bookmarkStart w:id="38" w:name="_Toc26816220"/>
      <w:bookmarkStart w:id="39" w:name="_Toc26816382"/>
      <w:r w:rsidRPr="003359CD">
        <w:lastRenderedPageBreak/>
        <w:t>AVANT PROPOS</w:t>
      </w:r>
      <w:bookmarkEnd w:id="37"/>
      <w:bookmarkEnd w:id="38"/>
      <w:bookmarkEnd w:id="39"/>
    </w:p>
    <w:p w:rsidR="00307C5F" w:rsidRPr="00A80DD3" w:rsidRDefault="00EC2D82" w:rsidP="004C7732">
      <w:pPr>
        <w:ind w:firstLine="708"/>
        <w:jc w:val="both"/>
        <w:rPr>
          <w:sz w:val="24"/>
          <w:szCs w:val="24"/>
        </w:rPr>
      </w:pPr>
      <w:r>
        <w:rPr>
          <w:sz w:val="24"/>
          <w:szCs w:val="24"/>
        </w:rPr>
        <w:t>L’I</w:t>
      </w:r>
      <w:r w:rsidR="00307C5F" w:rsidRPr="00A80DD3">
        <w:rPr>
          <w:sz w:val="24"/>
          <w:szCs w:val="24"/>
        </w:rPr>
        <w:t>nstitut Supérieur Polytechnique de Madagascar (ISPM) est un</w:t>
      </w:r>
      <w:del w:id="40" w:author="Toky Hajatiana RABOANARY" w:date="2019-12-10T18:47:00Z">
        <w:r w:rsidR="00307C5F" w:rsidRPr="00A80DD3" w:rsidDel="0059575B">
          <w:rPr>
            <w:sz w:val="24"/>
            <w:szCs w:val="24"/>
          </w:rPr>
          <w:delText>e</w:delText>
        </w:r>
      </w:del>
      <w:r w:rsidR="00307C5F" w:rsidRPr="00A80DD3">
        <w:rPr>
          <w:sz w:val="24"/>
          <w:szCs w:val="24"/>
        </w:rPr>
        <w:t xml:space="preserve"> </w:t>
      </w:r>
      <w:r>
        <w:rPr>
          <w:sz w:val="24"/>
          <w:szCs w:val="24"/>
        </w:rPr>
        <w:t>institut supérieur</w:t>
      </w:r>
      <w:r w:rsidR="00307C5F" w:rsidRPr="00A80DD3">
        <w:rPr>
          <w:sz w:val="24"/>
          <w:szCs w:val="24"/>
        </w:rPr>
        <w:t xml:space="preserve"> polytechnique qui suit le système éducatif LMD (Licence Master Doctorat) afin de suivre la norme imposée</w:t>
      </w:r>
      <w:r>
        <w:rPr>
          <w:sz w:val="24"/>
          <w:szCs w:val="24"/>
        </w:rPr>
        <w:t xml:space="preserve"> par le Ministère de l’Enseignement et de la Recherche Scientifique</w:t>
      </w:r>
      <w:r w:rsidR="00307C5F" w:rsidRPr="00A80DD3">
        <w:rPr>
          <w:sz w:val="24"/>
          <w:szCs w:val="24"/>
        </w:rPr>
        <w:t xml:space="preserve"> </w:t>
      </w:r>
      <w:r>
        <w:rPr>
          <w:sz w:val="24"/>
          <w:szCs w:val="24"/>
        </w:rPr>
        <w:t>pour renforcer les travaux de recherche</w:t>
      </w:r>
      <w:r w:rsidR="00307C5F" w:rsidRPr="00A80DD3">
        <w:rPr>
          <w:sz w:val="24"/>
          <w:szCs w:val="24"/>
        </w:rPr>
        <w:t xml:space="preserve"> des étudiants.</w:t>
      </w:r>
    </w:p>
    <w:p w:rsidR="00EC2D82" w:rsidRDefault="00307C5F" w:rsidP="004C7732">
      <w:pPr>
        <w:ind w:firstLine="708"/>
        <w:jc w:val="both"/>
        <w:rPr>
          <w:sz w:val="24"/>
          <w:szCs w:val="24"/>
        </w:rPr>
      </w:pPr>
      <w:r w:rsidRPr="00A80DD3">
        <w:rPr>
          <w:sz w:val="24"/>
          <w:szCs w:val="24"/>
        </w:rPr>
        <w:t>Le présent mémoire rentre dans le cadre de l'obtention du diplôme de fin d’</w:t>
      </w:r>
      <w:r w:rsidR="00EC2D82">
        <w:rPr>
          <w:sz w:val="24"/>
          <w:szCs w:val="24"/>
        </w:rPr>
        <w:t>études du second cycle en</w:t>
      </w:r>
      <w:r w:rsidRPr="00A80DD3">
        <w:rPr>
          <w:sz w:val="24"/>
          <w:szCs w:val="24"/>
        </w:rPr>
        <w:t xml:space="preserve"> Informatique</w:t>
      </w:r>
      <w:r w:rsidR="00EC2D82">
        <w:rPr>
          <w:sz w:val="24"/>
          <w:szCs w:val="24"/>
        </w:rPr>
        <w:t xml:space="preserve"> et Télécommunication</w:t>
      </w:r>
      <w:r w:rsidR="00D3254E">
        <w:rPr>
          <w:sz w:val="24"/>
          <w:szCs w:val="24"/>
        </w:rPr>
        <w:t>s</w:t>
      </w:r>
      <w:r w:rsidR="00EC2D82">
        <w:rPr>
          <w:sz w:val="24"/>
          <w:szCs w:val="24"/>
        </w:rPr>
        <w:t>, parcours : Informatique</w:t>
      </w:r>
      <w:r w:rsidRPr="00A80DD3">
        <w:rPr>
          <w:sz w:val="24"/>
          <w:szCs w:val="24"/>
        </w:rPr>
        <w:t xml:space="preserve"> de Gestion</w:t>
      </w:r>
      <w:r w:rsidR="00EC2D82">
        <w:rPr>
          <w:sz w:val="24"/>
          <w:szCs w:val="24"/>
        </w:rPr>
        <w:t>,</w:t>
      </w:r>
      <w:r w:rsidRPr="00A80DD3">
        <w:rPr>
          <w:sz w:val="24"/>
          <w:szCs w:val="24"/>
        </w:rPr>
        <w:t xml:space="preserve"> Génie Logiciel et Intelligence Artificielle. Pour</w:t>
      </w:r>
      <w:r w:rsidR="00776AC5">
        <w:rPr>
          <w:sz w:val="24"/>
          <w:szCs w:val="24"/>
        </w:rPr>
        <w:t xml:space="preserve"> cela, nous avons effectué</w:t>
      </w:r>
      <w:r w:rsidR="00EC2D82">
        <w:rPr>
          <w:sz w:val="24"/>
          <w:szCs w:val="24"/>
        </w:rPr>
        <w:t xml:space="preserve"> notre stage au sein de la société EQIMA qui a pour thème « CONCEPTION DE L’APPLICATION MOBILE </w:t>
      </w:r>
      <w:r w:rsidR="00D5584F">
        <w:rPr>
          <w:sz w:val="24"/>
          <w:szCs w:val="24"/>
        </w:rPr>
        <w:t>PIKLA</w:t>
      </w:r>
      <w:r w:rsidR="00EC2D82">
        <w:rPr>
          <w:sz w:val="24"/>
          <w:szCs w:val="24"/>
        </w:rPr>
        <w:t xml:space="preserve"> ». </w:t>
      </w:r>
    </w:p>
    <w:p w:rsidR="00307C5F" w:rsidRPr="00A80DD3" w:rsidRDefault="00EC2D82" w:rsidP="004C7732">
      <w:pPr>
        <w:ind w:firstLine="708"/>
        <w:jc w:val="both"/>
        <w:rPr>
          <w:sz w:val="24"/>
          <w:szCs w:val="24"/>
        </w:rPr>
      </w:pPr>
      <w:r>
        <w:rPr>
          <w:sz w:val="24"/>
          <w:szCs w:val="24"/>
        </w:rPr>
        <w:t>Ce stage</w:t>
      </w:r>
      <w:r w:rsidR="00307C5F">
        <w:rPr>
          <w:sz w:val="24"/>
          <w:szCs w:val="24"/>
        </w:rPr>
        <w:t xml:space="preserve"> </w:t>
      </w:r>
      <w:r w:rsidR="00307C5F" w:rsidRPr="00307C5F">
        <w:rPr>
          <w:sz w:val="24"/>
          <w:szCs w:val="24"/>
        </w:rPr>
        <w:t>a apporté un large élargissement à nos connaissances et à nos expériences sur le plan pratique et sur le plan professionnel.</w:t>
      </w: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5D6DD8" w:rsidRDefault="005D6DD8" w:rsidP="004C7732">
      <w:pPr>
        <w:jc w:val="both"/>
        <w:sectPr w:rsidR="005D6DD8" w:rsidSect="005D6DD8">
          <w:pgSz w:w="11906" w:h="16838"/>
          <w:pgMar w:top="1417" w:right="1417" w:bottom="1417" w:left="1417" w:header="708" w:footer="708" w:gutter="0"/>
          <w:pgNumType w:fmt="lowerRoman"/>
          <w:cols w:space="708"/>
          <w:docGrid w:linePitch="360"/>
        </w:sectPr>
      </w:pPr>
    </w:p>
    <w:p w:rsidR="00365814" w:rsidRPr="005D6DD8" w:rsidRDefault="00365814" w:rsidP="005D6DD8">
      <w:pPr>
        <w:pStyle w:val="Heading1"/>
      </w:pPr>
      <w:bookmarkStart w:id="41" w:name="_Toc26477444"/>
      <w:bookmarkStart w:id="42" w:name="_Toc26816221"/>
      <w:bookmarkStart w:id="43" w:name="_Toc26816383"/>
      <w:r w:rsidRPr="005D6DD8">
        <w:lastRenderedPageBreak/>
        <w:t>INTRODUCTION</w:t>
      </w:r>
      <w:bookmarkEnd w:id="41"/>
      <w:bookmarkEnd w:id="42"/>
      <w:bookmarkEnd w:id="43"/>
    </w:p>
    <w:p w:rsidR="00407095" w:rsidRPr="00A60777" w:rsidRDefault="00407095" w:rsidP="00075D88">
      <w:pPr>
        <w:ind w:firstLine="708"/>
        <w:jc w:val="both"/>
        <w:rPr>
          <w:sz w:val="24"/>
          <w:szCs w:val="24"/>
        </w:rPr>
      </w:pPr>
      <w:r w:rsidRPr="00A60777">
        <w:rPr>
          <w:sz w:val="24"/>
          <w:szCs w:val="24"/>
        </w:rPr>
        <w:t>Depuis l’apparition de l’internet, la façon de penser et de vivre dans le monde a été révolutionné</w:t>
      </w:r>
      <w:r w:rsidR="00776AC5">
        <w:rPr>
          <w:sz w:val="24"/>
          <w:szCs w:val="24"/>
        </w:rPr>
        <w:t>e</w:t>
      </w:r>
      <w:del w:id="44" w:author="Toky Hajatiana RABOANARY" w:date="2019-12-10T18:48:00Z">
        <w:r w:rsidRPr="00A60777" w:rsidDel="0059575B">
          <w:rPr>
            <w:sz w:val="24"/>
            <w:szCs w:val="24"/>
          </w:rPr>
          <w:delText>s</w:delText>
        </w:r>
      </w:del>
      <w:r w:rsidRPr="00A60777">
        <w:rPr>
          <w:sz w:val="24"/>
          <w:szCs w:val="24"/>
        </w:rPr>
        <w:t>, elle a permis aux consommateurs de faire des transactions, et d’accomplir leurs tâches sans devoir se déplacer physiquement.</w:t>
      </w:r>
    </w:p>
    <w:p w:rsidR="00407095" w:rsidRPr="00A60777" w:rsidRDefault="00407095" w:rsidP="00A60777">
      <w:pPr>
        <w:ind w:firstLine="708"/>
        <w:jc w:val="both"/>
        <w:rPr>
          <w:sz w:val="24"/>
          <w:szCs w:val="24"/>
        </w:rPr>
      </w:pPr>
      <w:r w:rsidRPr="00A60777">
        <w:rPr>
          <w:sz w:val="24"/>
          <w:szCs w:val="24"/>
        </w:rPr>
        <w:t>Une dizaine d’années après, cette innovation est suivie par l’apparition de la technologie mobile qui a pris une place importante dans notre société, les assistants personnels, téléphones cellulaires, smartphones, tablettes, etc.</w:t>
      </w:r>
    </w:p>
    <w:p w:rsidR="00407095" w:rsidRPr="00A60777" w:rsidRDefault="00407095" w:rsidP="00A60777">
      <w:pPr>
        <w:ind w:firstLine="708"/>
        <w:jc w:val="both"/>
        <w:rPr>
          <w:sz w:val="24"/>
          <w:szCs w:val="24"/>
        </w:rPr>
      </w:pPr>
      <w:r w:rsidRPr="00A60777">
        <w:rPr>
          <w:sz w:val="24"/>
          <w:szCs w:val="24"/>
        </w:rPr>
        <w:t>Les moyens de connexion, comme les réseaux sans fil (Wifi, GPRS et d’autres) ont permis de suivre et</w:t>
      </w:r>
      <w:r w:rsidR="00A60777">
        <w:rPr>
          <w:sz w:val="24"/>
          <w:szCs w:val="24"/>
        </w:rPr>
        <w:t xml:space="preserve"> d</w:t>
      </w:r>
      <w:r w:rsidRPr="00A60777">
        <w:rPr>
          <w:sz w:val="24"/>
          <w:szCs w:val="24"/>
        </w:rPr>
        <w:t>’accéder aux informations dont nous aurons besoin partout où il y a une couverture réseau et cela se fait à l’aide d’applications mobiles.</w:t>
      </w:r>
    </w:p>
    <w:p w:rsidR="00365814" w:rsidRPr="00A60777" w:rsidRDefault="00A504C8" w:rsidP="00075D88">
      <w:pPr>
        <w:ind w:firstLine="708"/>
        <w:jc w:val="both"/>
        <w:rPr>
          <w:sz w:val="24"/>
          <w:szCs w:val="24"/>
        </w:rPr>
      </w:pPr>
      <w:r w:rsidRPr="00A60777">
        <w:rPr>
          <w:sz w:val="24"/>
          <w:szCs w:val="24"/>
        </w:rPr>
        <w:t xml:space="preserve">Comme étant dans le domaine de l’informatique, nous contribuons aussi à cette activité. Nous avons créé au sein de l’EQIMA une </w:t>
      </w:r>
      <w:r w:rsidR="00365814" w:rsidRPr="00A60777">
        <w:rPr>
          <w:sz w:val="24"/>
          <w:szCs w:val="24"/>
        </w:rPr>
        <w:t>application mobile intitulé</w:t>
      </w:r>
      <w:r w:rsidRPr="00A60777">
        <w:rPr>
          <w:sz w:val="24"/>
          <w:szCs w:val="24"/>
        </w:rPr>
        <w:t>e</w:t>
      </w:r>
      <w:r w:rsidR="00365814" w:rsidRPr="00A60777">
        <w:rPr>
          <w:sz w:val="24"/>
          <w:szCs w:val="24"/>
        </w:rPr>
        <w:t xml:space="preserve"> « </w:t>
      </w:r>
      <w:r w:rsidR="00407095" w:rsidRPr="00A60777">
        <w:rPr>
          <w:sz w:val="24"/>
          <w:szCs w:val="24"/>
        </w:rPr>
        <w:t>PIKLA</w:t>
      </w:r>
      <w:r w:rsidR="00365814" w:rsidRPr="00A60777">
        <w:rPr>
          <w:sz w:val="24"/>
          <w:szCs w:val="24"/>
        </w:rPr>
        <w:t xml:space="preserve"> » qui permet de </w:t>
      </w:r>
      <w:r w:rsidR="00407095" w:rsidRPr="00A60777">
        <w:rPr>
          <w:sz w:val="24"/>
          <w:szCs w:val="24"/>
        </w:rPr>
        <w:t xml:space="preserve">localiser et de réserver </w:t>
      </w:r>
      <w:r w:rsidR="00365814" w:rsidRPr="00A60777">
        <w:rPr>
          <w:sz w:val="24"/>
          <w:szCs w:val="24"/>
        </w:rPr>
        <w:t>facil</w:t>
      </w:r>
      <w:r w:rsidR="00407095" w:rsidRPr="00A60777">
        <w:rPr>
          <w:sz w:val="24"/>
          <w:szCs w:val="24"/>
        </w:rPr>
        <w:t>ement un taxi</w:t>
      </w:r>
      <w:r w:rsidR="00365814" w:rsidRPr="00A60777">
        <w:rPr>
          <w:sz w:val="24"/>
          <w:szCs w:val="24"/>
        </w:rPr>
        <w:t xml:space="preserve"> et </w:t>
      </w:r>
      <w:r w:rsidR="007C7EF3" w:rsidRPr="00A60777">
        <w:rPr>
          <w:sz w:val="24"/>
          <w:szCs w:val="24"/>
        </w:rPr>
        <w:t>de</w:t>
      </w:r>
      <w:r w:rsidR="00365814" w:rsidRPr="00A60777">
        <w:rPr>
          <w:sz w:val="24"/>
          <w:szCs w:val="24"/>
        </w:rPr>
        <w:t xml:space="preserve"> pouvoir tracer leurs </w:t>
      </w:r>
      <w:r w:rsidR="007C7EF3" w:rsidRPr="00A60777">
        <w:rPr>
          <w:sz w:val="24"/>
          <w:szCs w:val="24"/>
        </w:rPr>
        <w:t>itinéraires</w:t>
      </w:r>
      <w:r w:rsidR="00365814" w:rsidRPr="00A60777">
        <w:rPr>
          <w:sz w:val="24"/>
          <w:szCs w:val="24"/>
        </w:rPr>
        <w:t>.</w:t>
      </w:r>
      <w:r w:rsidR="005E3B66" w:rsidRPr="00A60777">
        <w:rPr>
          <w:sz w:val="24"/>
          <w:szCs w:val="24"/>
        </w:rPr>
        <w:t xml:space="preserve"> Pour le moment, notre base se développe sur la région d’Antananarivo.</w:t>
      </w:r>
    </w:p>
    <w:p w:rsidR="00365814" w:rsidRPr="00A60777" w:rsidRDefault="00365814" w:rsidP="00075D88">
      <w:pPr>
        <w:ind w:firstLine="708"/>
        <w:jc w:val="both"/>
        <w:rPr>
          <w:sz w:val="24"/>
          <w:szCs w:val="24"/>
        </w:rPr>
      </w:pPr>
      <w:r w:rsidRPr="00A60777">
        <w:rPr>
          <w:sz w:val="24"/>
          <w:szCs w:val="24"/>
        </w:rPr>
        <w:t xml:space="preserve">Pour voir le vif du projet, ce travail se poursuit en </w:t>
      </w:r>
      <w:r w:rsidR="007C7EF3" w:rsidRPr="00A60777">
        <w:rPr>
          <w:sz w:val="24"/>
          <w:szCs w:val="24"/>
        </w:rPr>
        <w:t>trois</w:t>
      </w:r>
      <w:r w:rsidRPr="00A60777">
        <w:rPr>
          <w:sz w:val="24"/>
          <w:szCs w:val="24"/>
        </w:rPr>
        <w:t xml:space="preserve"> grandes parties distinctes. </w:t>
      </w:r>
      <w:r w:rsidR="007C7EF3" w:rsidRPr="00A60777">
        <w:rPr>
          <w:sz w:val="24"/>
          <w:szCs w:val="24"/>
        </w:rPr>
        <w:t>Dans l</w:t>
      </w:r>
      <w:r w:rsidRPr="00A60777">
        <w:rPr>
          <w:sz w:val="24"/>
          <w:szCs w:val="24"/>
        </w:rPr>
        <w:t>a première partie</w:t>
      </w:r>
      <w:r w:rsidR="007C7EF3" w:rsidRPr="00A60777">
        <w:rPr>
          <w:sz w:val="24"/>
          <w:szCs w:val="24"/>
        </w:rPr>
        <w:t>, nous allons parler</w:t>
      </w:r>
      <w:r w:rsidR="005008E7" w:rsidRPr="00A60777">
        <w:rPr>
          <w:sz w:val="24"/>
          <w:szCs w:val="24"/>
        </w:rPr>
        <w:t xml:space="preserve"> de la présentation générale</w:t>
      </w:r>
      <w:r w:rsidRPr="00A60777">
        <w:rPr>
          <w:sz w:val="24"/>
          <w:szCs w:val="24"/>
        </w:rPr>
        <w:t xml:space="preserve">. La deuxième partie sera consacrée </w:t>
      </w:r>
      <w:r w:rsidR="001552B5" w:rsidRPr="00A60777">
        <w:rPr>
          <w:sz w:val="24"/>
          <w:szCs w:val="24"/>
        </w:rPr>
        <w:t>à la conception et la réalisation du projet</w:t>
      </w:r>
      <w:r w:rsidRPr="00A60777">
        <w:rPr>
          <w:sz w:val="24"/>
          <w:szCs w:val="24"/>
        </w:rPr>
        <w:t>. La troisième partie montrera le résultat</w:t>
      </w:r>
      <w:r w:rsidR="005008E7" w:rsidRPr="00A60777">
        <w:rPr>
          <w:sz w:val="24"/>
          <w:szCs w:val="24"/>
        </w:rPr>
        <w:t xml:space="preserve"> du travail</w:t>
      </w:r>
      <w:r w:rsidRPr="00A60777">
        <w:rPr>
          <w:sz w:val="24"/>
          <w:szCs w:val="24"/>
        </w:rPr>
        <w:t>.</w:t>
      </w:r>
    </w:p>
    <w:p w:rsidR="003E0426" w:rsidRDefault="003E0426" w:rsidP="00075D88">
      <w:pPr>
        <w:ind w:firstLine="708"/>
        <w:jc w:val="both"/>
        <w:rPr>
          <w:sz w:val="24"/>
          <w:szCs w:val="24"/>
        </w:rPr>
        <w:sectPr w:rsidR="003E0426" w:rsidSect="0090115E">
          <w:footerReference w:type="default" r:id="rId13"/>
          <w:pgSz w:w="11906" w:h="16838"/>
          <w:pgMar w:top="1417" w:right="1417" w:bottom="1417" w:left="1417" w:header="708" w:footer="708" w:gutter="0"/>
          <w:pgNumType w:start="1"/>
          <w:cols w:space="708"/>
          <w:docGrid w:linePitch="360"/>
        </w:sectPr>
      </w:pPr>
    </w:p>
    <w:p w:rsidR="00FD7FBE" w:rsidRDefault="00FD7FBE" w:rsidP="00FD7FBE">
      <w:pPr>
        <w:pStyle w:val="Heading1"/>
      </w:pPr>
    </w:p>
    <w:p w:rsidR="00FD7FBE" w:rsidRDefault="00FD7FBE" w:rsidP="00FD7FBE">
      <w:pPr>
        <w:pStyle w:val="Heading1"/>
      </w:pPr>
    </w:p>
    <w:p w:rsidR="00FD7FBE" w:rsidRDefault="00FD7FBE" w:rsidP="00FD7FBE">
      <w:pPr>
        <w:pStyle w:val="Heading1"/>
      </w:pPr>
    </w:p>
    <w:p w:rsidR="00A04321" w:rsidRPr="00676F95" w:rsidRDefault="002414F5" w:rsidP="00676F95">
      <w:pPr>
        <w:pStyle w:val="Heading1"/>
      </w:pPr>
      <w:bookmarkStart w:id="45" w:name="_Toc26477445"/>
      <w:bookmarkStart w:id="46" w:name="_Toc26816222"/>
      <w:bookmarkStart w:id="47" w:name="_Toc26816384"/>
      <w:r w:rsidRPr="00676F95">
        <w:t>PARTIE 1</w:t>
      </w:r>
      <w:bookmarkEnd w:id="45"/>
      <w:bookmarkEnd w:id="46"/>
      <w:bookmarkEnd w:id="47"/>
    </w:p>
    <w:p w:rsidR="007723F4" w:rsidRDefault="009C0542" w:rsidP="00676F95">
      <w:pPr>
        <w:pStyle w:val="Heading1"/>
      </w:pPr>
      <w:bookmarkStart w:id="48" w:name="_Toc26477446"/>
      <w:bookmarkStart w:id="49" w:name="_Toc26816223"/>
      <w:bookmarkStart w:id="50" w:name="_Toc26816385"/>
      <w:r>
        <w:t>PRESENTATION GENERALE</w:t>
      </w:r>
      <w:bookmarkEnd w:id="48"/>
      <w:bookmarkEnd w:id="49"/>
      <w:bookmarkEnd w:id="50"/>
    </w:p>
    <w:p w:rsidR="003E0426" w:rsidRDefault="003E0426" w:rsidP="003E0426"/>
    <w:p w:rsidR="009468C0" w:rsidRDefault="009468C0" w:rsidP="003E0426"/>
    <w:p w:rsidR="009468C0" w:rsidRDefault="009468C0" w:rsidP="003E0426">
      <w:pPr>
        <w:sectPr w:rsidR="009468C0" w:rsidSect="00BA5231">
          <w:headerReference w:type="default" r:id="rId14"/>
          <w:footerReference w:type="default" r:id="rId15"/>
          <w:pgSz w:w="11906" w:h="16838"/>
          <w:pgMar w:top="1417" w:right="1417" w:bottom="1417" w:left="1417" w:header="708" w:footer="708" w:gutter="0"/>
          <w:cols w:space="708"/>
          <w:docGrid w:linePitch="360"/>
        </w:sectPr>
      </w:pPr>
    </w:p>
    <w:p w:rsidR="007723F4" w:rsidRPr="007723F4" w:rsidRDefault="007723F4" w:rsidP="00676F95">
      <w:pPr>
        <w:pStyle w:val="Heading2"/>
      </w:pPr>
      <w:bookmarkStart w:id="51" w:name="_Toc26477447"/>
      <w:bookmarkStart w:id="52" w:name="_Toc26816224"/>
      <w:bookmarkStart w:id="53" w:name="_Toc26816386"/>
      <w:r w:rsidRPr="007723F4">
        <w:lastRenderedPageBreak/>
        <w:t>CHAPITRE 1 : PRESENTATION DE L’ISPM</w:t>
      </w:r>
      <w:bookmarkEnd w:id="51"/>
      <w:bookmarkEnd w:id="52"/>
      <w:bookmarkEnd w:id="53"/>
    </w:p>
    <w:p w:rsidR="007723F4" w:rsidRDefault="007723F4" w:rsidP="0061332D">
      <w:pPr>
        <w:pStyle w:val="Heading3"/>
      </w:pPr>
      <w:bookmarkStart w:id="54" w:name="_Toc26477448"/>
      <w:bookmarkStart w:id="55" w:name="_Toc26816387"/>
      <w:r w:rsidRPr="00676F95">
        <w:t>HISTORIQUE</w:t>
      </w:r>
      <w:r w:rsidR="0061332D">
        <w:t xml:space="preserve"> </w:t>
      </w:r>
      <w:r w:rsidR="0061332D" w:rsidRPr="0061332D">
        <w:rPr>
          <w:color w:val="auto"/>
          <w:vertAlign w:val="superscript"/>
        </w:rPr>
        <w:t>[</w:t>
      </w:r>
      <w:r w:rsidR="0061332D">
        <w:rPr>
          <w:color w:val="auto"/>
          <w:vertAlign w:val="superscript"/>
        </w:rPr>
        <w:t>6</w:t>
      </w:r>
      <w:r w:rsidR="0061332D" w:rsidRPr="0061332D">
        <w:rPr>
          <w:color w:val="auto"/>
          <w:vertAlign w:val="superscript"/>
        </w:rPr>
        <w:t>]</w:t>
      </w:r>
      <w:bookmarkEnd w:id="54"/>
      <w:bookmarkEnd w:id="55"/>
    </w:p>
    <w:p w:rsidR="00E331AF" w:rsidRPr="00A60777" w:rsidRDefault="00E331AF" w:rsidP="00D73BBC">
      <w:pPr>
        <w:ind w:firstLine="709"/>
        <w:jc w:val="both"/>
        <w:rPr>
          <w:sz w:val="24"/>
          <w:szCs w:val="24"/>
        </w:rPr>
      </w:pPr>
      <w:r w:rsidRPr="00A60777">
        <w:rPr>
          <w:sz w:val="24"/>
          <w:szCs w:val="24"/>
        </w:rPr>
        <w:t>L’I.S.P.M. (Institut Supérieur Polytechnique de Madagascar) qui célèbre cette année son vingt-sixième anniversaire, a été créé en Janvier 1993 par le Professeur RABOANARY Julien Amédée et qui en est le Recteur.</w:t>
      </w:r>
    </w:p>
    <w:p w:rsidR="00E331AF" w:rsidRPr="00A60777" w:rsidRDefault="00E331AF" w:rsidP="00D73BBC">
      <w:pPr>
        <w:ind w:firstLine="709"/>
        <w:jc w:val="both"/>
        <w:rPr>
          <w:sz w:val="24"/>
          <w:szCs w:val="24"/>
        </w:rPr>
      </w:pPr>
      <w:r w:rsidRPr="00A60777">
        <w:rPr>
          <w:sz w:val="24"/>
          <w:szCs w:val="24"/>
        </w:rPr>
        <w:t xml:space="preserve">Au début, l’ISPM était connu sous le nom de l’ESSTIM ou École Supérieure de Sciences et Techniques de l’Information à Madagascar. Il ne comptait qu’un seul département comportant comme filière la filière Informatique de Gestion, Génie Logiciel et Intelligence Artificielle (IGGLIA). Son siège se trouvait à </w:t>
      </w:r>
      <w:proofErr w:type="spellStart"/>
      <w:r w:rsidRPr="00A60777">
        <w:rPr>
          <w:sz w:val="24"/>
          <w:szCs w:val="24"/>
        </w:rPr>
        <w:t>Ankadindramamy</w:t>
      </w:r>
      <w:proofErr w:type="spellEnd"/>
      <w:r w:rsidRPr="00A60777">
        <w:rPr>
          <w:sz w:val="24"/>
          <w:szCs w:val="24"/>
        </w:rPr>
        <w:t>.</w:t>
      </w:r>
    </w:p>
    <w:p w:rsidR="00E331AF" w:rsidRPr="00A60777" w:rsidRDefault="00E331AF" w:rsidP="00D73BBC">
      <w:pPr>
        <w:ind w:firstLine="709"/>
        <w:jc w:val="both"/>
        <w:rPr>
          <w:sz w:val="24"/>
          <w:szCs w:val="24"/>
        </w:rPr>
      </w:pPr>
      <w:r w:rsidRPr="00A60777">
        <w:rPr>
          <w:sz w:val="24"/>
          <w:szCs w:val="24"/>
        </w:rPr>
        <w:t>L’Institut a été homologué par l’État suivant l’Arrêté Ministériel n°3725 du 19 Août 1994. Toutes les formations offertes par l’ISPM sont habilitées par le Ministère de l’Enseignant Supérieur et de la Recherche Scientifique.</w:t>
      </w:r>
    </w:p>
    <w:tbl>
      <w:tblPr>
        <w:tblStyle w:val="TableGrid"/>
        <w:tblW w:w="0" w:type="auto"/>
        <w:tblLook w:val="04A0" w:firstRow="1" w:lastRow="0" w:firstColumn="1" w:lastColumn="0" w:noHBand="0" w:noVBand="1"/>
      </w:tblPr>
      <w:tblGrid>
        <w:gridCol w:w="2689"/>
        <w:gridCol w:w="2835"/>
        <w:gridCol w:w="3538"/>
      </w:tblGrid>
      <w:tr w:rsidR="00E331AF" w:rsidTr="00E331AF">
        <w:trPr>
          <w:trHeight w:val="454"/>
        </w:trPr>
        <w:tc>
          <w:tcPr>
            <w:tcW w:w="2689"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DOMAINE/GRADE</w:t>
            </w:r>
          </w:p>
        </w:tc>
        <w:tc>
          <w:tcPr>
            <w:tcW w:w="2835"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MENTION</w:t>
            </w:r>
          </w:p>
        </w:tc>
        <w:tc>
          <w:tcPr>
            <w:tcW w:w="3538"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REFERENCE ET DATE</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Biotechnologie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n°31172/2012-MESupRES du 5 décembre 2012</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n°21909/2014-MESupRES du 11 juin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Civil et Architecture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Informatique et Télécommunications</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de la société/Licence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Droit et Technique des Affaires</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n°11566/2013-MESupRES du 23 mai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Arts, lettres et Sciences Humaines/Licence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n°33213/2014-MESupRES du 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lastRenderedPageBreak/>
              <w:t>Arts, lettres et Sciences Humaines/Master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n°33033/2015-MESupRES du 05 novembre 2015</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de l’environnement et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n°33213/2014-MESuoRES du 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Environnement et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n°37440/2014-MESupRES du 26 décembre 2014</w:t>
            </w:r>
          </w:p>
        </w:tc>
      </w:tr>
    </w:tbl>
    <w:p w:rsidR="00E331AF" w:rsidRDefault="00E331AF" w:rsidP="00A60777">
      <w:pPr>
        <w:pStyle w:val="Title"/>
        <w:jc w:val="center"/>
      </w:pPr>
      <w:bookmarkStart w:id="56" w:name="_Toc26816209"/>
      <w:r w:rsidRPr="00E331AF">
        <w:t xml:space="preserve">Habilitation des toutes les formations à l’ISPM par le </w:t>
      </w:r>
      <w:proofErr w:type="spellStart"/>
      <w:r w:rsidRPr="00E331AF">
        <w:t>MESupRES</w:t>
      </w:r>
      <w:bookmarkEnd w:id="56"/>
      <w:proofErr w:type="spellEnd"/>
    </w:p>
    <w:p w:rsidR="00EF3326" w:rsidRPr="005876C9" w:rsidRDefault="00EF3326" w:rsidP="00D73BBC">
      <w:pPr>
        <w:spacing w:after="160" w:line="360" w:lineRule="auto"/>
        <w:ind w:firstLine="709"/>
        <w:jc w:val="both"/>
        <w:rPr>
          <w:rFonts w:cs="Arial"/>
          <w:sz w:val="24"/>
          <w:szCs w:val="24"/>
        </w:rPr>
      </w:pPr>
      <w:r w:rsidRPr="005876C9">
        <w:rPr>
          <w:rFonts w:cs="Arial"/>
          <w:sz w:val="24"/>
          <w:szCs w:val="24"/>
        </w:rPr>
        <w:t xml:space="preserve">La détermination du fondateur et de ses collaborateurs d’aller toujours de l’avant a contribué au développement rapide de l’Institut, d’où la formation de nouvelles filières. Son transfert à </w:t>
      </w:r>
      <w:proofErr w:type="spellStart"/>
      <w:r w:rsidRPr="005876C9">
        <w:rPr>
          <w:rFonts w:cs="Arial"/>
          <w:sz w:val="24"/>
          <w:szCs w:val="24"/>
        </w:rPr>
        <w:t>Ambatomaro</w:t>
      </w:r>
      <w:proofErr w:type="spellEnd"/>
      <w:r w:rsidRPr="005876C9">
        <w:rPr>
          <w:rFonts w:cs="Arial"/>
          <w:sz w:val="24"/>
          <w:szCs w:val="24"/>
        </w:rPr>
        <w:t xml:space="preserve"> </w:t>
      </w:r>
      <w:proofErr w:type="spellStart"/>
      <w:r w:rsidRPr="005876C9">
        <w:rPr>
          <w:rFonts w:cs="Arial"/>
          <w:sz w:val="24"/>
          <w:szCs w:val="24"/>
        </w:rPr>
        <w:t>Antsobolo</w:t>
      </w:r>
      <w:proofErr w:type="spellEnd"/>
      <w:r w:rsidRPr="005876C9">
        <w:rPr>
          <w:rFonts w:cs="Arial"/>
          <w:sz w:val="24"/>
          <w:szCs w:val="24"/>
        </w:rPr>
        <w:t xml:space="preserve"> était donc nécessaire.</w:t>
      </w:r>
    </w:p>
    <w:p w:rsidR="00EF3326" w:rsidRPr="005876C9" w:rsidRDefault="00EF3326" w:rsidP="00D73BBC">
      <w:pPr>
        <w:spacing w:after="120" w:line="360" w:lineRule="auto"/>
        <w:ind w:firstLine="709"/>
        <w:jc w:val="both"/>
        <w:rPr>
          <w:rFonts w:cs="Arial"/>
          <w:sz w:val="24"/>
          <w:szCs w:val="24"/>
        </w:rPr>
      </w:pPr>
      <w:r w:rsidRPr="005876C9">
        <w:rPr>
          <w:rFonts w:cs="Arial"/>
          <w:sz w:val="24"/>
          <w:szCs w:val="24"/>
        </w:rPr>
        <w:t>Voici l’ordre chronologique de la mise en place des filières à l’ISPM :</w:t>
      </w:r>
    </w:p>
    <w:p w:rsidR="00EF3326" w:rsidRPr="005876C9" w:rsidRDefault="00EF3326" w:rsidP="00A07A7E">
      <w:pPr>
        <w:pStyle w:val="ListParagraph"/>
        <w:numPr>
          <w:ilvl w:val="0"/>
          <w:numId w:val="22"/>
        </w:numPr>
        <w:spacing w:after="0" w:line="360" w:lineRule="auto"/>
        <w:jc w:val="both"/>
        <w:rPr>
          <w:rFonts w:cs="Arial"/>
          <w:sz w:val="24"/>
          <w:szCs w:val="24"/>
        </w:rPr>
      </w:pPr>
      <w:r w:rsidRPr="005876C9">
        <w:rPr>
          <w:rFonts w:cs="Arial"/>
          <w:sz w:val="24"/>
          <w:szCs w:val="24"/>
        </w:rPr>
        <w:t>1993 : Informatique de Gestion, Génie Logiciel et Intelligence Artificielle (IGGLIA) ;</w:t>
      </w:r>
    </w:p>
    <w:p w:rsidR="00EF3326" w:rsidRPr="005876C9" w:rsidRDefault="00EF3326" w:rsidP="00A07A7E">
      <w:pPr>
        <w:pStyle w:val="ListParagraph"/>
        <w:numPr>
          <w:ilvl w:val="0"/>
          <w:numId w:val="22"/>
        </w:numPr>
        <w:spacing w:after="0" w:line="360" w:lineRule="auto"/>
        <w:jc w:val="both"/>
        <w:rPr>
          <w:rFonts w:cs="Arial"/>
          <w:sz w:val="24"/>
          <w:szCs w:val="24"/>
        </w:rPr>
      </w:pPr>
      <w:r w:rsidRPr="005876C9">
        <w:rPr>
          <w:rFonts w:cs="Arial"/>
          <w:sz w:val="24"/>
          <w:szCs w:val="24"/>
        </w:rPr>
        <w:t>1994 : Électronique, Système Informatique et Intelligence Artificielle (ESIIA) ;</w:t>
      </w:r>
    </w:p>
    <w:p w:rsidR="00EF3326" w:rsidRPr="005876C9" w:rsidRDefault="00EF3326" w:rsidP="00A07A7E">
      <w:pPr>
        <w:pStyle w:val="ListParagraph"/>
        <w:numPr>
          <w:ilvl w:val="0"/>
          <w:numId w:val="22"/>
        </w:numPr>
        <w:spacing w:after="0" w:line="360" w:lineRule="auto"/>
        <w:jc w:val="both"/>
        <w:rPr>
          <w:rFonts w:cs="Arial"/>
          <w:sz w:val="24"/>
          <w:szCs w:val="24"/>
        </w:rPr>
      </w:pPr>
      <w:r w:rsidRPr="005876C9">
        <w:rPr>
          <w:rFonts w:cs="Arial"/>
          <w:sz w:val="24"/>
          <w:szCs w:val="24"/>
        </w:rPr>
        <w:t>1995 : Commerce et Administration des Affaires (CAA) ;</w:t>
      </w:r>
    </w:p>
    <w:p w:rsidR="00EF3326" w:rsidRPr="005876C9" w:rsidRDefault="00EF3326" w:rsidP="00A07A7E">
      <w:pPr>
        <w:pStyle w:val="ListParagraph"/>
        <w:numPr>
          <w:ilvl w:val="0"/>
          <w:numId w:val="22"/>
        </w:numPr>
        <w:spacing w:after="0" w:line="360" w:lineRule="auto"/>
        <w:jc w:val="both"/>
        <w:rPr>
          <w:rFonts w:cs="Arial"/>
          <w:sz w:val="24"/>
          <w:szCs w:val="24"/>
        </w:rPr>
      </w:pPr>
      <w:r w:rsidRPr="005876C9">
        <w:rPr>
          <w:rFonts w:cs="Arial"/>
          <w:sz w:val="24"/>
          <w:szCs w:val="24"/>
        </w:rPr>
        <w:t>1996 : Biotechnologie : la filière Industries Agro-Alimentaire (IAA) et la filière Pharmacologie et Industries Pharmaceutiques (PIP) ;</w:t>
      </w:r>
    </w:p>
    <w:p w:rsidR="00EF3326" w:rsidRPr="005876C9" w:rsidRDefault="00EF3326" w:rsidP="00A07A7E">
      <w:pPr>
        <w:pStyle w:val="ListParagraph"/>
        <w:numPr>
          <w:ilvl w:val="0"/>
          <w:numId w:val="23"/>
        </w:numPr>
        <w:spacing w:after="0" w:line="360" w:lineRule="auto"/>
        <w:jc w:val="both"/>
        <w:rPr>
          <w:rFonts w:cs="Arial"/>
          <w:sz w:val="24"/>
          <w:szCs w:val="24"/>
        </w:rPr>
      </w:pPr>
      <w:r w:rsidRPr="005876C9">
        <w:rPr>
          <w:rFonts w:cs="Arial"/>
          <w:sz w:val="24"/>
          <w:szCs w:val="24"/>
        </w:rPr>
        <w:t>1997 : Tourisme Et Environnement (TEE) ;</w:t>
      </w:r>
    </w:p>
    <w:p w:rsidR="00EF3326" w:rsidRPr="005876C9" w:rsidRDefault="00EF3326" w:rsidP="00A07A7E">
      <w:pPr>
        <w:pStyle w:val="ListParagraph"/>
        <w:numPr>
          <w:ilvl w:val="0"/>
          <w:numId w:val="23"/>
        </w:numPr>
        <w:spacing w:after="0" w:line="360" w:lineRule="auto"/>
        <w:jc w:val="both"/>
        <w:rPr>
          <w:rFonts w:cs="Arial"/>
          <w:sz w:val="24"/>
          <w:szCs w:val="24"/>
        </w:rPr>
      </w:pPr>
      <w:r w:rsidRPr="005876C9">
        <w:rPr>
          <w:rFonts w:cs="Arial"/>
          <w:sz w:val="24"/>
          <w:szCs w:val="24"/>
        </w:rPr>
        <w:t>1998 : Électromécanique et Informatique Industriel (EMII) ;</w:t>
      </w:r>
    </w:p>
    <w:p w:rsidR="00EF3326" w:rsidRPr="005876C9" w:rsidRDefault="00EF3326" w:rsidP="00A07A7E">
      <w:pPr>
        <w:pStyle w:val="ListParagraph"/>
        <w:numPr>
          <w:ilvl w:val="0"/>
          <w:numId w:val="23"/>
        </w:numPr>
        <w:spacing w:after="0" w:line="360" w:lineRule="auto"/>
        <w:jc w:val="both"/>
        <w:rPr>
          <w:rFonts w:cs="Arial"/>
          <w:sz w:val="24"/>
          <w:szCs w:val="24"/>
        </w:rPr>
      </w:pPr>
      <w:r w:rsidRPr="005876C9">
        <w:rPr>
          <w:rFonts w:cs="Arial"/>
          <w:sz w:val="24"/>
          <w:szCs w:val="24"/>
        </w:rPr>
        <w:t>1999 : Génie Civil et Architecture (GCA) ;</w:t>
      </w:r>
    </w:p>
    <w:p w:rsidR="00EF3326" w:rsidRPr="005876C9" w:rsidRDefault="00EF3326" w:rsidP="00A07A7E">
      <w:pPr>
        <w:pStyle w:val="ListParagraph"/>
        <w:keepNext/>
        <w:numPr>
          <w:ilvl w:val="0"/>
          <w:numId w:val="23"/>
        </w:numPr>
        <w:spacing w:after="0" w:line="360" w:lineRule="auto"/>
        <w:ind w:hanging="357"/>
        <w:jc w:val="both"/>
        <w:rPr>
          <w:rFonts w:cs="Arial"/>
          <w:sz w:val="24"/>
          <w:szCs w:val="24"/>
        </w:rPr>
      </w:pPr>
      <w:r w:rsidRPr="005876C9">
        <w:rPr>
          <w:rFonts w:cs="Arial"/>
          <w:sz w:val="24"/>
          <w:szCs w:val="24"/>
        </w:rPr>
        <w:t>2004 :</w:t>
      </w:r>
    </w:p>
    <w:p w:rsidR="00EF3326" w:rsidRPr="005876C9" w:rsidRDefault="00EF3326" w:rsidP="00A07A7E">
      <w:pPr>
        <w:pStyle w:val="ListParagraph"/>
        <w:keepNext/>
        <w:numPr>
          <w:ilvl w:val="0"/>
          <w:numId w:val="24"/>
        </w:numPr>
        <w:spacing w:after="0" w:line="360" w:lineRule="auto"/>
        <w:ind w:hanging="357"/>
        <w:jc w:val="both"/>
        <w:rPr>
          <w:rFonts w:cs="Arial"/>
          <w:sz w:val="24"/>
          <w:szCs w:val="24"/>
        </w:rPr>
      </w:pPr>
      <w:r w:rsidRPr="005876C9">
        <w:rPr>
          <w:rFonts w:cs="Arial"/>
          <w:sz w:val="24"/>
          <w:szCs w:val="24"/>
        </w:rPr>
        <w:t>Informatique Multimédia et Technologie de l’Information et de la Communication et Intelligence Artificielle (IMTICIA) ;</w:t>
      </w:r>
    </w:p>
    <w:p w:rsidR="00EF3326" w:rsidRPr="005876C9" w:rsidRDefault="00EF3326" w:rsidP="00A07A7E">
      <w:pPr>
        <w:pStyle w:val="ListParagraph"/>
        <w:numPr>
          <w:ilvl w:val="0"/>
          <w:numId w:val="24"/>
        </w:numPr>
        <w:spacing w:after="0" w:line="360" w:lineRule="auto"/>
        <w:jc w:val="both"/>
        <w:rPr>
          <w:rFonts w:cs="Arial"/>
          <w:sz w:val="24"/>
          <w:szCs w:val="24"/>
        </w:rPr>
      </w:pPr>
      <w:r w:rsidRPr="005876C9">
        <w:rPr>
          <w:rFonts w:cs="Arial"/>
          <w:sz w:val="24"/>
          <w:szCs w:val="24"/>
        </w:rPr>
        <w:t>Finances et Comptabilité (FIC) ;</w:t>
      </w:r>
    </w:p>
    <w:p w:rsidR="00EF3326" w:rsidRPr="005876C9" w:rsidRDefault="00EF3326" w:rsidP="00A07A7E">
      <w:pPr>
        <w:pStyle w:val="ListParagraph"/>
        <w:numPr>
          <w:ilvl w:val="0"/>
          <w:numId w:val="24"/>
        </w:numPr>
        <w:spacing w:after="0" w:line="360" w:lineRule="auto"/>
        <w:jc w:val="both"/>
        <w:rPr>
          <w:rFonts w:cs="Arial"/>
          <w:sz w:val="24"/>
          <w:szCs w:val="24"/>
        </w:rPr>
      </w:pPr>
      <w:r w:rsidRPr="005876C9">
        <w:rPr>
          <w:rFonts w:cs="Arial"/>
          <w:sz w:val="24"/>
          <w:szCs w:val="24"/>
        </w:rPr>
        <w:t>Agriculture Et Élevage (AEE) ;</w:t>
      </w:r>
    </w:p>
    <w:p w:rsidR="00EF3326" w:rsidRPr="005876C9" w:rsidRDefault="00EF3326" w:rsidP="00A07A7E">
      <w:pPr>
        <w:pStyle w:val="ListParagraph"/>
        <w:numPr>
          <w:ilvl w:val="0"/>
          <w:numId w:val="25"/>
        </w:numPr>
        <w:spacing w:after="0" w:line="360" w:lineRule="auto"/>
        <w:jc w:val="both"/>
        <w:rPr>
          <w:rFonts w:cs="Arial"/>
          <w:sz w:val="24"/>
          <w:szCs w:val="24"/>
        </w:rPr>
      </w:pPr>
      <w:r w:rsidRPr="005876C9">
        <w:rPr>
          <w:rFonts w:cs="Arial"/>
          <w:sz w:val="24"/>
          <w:szCs w:val="24"/>
        </w:rPr>
        <w:t>2009 :</w:t>
      </w:r>
    </w:p>
    <w:p w:rsidR="00EF3326" w:rsidRPr="005876C9" w:rsidRDefault="00EF3326" w:rsidP="00A07A7E">
      <w:pPr>
        <w:pStyle w:val="ListParagraph"/>
        <w:numPr>
          <w:ilvl w:val="0"/>
          <w:numId w:val="26"/>
        </w:numPr>
        <w:spacing w:after="0" w:line="360" w:lineRule="auto"/>
        <w:jc w:val="both"/>
        <w:rPr>
          <w:rFonts w:cs="Arial"/>
          <w:sz w:val="24"/>
          <w:szCs w:val="24"/>
        </w:rPr>
      </w:pPr>
      <w:r w:rsidRPr="005876C9">
        <w:rPr>
          <w:rFonts w:cs="Arial"/>
          <w:sz w:val="24"/>
          <w:szCs w:val="24"/>
        </w:rPr>
        <w:t>Économie et Management de Projet (EMP) ;</w:t>
      </w:r>
    </w:p>
    <w:p w:rsidR="00EF3326" w:rsidRPr="005876C9" w:rsidRDefault="00EF3326" w:rsidP="00A07A7E">
      <w:pPr>
        <w:pStyle w:val="ListParagraph"/>
        <w:numPr>
          <w:ilvl w:val="0"/>
          <w:numId w:val="26"/>
        </w:numPr>
        <w:spacing w:after="0" w:line="360" w:lineRule="auto"/>
        <w:jc w:val="both"/>
        <w:rPr>
          <w:rFonts w:cs="Arial"/>
          <w:sz w:val="24"/>
          <w:szCs w:val="24"/>
        </w:rPr>
      </w:pPr>
      <w:r w:rsidRPr="005876C9">
        <w:rPr>
          <w:rFonts w:cs="Arial"/>
          <w:sz w:val="24"/>
          <w:szCs w:val="24"/>
        </w:rPr>
        <w:t>Droit et Techniques Juridiques des Affaires (DTJA) ;</w:t>
      </w:r>
    </w:p>
    <w:p w:rsidR="00EF3326" w:rsidRPr="005876C9" w:rsidRDefault="00EF3326" w:rsidP="00A07A7E">
      <w:pPr>
        <w:pStyle w:val="ListParagraph"/>
        <w:numPr>
          <w:ilvl w:val="0"/>
          <w:numId w:val="26"/>
        </w:numPr>
        <w:spacing w:after="0" w:line="360" w:lineRule="auto"/>
        <w:jc w:val="both"/>
        <w:rPr>
          <w:rFonts w:cs="Arial"/>
          <w:sz w:val="24"/>
          <w:szCs w:val="24"/>
        </w:rPr>
      </w:pPr>
      <w:r w:rsidRPr="005876C9">
        <w:rPr>
          <w:rFonts w:cs="Arial"/>
          <w:sz w:val="24"/>
          <w:szCs w:val="24"/>
        </w:rPr>
        <w:t>Tourisme et Hôtellerie (TEH) ;</w:t>
      </w:r>
    </w:p>
    <w:p w:rsidR="00EF3326" w:rsidRPr="005876C9" w:rsidRDefault="00EF3326" w:rsidP="00A07A7E">
      <w:pPr>
        <w:pStyle w:val="ListParagraph"/>
        <w:numPr>
          <w:ilvl w:val="0"/>
          <w:numId w:val="26"/>
        </w:numPr>
        <w:spacing w:after="0" w:line="360" w:lineRule="auto"/>
        <w:jc w:val="both"/>
        <w:rPr>
          <w:rFonts w:cs="Arial"/>
          <w:sz w:val="24"/>
          <w:szCs w:val="24"/>
        </w:rPr>
      </w:pPr>
      <w:r w:rsidRPr="005876C9">
        <w:rPr>
          <w:rFonts w:cs="Arial"/>
          <w:sz w:val="24"/>
          <w:szCs w:val="24"/>
        </w:rPr>
        <w:t>Industries Chimiques, Minières et Pétrolières (ICMP) ;</w:t>
      </w:r>
    </w:p>
    <w:p w:rsidR="00EF3326" w:rsidRPr="005876C9" w:rsidRDefault="00EF3326" w:rsidP="00A07A7E">
      <w:pPr>
        <w:pStyle w:val="ListParagraph"/>
        <w:numPr>
          <w:ilvl w:val="0"/>
          <w:numId w:val="25"/>
        </w:numPr>
        <w:spacing w:after="0" w:line="360" w:lineRule="auto"/>
        <w:jc w:val="both"/>
        <w:rPr>
          <w:rFonts w:cs="Arial"/>
          <w:sz w:val="24"/>
          <w:szCs w:val="24"/>
        </w:rPr>
      </w:pPr>
      <w:r w:rsidRPr="005876C9">
        <w:rPr>
          <w:rFonts w:cs="Arial"/>
          <w:sz w:val="24"/>
          <w:szCs w:val="24"/>
        </w:rPr>
        <w:t>2010 : Informatique, Statistiques Appliquées et Intelligence Artificielle (ISAIA).</w:t>
      </w:r>
    </w:p>
    <w:p w:rsidR="00EF3326" w:rsidRPr="005876C9" w:rsidRDefault="00EF3326" w:rsidP="00075D88">
      <w:pPr>
        <w:spacing w:line="360" w:lineRule="auto"/>
        <w:jc w:val="both"/>
        <w:rPr>
          <w:rFonts w:cs="Arial"/>
          <w:sz w:val="24"/>
          <w:szCs w:val="24"/>
        </w:rPr>
      </w:pPr>
    </w:p>
    <w:p w:rsidR="00EF3326" w:rsidRPr="005876C9" w:rsidRDefault="00EF3326" w:rsidP="00D73BBC">
      <w:pPr>
        <w:spacing w:after="240" w:line="360" w:lineRule="auto"/>
        <w:ind w:firstLine="709"/>
        <w:jc w:val="both"/>
        <w:rPr>
          <w:rFonts w:cs="Arial"/>
          <w:sz w:val="24"/>
          <w:szCs w:val="24"/>
        </w:rPr>
      </w:pPr>
      <w:r w:rsidRPr="005876C9">
        <w:rPr>
          <w:rFonts w:cs="Arial"/>
          <w:sz w:val="24"/>
          <w:szCs w:val="24"/>
        </w:rPr>
        <w:t>La diversification des disciplines offre aujourd’hui aux étudiants un large choix d’inscriptions. Actuellement, l’ISPM compte plus de deux mille étudiants issus des quatre coins de l’île et même de l’étranger. Une centaine d’enseignants et d’enseignant-chercheurs assurent la formation au sein de l’Institut.</w:t>
      </w:r>
    </w:p>
    <w:p w:rsidR="00E331AF" w:rsidRDefault="00AC4475" w:rsidP="007B3C4C">
      <w:pPr>
        <w:pStyle w:val="Heading3"/>
      </w:pPr>
      <w:bookmarkStart w:id="57" w:name="_Toc26477449"/>
      <w:bookmarkStart w:id="58" w:name="_Toc26816388"/>
      <w:r>
        <w:t>IDENTITE DE L</w:t>
      </w:r>
      <w:r w:rsidR="007B3C4C">
        <w:t>’ISPM</w:t>
      </w:r>
      <w:bookmarkEnd w:id="57"/>
      <w:bookmarkEnd w:id="58"/>
    </w:p>
    <w:p w:rsidR="00ED1063" w:rsidRDefault="00ED1063" w:rsidP="00ED1063">
      <w:pPr>
        <w:pStyle w:val="Heading4"/>
      </w:pPr>
      <w:bookmarkStart w:id="59" w:name="_Toc26816389"/>
      <w:r>
        <w:t>Situation actuelle</w:t>
      </w:r>
      <w:bookmarkEnd w:id="59"/>
    </w:p>
    <w:p w:rsidR="007D7702" w:rsidRDefault="00ED1063" w:rsidP="00D73BBC">
      <w:pPr>
        <w:spacing w:line="360" w:lineRule="auto"/>
        <w:ind w:firstLine="709"/>
        <w:jc w:val="both"/>
        <w:rPr>
          <w:rFonts w:cs="Arial"/>
          <w:sz w:val="24"/>
          <w:szCs w:val="24"/>
        </w:rPr>
      </w:pPr>
      <w:r w:rsidRPr="00457577">
        <w:rPr>
          <w:rFonts w:cs="Arial"/>
          <w:sz w:val="24"/>
          <w:szCs w:val="24"/>
        </w:rPr>
        <w:t xml:space="preserve">Actuellement, l’ISPM et son bureau administratif se trouvent à </w:t>
      </w:r>
      <w:proofErr w:type="spellStart"/>
      <w:r w:rsidRPr="00457577">
        <w:rPr>
          <w:rFonts w:cs="Arial"/>
          <w:sz w:val="24"/>
          <w:szCs w:val="24"/>
        </w:rPr>
        <w:t>Ambatomaro</w:t>
      </w:r>
      <w:proofErr w:type="spellEnd"/>
      <w:r w:rsidRPr="00457577">
        <w:rPr>
          <w:rFonts w:cs="Arial"/>
          <w:sz w:val="24"/>
          <w:szCs w:val="24"/>
        </w:rPr>
        <w:t xml:space="preserve"> </w:t>
      </w:r>
      <w:proofErr w:type="spellStart"/>
      <w:r w:rsidRPr="00457577">
        <w:rPr>
          <w:rFonts w:cs="Arial"/>
          <w:sz w:val="24"/>
          <w:szCs w:val="24"/>
        </w:rPr>
        <w:t>Antsobolo</w:t>
      </w:r>
      <w:proofErr w:type="spellEnd"/>
      <w:r w:rsidRPr="00457577">
        <w:rPr>
          <w:rFonts w:cs="Arial"/>
          <w:sz w:val="24"/>
          <w:szCs w:val="24"/>
        </w:rPr>
        <w:t>, dans un cadre plus étendu, propice aux études.</w:t>
      </w:r>
    </w:p>
    <w:p w:rsidR="00ED1063" w:rsidRPr="007D7702" w:rsidRDefault="00D83B1A" w:rsidP="007D7702">
      <w:pPr>
        <w:spacing w:line="360" w:lineRule="auto"/>
        <w:ind w:firstLine="357"/>
        <w:jc w:val="both"/>
        <w:rPr>
          <w:rFonts w:cs="Arial"/>
          <w:sz w:val="24"/>
          <w:szCs w:val="24"/>
        </w:rPr>
      </w:pPr>
      <w:r>
        <w:rPr>
          <w:noProof/>
        </w:rPr>
        <w:drawing>
          <wp:anchor distT="0" distB="0" distL="114300" distR="114300" simplePos="0" relativeHeight="251616256" behindDoc="1" locked="0" layoutInCell="1" allowOverlap="1" wp14:anchorId="68CB61D2" wp14:editId="5D74A920">
            <wp:simplePos x="0" y="0"/>
            <wp:positionH relativeFrom="margin">
              <wp:align>right</wp:align>
            </wp:positionH>
            <wp:positionV relativeFrom="paragraph">
              <wp:posOffset>13335</wp:posOffset>
            </wp:positionV>
            <wp:extent cx="5419725" cy="904875"/>
            <wp:effectExtent l="0" t="0" r="9525" b="9525"/>
            <wp:wrapTight wrapText="bothSides">
              <wp:wrapPolygon edited="0">
                <wp:start x="0" y="0"/>
                <wp:lineTo x="0" y="21373"/>
                <wp:lineTo x="21562" y="21373"/>
                <wp:lineTo x="21562" y="0"/>
                <wp:lineTo x="0" y="0"/>
              </wp:wrapPolygon>
            </wp:wrapTight>
            <wp:docPr id="88" name="Image 88"/>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9725" cy="904875"/>
                    </a:xfrm>
                    <a:prstGeom prst="rect">
                      <a:avLst/>
                    </a:prstGeom>
                  </pic:spPr>
                </pic:pic>
              </a:graphicData>
            </a:graphic>
            <wp14:sizeRelH relativeFrom="page">
              <wp14:pctWidth>0</wp14:pctWidth>
            </wp14:sizeRelH>
            <wp14:sizeRelV relativeFrom="page">
              <wp14:pctHeight>0</wp14:pctHeight>
            </wp14:sizeRelV>
          </wp:anchor>
        </w:drawing>
      </w:r>
    </w:p>
    <w:p w:rsidR="00ED1063" w:rsidRDefault="00ED1063" w:rsidP="00457577">
      <w:pPr>
        <w:pStyle w:val="Subtitle"/>
        <w:jc w:val="center"/>
      </w:pPr>
      <w:bookmarkStart w:id="60" w:name="_Toc26816167"/>
      <w:r>
        <w:t>Photo de l’ISPM</w:t>
      </w:r>
      <w:bookmarkEnd w:id="60"/>
    </w:p>
    <w:p w:rsidR="00ED1063" w:rsidRDefault="00ED1063" w:rsidP="00ED1063">
      <w:pPr>
        <w:pStyle w:val="Heading4"/>
      </w:pPr>
      <w:bookmarkStart w:id="61" w:name="_Toc26816390"/>
      <w:r>
        <w:t>Logo</w:t>
      </w:r>
      <w:bookmarkEnd w:id="61"/>
    </w:p>
    <w:p w:rsidR="00ED1063" w:rsidRPr="00457577" w:rsidRDefault="00ED1063" w:rsidP="0026493E">
      <w:pPr>
        <w:spacing w:after="160" w:line="360" w:lineRule="auto"/>
        <w:ind w:firstLine="709"/>
        <w:jc w:val="both"/>
        <w:rPr>
          <w:rFonts w:cs="Arial"/>
          <w:sz w:val="24"/>
          <w:szCs w:val="24"/>
        </w:rPr>
      </w:pPr>
      <w:r w:rsidRPr="00457577">
        <w:rPr>
          <w:rFonts w:cs="Arial"/>
          <w:sz w:val="24"/>
          <w:szCs w:val="24"/>
        </w:rPr>
        <w:t>On peut le distinguer et l’identifier par son logo, son Hymne et sa devise « FAHAIZANA - FAMPANDROSOANA – FIHAVANANA ».</w:t>
      </w:r>
    </w:p>
    <w:p w:rsidR="00ED1063" w:rsidRPr="00457577" w:rsidRDefault="00ED1063" w:rsidP="0026493E">
      <w:pPr>
        <w:keepNext/>
        <w:spacing w:line="360" w:lineRule="auto"/>
        <w:ind w:firstLine="709"/>
        <w:jc w:val="both"/>
        <w:rPr>
          <w:rFonts w:cs="Arial"/>
          <w:sz w:val="24"/>
          <w:szCs w:val="24"/>
        </w:rPr>
      </w:pPr>
      <w:r w:rsidRPr="00457577">
        <w:rPr>
          <w:rFonts w:cs="Arial"/>
          <w:sz w:val="24"/>
          <w:szCs w:val="24"/>
        </w:rPr>
        <w:t>Son logo est illustré par trois figures évocatrices de la vision du fondateur, à savoir :</w:t>
      </w:r>
    </w:p>
    <w:p w:rsidR="00ED1063" w:rsidRPr="00457577" w:rsidRDefault="003227BF" w:rsidP="00A07A7E">
      <w:pPr>
        <w:pStyle w:val="ListParagraph"/>
        <w:keepNext/>
        <w:numPr>
          <w:ilvl w:val="0"/>
          <w:numId w:val="27"/>
        </w:numPr>
        <w:spacing w:after="0" w:line="360" w:lineRule="auto"/>
        <w:jc w:val="both"/>
        <w:rPr>
          <w:rFonts w:cs="Arial"/>
          <w:sz w:val="24"/>
          <w:szCs w:val="24"/>
        </w:rPr>
      </w:pPr>
      <w:r w:rsidRPr="00457577">
        <w:rPr>
          <w:rFonts w:cs="Arial"/>
          <w:sz w:val="24"/>
          <w:szCs w:val="24"/>
        </w:rPr>
        <w:t>Une</w:t>
      </w:r>
      <w:r w:rsidR="00ED1063" w:rsidRPr="00457577">
        <w:rPr>
          <w:rFonts w:cs="Arial"/>
          <w:sz w:val="24"/>
          <w:szCs w:val="24"/>
        </w:rPr>
        <w:t xml:space="preserve"> toque,</w:t>
      </w:r>
    </w:p>
    <w:p w:rsidR="00ED1063" w:rsidRPr="00457577" w:rsidRDefault="00ED1063" w:rsidP="00A07A7E">
      <w:pPr>
        <w:pStyle w:val="ListParagraph"/>
        <w:numPr>
          <w:ilvl w:val="0"/>
          <w:numId w:val="27"/>
        </w:numPr>
        <w:spacing w:after="0" w:line="360" w:lineRule="auto"/>
        <w:jc w:val="both"/>
        <w:rPr>
          <w:rFonts w:cs="Arial"/>
          <w:sz w:val="24"/>
          <w:szCs w:val="24"/>
        </w:rPr>
      </w:pPr>
      <w:r w:rsidRPr="00457577">
        <w:rPr>
          <w:rFonts w:cs="Arial"/>
          <w:sz w:val="24"/>
          <w:szCs w:val="24"/>
        </w:rPr>
        <w:t>Madagascar au sein du monde,</w:t>
      </w:r>
    </w:p>
    <w:p w:rsidR="00ED1063" w:rsidRPr="00457577" w:rsidRDefault="003227BF" w:rsidP="00A07A7E">
      <w:pPr>
        <w:pStyle w:val="ListParagraph"/>
        <w:numPr>
          <w:ilvl w:val="0"/>
          <w:numId w:val="27"/>
        </w:numPr>
        <w:spacing w:after="0" w:line="360" w:lineRule="auto"/>
        <w:jc w:val="both"/>
        <w:rPr>
          <w:rFonts w:cs="Arial"/>
          <w:sz w:val="24"/>
          <w:szCs w:val="24"/>
        </w:rPr>
      </w:pPr>
      <w:r w:rsidRPr="00457577">
        <w:rPr>
          <w:rFonts w:cs="Arial"/>
          <w:sz w:val="24"/>
          <w:szCs w:val="24"/>
        </w:rPr>
        <w:t>Deux</w:t>
      </w:r>
      <w:r w:rsidR="00ED1063" w:rsidRPr="00457577">
        <w:rPr>
          <w:rFonts w:cs="Arial"/>
          <w:sz w:val="24"/>
          <w:szCs w:val="24"/>
        </w:rPr>
        <w:t xml:space="preserve"> mains qui se serrent,</w:t>
      </w:r>
    </w:p>
    <w:p w:rsidR="00ED1063" w:rsidRPr="00457577" w:rsidRDefault="003227BF" w:rsidP="00A07A7E">
      <w:pPr>
        <w:pStyle w:val="ListParagraph"/>
        <w:numPr>
          <w:ilvl w:val="0"/>
          <w:numId w:val="27"/>
        </w:numPr>
        <w:spacing w:after="240" w:line="360" w:lineRule="auto"/>
        <w:ind w:left="714" w:hanging="357"/>
        <w:jc w:val="both"/>
        <w:rPr>
          <w:rFonts w:cs="Arial"/>
          <w:sz w:val="24"/>
          <w:szCs w:val="24"/>
        </w:rPr>
      </w:pPr>
      <w:r w:rsidRPr="00457577">
        <w:rPr>
          <w:rFonts w:cs="Arial"/>
          <w:sz w:val="24"/>
          <w:szCs w:val="24"/>
        </w:rPr>
        <w:t>Le</w:t>
      </w:r>
      <w:r w:rsidR="00ED1063" w:rsidRPr="00457577">
        <w:rPr>
          <w:rFonts w:cs="Arial"/>
          <w:sz w:val="24"/>
          <w:szCs w:val="24"/>
        </w:rPr>
        <w:t xml:space="preserve"> tout est érigé sur un socle portant l’abréviation ISPM.</w:t>
      </w:r>
    </w:p>
    <w:p w:rsidR="00ED1063" w:rsidRPr="00457577" w:rsidRDefault="00ED1063" w:rsidP="00A07A7E">
      <w:pPr>
        <w:pStyle w:val="ListParagraph"/>
        <w:keepNext/>
        <w:numPr>
          <w:ilvl w:val="0"/>
          <w:numId w:val="28"/>
        </w:numPr>
        <w:spacing w:after="0" w:line="360" w:lineRule="auto"/>
        <w:jc w:val="both"/>
        <w:rPr>
          <w:rFonts w:cs="Arial"/>
          <w:sz w:val="24"/>
          <w:szCs w:val="24"/>
        </w:rPr>
      </w:pPr>
      <w:r w:rsidRPr="00457577">
        <w:rPr>
          <w:rFonts w:cs="Arial"/>
          <w:sz w:val="24"/>
          <w:szCs w:val="24"/>
        </w:rPr>
        <w:lastRenderedPageBreak/>
        <w:t>La toque signifie que l’Établissement procure aux étudiants à la fin de leur parcours à l’ISPM des connaissances dignes des diplômes obtenus.</w:t>
      </w:r>
    </w:p>
    <w:p w:rsidR="00ED1063" w:rsidRPr="00457577" w:rsidRDefault="00ED1063" w:rsidP="00A07A7E">
      <w:pPr>
        <w:pStyle w:val="ListParagraph"/>
        <w:keepNext/>
        <w:numPr>
          <w:ilvl w:val="0"/>
          <w:numId w:val="28"/>
        </w:numPr>
        <w:spacing w:after="0" w:line="360" w:lineRule="auto"/>
        <w:jc w:val="both"/>
        <w:rPr>
          <w:rFonts w:cs="Arial"/>
          <w:sz w:val="24"/>
          <w:szCs w:val="24"/>
        </w:rPr>
      </w:pPr>
      <w:r w:rsidRPr="00457577">
        <w:rPr>
          <w:rFonts w:cs="Arial"/>
          <w:sz w:val="24"/>
          <w:szCs w:val="24"/>
        </w:rPr>
        <w:t>La carte de Madagascar au milieu du globe terrestre indique que la formation est de fournir à la nation un rythme de développement au niveau mondial.</w:t>
      </w:r>
    </w:p>
    <w:p w:rsidR="00ED1063" w:rsidRPr="00457577" w:rsidRDefault="00ED1063" w:rsidP="00A07A7E">
      <w:pPr>
        <w:pStyle w:val="ListParagraph"/>
        <w:keepNext/>
        <w:numPr>
          <w:ilvl w:val="0"/>
          <w:numId w:val="28"/>
        </w:numPr>
        <w:spacing w:after="0" w:line="360" w:lineRule="auto"/>
        <w:jc w:val="both"/>
        <w:rPr>
          <w:rFonts w:cs="Arial"/>
          <w:sz w:val="24"/>
          <w:szCs w:val="24"/>
        </w:rPr>
      </w:pPr>
      <w:r w:rsidRPr="00457577">
        <w:rPr>
          <w:rFonts w:cs="Arial"/>
          <w:sz w:val="24"/>
          <w:szCs w:val="24"/>
        </w:rPr>
        <w:t>Les deux mains qui se serrent illustrent l’esprit du « </w:t>
      </w:r>
      <w:proofErr w:type="spellStart"/>
      <w:r w:rsidRPr="00457577">
        <w:rPr>
          <w:rFonts w:cs="Arial"/>
          <w:sz w:val="24"/>
          <w:szCs w:val="24"/>
        </w:rPr>
        <w:t>Fihavanana</w:t>
      </w:r>
      <w:proofErr w:type="spellEnd"/>
      <w:r w:rsidRPr="00457577">
        <w:rPr>
          <w:rFonts w:cs="Arial"/>
          <w:sz w:val="24"/>
          <w:szCs w:val="24"/>
        </w:rPr>
        <w:t> » au sein de l’Institut.</w:t>
      </w:r>
    </w:p>
    <w:p w:rsidR="00ED1063" w:rsidRPr="00457577" w:rsidRDefault="00ED1063" w:rsidP="00A07A7E">
      <w:pPr>
        <w:pStyle w:val="ListParagraph"/>
        <w:keepNext/>
        <w:numPr>
          <w:ilvl w:val="0"/>
          <w:numId w:val="28"/>
        </w:numPr>
        <w:spacing w:after="240" w:line="360" w:lineRule="auto"/>
        <w:ind w:left="714" w:hanging="357"/>
        <w:jc w:val="both"/>
        <w:rPr>
          <w:rFonts w:cs="Arial"/>
          <w:sz w:val="24"/>
          <w:szCs w:val="24"/>
        </w:rPr>
      </w:pPr>
      <w:r w:rsidRPr="00457577">
        <w:rPr>
          <w:rFonts w:cs="Arial"/>
          <w:sz w:val="24"/>
          <w:szCs w:val="24"/>
        </w:rPr>
        <w:t xml:space="preserve">Le logo a été conçu par </w:t>
      </w:r>
      <w:proofErr w:type="spellStart"/>
      <w:r w:rsidRPr="00457577">
        <w:rPr>
          <w:rFonts w:cs="Arial"/>
          <w:sz w:val="24"/>
          <w:szCs w:val="24"/>
        </w:rPr>
        <w:t>Falimiamina</w:t>
      </w:r>
      <w:proofErr w:type="spellEnd"/>
      <w:r w:rsidRPr="00457577">
        <w:rPr>
          <w:rFonts w:cs="Arial"/>
          <w:sz w:val="24"/>
          <w:szCs w:val="24"/>
        </w:rPr>
        <w:t xml:space="preserve"> (1</w:t>
      </w:r>
      <w:r w:rsidRPr="00457577">
        <w:rPr>
          <w:rFonts w:cs="Arial"/>
          <w:sz w:val="24"/>
          <w:szCs w:val="24"/>
          <w:vertAlign w:val="superscript"/>
        </w:rPr>
        <w:t>ère</w:t>
      </w:r>
      <w:r w:rsidRPr="00457577">
        <w:rPr>
          <w:rFonts w:cs="Arial"/>
          <w:sz w:val="24"/>
          <w:szCs w:val="24"/>
        </w:rPr>
        <w:t xml:space="preserve"> promotion CAA) et RAHARINOSY </w:t>
      </w:r>
      <w:proofErr w:type="spellStart"/>
      <w:r w:rsidRPr="00457577">
        <w:rPr>
          <w:rFonts w:cs="Arial"/>
          <w:sz w:val="24"/>
          <w:szCs w:val="24"/>
        </w:rPr>
        <w:t>Voajanahary</w:t>
      </w:r>
      <w:proofErr w:type="spellEnd"/>
      <w:r w:rsidRPr="00457577">
        <w:rPr>
          <w:rFonts w:cs="Arial"/>
          <w:sz w:val="24"/>
          <w:szCs w:val="24"/>
        </w:rPr>
        <w:t>.</w:t>
      </w:r>
    </w:p>
    <w:p w:rsidR="00ED1063" w:rsidRPr="00457577" w:rsidRDefault="00ED1063" w:rsidP="0026493E">
      <w:pPr>
        <w:spacing w:after="160" w:line="360" w:lineRule="auto"/>
        <w:ind w:firstLine="709"/>
        <w:jc w:val="both"/>
        <w:rPr>
          <w:rFonts w:cs="Arial"/>
          <w:sz w:val="24"/>
          <w:szCs w:val="24"/>
        </w:rPr>
      </w:pPr>
      <w:r w:rsidRPr="00457577">
        <w:rPr>
          <w:rFonts w:cs="Arial"/>
          <w:sz w:val="24"/>
          <w:szCs w:val="24"/>
        </w:rPr>
        <w:t xml:space="preserve">Les mots de RAHARINOSY </w:t>
      </w:r>
      <w:proofErr w:type="spellStart"/>
      <w:r w:rsidRPr="00457577">
        <w:rPr>
          <w:rFonts w:cs="Arial"/>
          <w:sz w:val="24"/>
          <w:szCs w:val="24"/>
        </w:rPr>
        <w:t>Voajanahary</w:t>
      </w:r>
      <w:proofErr w:type="spellEnd"/>
      <w:r w:rsidRPr="00457577">
        <w:rPr>
          <w:rFonts w:cs="Arial"/>
          <w:sz w:val="24"/>
          <w:szCs w:val="24"/>
        </w:rPr>
        <w:t xml:space="preserve"> : « Je me souviens très bien du moment où nous (moi et </w:t>
      </w:r>
      <w:proofErr w:type="spellStart"/>
      <w:r w:rsidRPr="00457577">
        <w:rPr>
          <w:rFonts w:cs="Arial"/>
          <w:sz w:val="24"/>
          <w:szCs w:val="24"/>
        </w:rPr>
        <w:t>Falimiamina</w:t>
      </w:r>
      <w:proofErr w:type="spellEnd"/>
      <w:r w:rsidRPr="00457577">
        <w:rPr>
          <w:rFonts w:cs="Arial"/>
          <w:sz w:val="24"/>
          <w:szCs w:val="24"/>
        </w:rPr>
        <w:t xml:space="preserve">) avons été primés lors de la première journée des portes ouvertes à </w:t>
      </w:r>
      <w:proofErr w:type="spellStart"/>
      <w:r w:rsidRPr="00457577">
        <w:rPr>
          <w:rFonts w:cs="Arial"/>
          <w:sz w:val="24"/>
          <w:szCs w:val="24"/>
        </w:rPr>
        <w:t>Antsahavola</w:t>
      </w:r>
      <w:proofErr w:type="spellEnd"/>
      <w:r w:rsidRPr="00457577">
        <w:rPr>
          <w:rFonts w:cs="Arial"/>
          <w:sz w:val="24"/>
          <w:szCs w:val="24"/>
        </w:rPr>
        <w:t xml:space="preserve"> pour avoir créé ce logo en 1994. La direction avait lancé le concours pour une durée de 1 mois. J’ai conçu la « Graduation Hat », le globe de façon légèrement incliné vers la droite (synonyme d’universalité) et la poignée de main commerciale. Tandis que </w:t>
      </w:r>
      <w:proofErr w:type="spellStart"/>
      <w:r w:rsidRPr="00457577">
        <w:rPr>
          <w:rFonts w:cs="Arial"/>
          <w:sz w:val="24"/>
          <w:szCs w:val="24"/>
        </w:rPr>
        <w:t>Falimiamina</w:t>
      </w:r>
      <w:proofErr w:type="spellEnd"/>
      <w:r w:rsidRPr="00457577">
        <w:rPr>
          <w:rFonts w:cs="Arial"/>
          <w:sz w:val="24"/>
          <w:szCs w:val="24"/>
        </w:rPr>
        <w:t xml:space="preserve"> a conçu le socle ISPM en texture de granite gris et vert, synonyme de quelque chose de solide et durable disait-il avec tant d’enthousiasme. »</w:t>
      </w:r>
    </w:p>
    <w:p w:rsidR="00ED1063" w:rsidRDefault="00ED1063" w:rsidP="00ED1063">
      <w:pPr>
        <w:jc w:val="center"/>
      </w:pPr>
      <w:r>
        <w:rPr>
          <w:noProof/>
        </w:rPr>
        <w:drawing>
          <wp:inline distT="0" distB="0" distL="0" distR="0" wp14:anchorId="0D5617A3" wp14:editId="2A44CEFE">
            <wp:extent cx="1257300" cy="1095375"/>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7" cstate="print">
                      <a:extLst>
                        <a:ext uri="{28A0092B-C50C-407E-A947-70E740481C1C}">
                          <a14:useLocalDpi xmlns:a14="http://schemas.microsoft.com/office/drawing/2010/main" val="0"/>
                        </a:ext>
                      </a:extLst>
                    </a:blip>
                    <a:srcRect r="-577" b="16276"/>
                    <a:stretch/>
                  </pic:blipFill>
                  <pic:spPr bwMode="auto">
                    <a:xfrm>
                      <a:off x="0" y="0"/>
                      <a:ext cx="1257300" cy="1095375"/>
                    </a:xfrm>
                    <a:prstGeom prst="rect">
                      <a:avLst/>
                    </a:prstGeom>
                    <a:ln>
                      <a:noFill/>
                    </a:ln>
                    <a:extLst>
                      <a:ext uri="{53640926-AAD7-44D8-BBD7-CCE9431645EC}">
                        <a14:shadowObscured xmlns:a14="http://schemas.microsoft.com/office/drawing/2010/main"/>
                      </a:ext>
                    </a:extLst>
                  </pic:spPr>
                </pic:pic>
              </a:graphicData>
            </a:graphic>
          </wp:inline>
        </w:drawing>
      </w:r>
    </w:p>
    <w:p w:rsidR="000D165F" w:rsidRPr="00F55144" w:rsidRDefault="00ED1063" w:rsidP="004F5018">
      <w:pPr>
        <w:pStyle w:val="Subtitle"/>
        <w:jc w:val="center"/>
        <w:rPr>
          <w:lang w:val="en-US"/>
        </w:rPr>
      </w:pPr>
      <w:bookmarkStart w:id="62" w:name="_Toc26816168"/>
      <w:r w:rsidRPr="00F55144">
        <w:rPr>
          <w:lang w:val="en-US"/>
        </w:rPr>
        <w:t xml:space="preserve">Logo de </w:t>
      </w:r>
      <w:proofErr w:type="spellStart"/>
      <w:r w:rsidRPr="00F55144">
        <w:rPr>
          <w:lang w:val="en-US"/>
        </w:rPr>
        <w:t>l’ISPM</w:t>
      </w:r>
      <w:bookmarkEnd w:id="62"/>
      <w:proofErr w:type="spellEnd"/>
    </w:p>
    <w:p w:rsidR="000D165F" w:rsidRDefault="00093BAA" w:rsidP="000D165F">
      <w:pPr>
        <w:pStyle w:val="Heading4"/>
        <w:rPr>
          <w:lang w:val="en-US"/>
        </w:rPr>
      </w:pPr>
      <w:bookmarkStart w:id="63" w:name="_Toc26816391"/>
      <w:r>
        <w:rPr>
          <w:lang w:val="en-US"/>
        </w:rPr>
        <w:t xml:space="preserve">Hira </w:t>
      </w:r>
      <w:proofErr w:type="spellStart"/>
      <w:r>
        <w:rPr>
          <w:lang w:val="en-US"/>
        </w:rPr>
        <w:t>Faneva</w:t>
      </w:r>
      <w:proofErr w:type="spellEnd"/>
      <w:r>
        <w:rPr>
          <w:lang w:val="en-US"/>
        </w:rPr>
        <w:t>:</w:t>
      </w:r>
      <w:r w:rsidR="000D165F" w:rsidRPr="000D165F">
        <w:rPr>
          <w:lang w:val="en-US"/>
        </w:rPr>
        <w:t xml:space="preserve"> « ILAY ISPM TENA MAMINAY »</w:t>
      </w:r>
      <w:bookmarkEnd w:id="63"/>
    </w:p>
    <w:p w:rsidR="000D165F" w:rsidRPr="007743CA" w:rsidRDefault="000D165F" w:rsidP="00A07A7E">
      <w:pPr>
        <w:pStyle w:val="ListParagraph"/>
        <w:keepLines/>
        <w:numPr>
          <w:ilvl w:val="0"/>
          <w:numId w:val="57"/>
        </w:numPr>
        <w:spacing w:after="160" w:line="360" w:lineRule="auto"/>
        <w:rPr>
          <w:rFonts w:cs="Arial"/>
          <w:sz w:val="24"/>
          <w:szCs w:val="24"/>
          <w:lang w:val="en-US"/>
        </w:rPr>
      </w:pPr>
      <w:proofErr w:type="spellStart"/>
      <w:r w:rsidRPr="007743CA">
        <w:rPr>
          <w:rFonts w:cs="Arial"/>
          <w:sz w:val="24"/>
          <w:szCs w:val="24"/>
          <w:lang w:val="en-US"/>
        </w:rPr>
        <w:t>Ilay</w:t>
      </w:r>
      <w:proofErr w:type="spellEnd"/>
      <w:r w:rsidRPr="007743CA">
        <w:rPr>
          <w:rFonts w:cs="Arial"/>
          <w:sz w:val="24"/>
          <w:szCs w:val="24"/>
          <w:lang w:val="en-US"/>
        </w:rPr>
        <w:t xml:space="preserve"> ISPM </w:t>
      </w:r>
      <w:proofErr w:type="spellStart"/>
      <w:r w:rsidRPr="007743CA">
        <w:rPr>
          <w:rFonts w:cs="Arial"/>
          <w:sz w:val="24"/>
          <w:szCs w:val="24"/>
          <w:lang w:val="en-US"/>
        </w:rPr>
        <w:t>tena</w:t>
      </w:r>
      <w:proofErr w:type="spellEnd"/>
      <w:r w:rsidRPr="007743CA">
        <w:rPr>
          <w:rFonts w:cs="Arial"/>
          <w:sz w:val="24"/>
          <w:szCs w:val="24"/>
          <w:lang w:val="en-US"/>
        </w:rPr>
        <w:t xml:space="preserve"> </w:t>
      </w:r>
      <w:proofErr w:type="spellStart"/>
      <w:r w:rsidRPr="007743CA">
        <w:rPr>
          <w:rFonts w:cs="Arial"/>
          <w:sz w:val="24"/>
          <w:szCs w:val="24"/>
          <w:lang w:val="en-US"/>
        </w:rPr>
        <w:t>maminay</w:t>
      </w:r>
      <w:proofErr w:type="spellEnd"/>
      <w:r w:rsidRPr="007743CA">
        <w:rPr>
          <w:rFonts w:cs="Arial"/>
          <w:sz w:val="24"/>
          <w:szCs w:val="24"/>
          <w:lang w:val="en-US"/>
        </w:rPr>
        <w:br/>
      </w:r>
      <w:proofErr w:type="spellStart"/>
      <w:r w:rsidRPr="007743CA">
        <w:rPr>
          <w:rFonts w:cs="Arial"/>
          <w:sz w:val="24"/>
          <w:szCs w:val="24"/>
          <w:lang w:val="en-US"/>
        </w:rPr>
        <w:t>Tsy</w:t>
      </w:r>
      <w:proofErr w:type="spellEnd"/>
      <w:r w:rsidRPr="007743CA">
        <w:rPr>
          <w:rFonts w:cs="Arial"/>
          <w:sz w:val="24"/>
          <w:szCs w:val="24"/>
          <w:lang w:val="en-US"/>
        </w:rPr>
        <w:t xml:space="preserve"> </w:t>
      </w:r>
      <w:proofErr w:type="spellStart"/>
      <w:r w:rsidRPr="007743CA">
        <w:rPr>
          <w:rFonts w:cs="Arial"/>
          <w:sz w:val="24"/>
          <w:szCs w:val="24"/>
          <w:lang w:val="en-US"/>
        </w:rPr>
        <w:t>mba</w:t>
      </w:r>
      <w:proofErr w:type="spellEnd"/>
      <w:r w:rsidRPr="007743CA">
        <w:rPr>
          <w:rFonts w:cs="Arial"/>
          <w:sz w:val="24"/>
          <w:szCs w:val="24"/>
          <w:lang w:val="en-US"/>
        </w:rPr>
        <w:t xml:space="preserve"> </w:t>
      </w:r>
      <w:proofErr w:type="spellStart"/>
      <w:r w:rsidRPr="007743CA">
        <w:rPr>
          <w:rFonts w:cs="Arial"/>
          <w:sz w:val="24"/>
          <w:szCs w:val="24"/>
          <w:lang w:val="en-US"/>
        </w:rPr>
        <w:t>foinay</w:t>
      </w:r>
      <w:proofErr w:type="spellEnd"/>
      <w:r w:rsidRPr="007743CA">
        <w:rPr>
          <w:rFonts w:cs="Arial"/>
          <w:sz w:val="24"/>
          <w:szCs w:val="24"/>
          <w:lang w:val="en-US"/>
        </w:rPr>
        <w:t xml:space="preserve"> </w:t>
      </w:r>
      <w:proofErr w:type="spellStart"/>
      <w:r w:rsidRPr="007743CA">
        <w:rPr>
          <w:rFonts w:cs="Arial"/>
          <w:sz w:val="24"/>
          <w:szCs w:val="24"/>
          <w:lang w:val="en-US"/>
        </w:rPr>
        <w:t>tokoa</w:t>
      </w:r>
      <w:proofErr w:type="spellEnd"/>
      <w:r w:rsidRPr="007743CA">
        <w:rPr>
          <w:rFonts w:cs="Arial"/>
          <w:sz w:val="24"/>
          <w:szCs w:val="24"/>
          <w:lang w:val="en-US"/>
        </w:rPr>
        <w:t xml:space="preserve"> </w:t>
      </w:r>
      <w:proofErr w:type="spellStart"/>
      <w:r w:rsidRPr="007743CA">
        <w:rPr>
          <w:rFonts w:cs="Arial"/>
          <w:sz w:val="24"/>
          <w:szCs w:val="24"/>
          <w:lang w:val="en-US"/>
        </w:rPr>
        <w:t>rahatrizay</w:t>
      </w:r>
      <w:proofErr w:type="spellEnd"/>
      <w:r w:rsidRPr="007743CA">
        <w:rPr>
          <w:rFonts w:cs="Arial"/>
          <w:sz w:val="24"/>
          <w:szCs w:val="24"/>
          <w:lang w:val="en-US"/>
        </w:rPr>
        <w:br/>
      </w:r>
      <w:proofErr w:type="spellStart"/>
      <w:r w:rsidRPr="007743CA">
        <w:rPr>
          <w:rFonts w:cs="Arial"/>
          <w:sz w:val="24"/>
          <w:szCs w:val="24"/>
          <w:lang w:val="en-US"/>
        </w:rPr>
        <w:t>Toerana</w:t>
      </w:r>
      <w:proofErr w:type="spellEnd"/>
      <w:r w:rsidRPr="007743CA">
        <w:rPr>
          <w:rFonts w:cs="Arial"/>
          <w:sz w:val="24"/>
          <w:szCs w:val="24"/>
          <w:lang w:val="en-US"/>
        </w:rPr>
        <w:t xml:space="preserve"> </w:t>
      </w:r>
      <w:proofErr w:type="spellStart"/>
      <w:r w:rsidRPr="007743CA">
        <w:rPr>
          <w:rFonts w:cs="Arial"/>
          <w:sz w:val="24"/>
          <w:szCs w:val="24"/>
          <w:lang w:val="en-US"/>
        </w:rPr>
        <w:t>nanabeazana</w:t>
      </w:r>
      <w:proofErr w:type="spellEnd"/>
      <w:r w:rsidRPr="007743CA">
        <w:rPr>
          <w:rFonts w:cs="Arial"/>
          <w:sz w:val="24"/>
          <w:szCs w:val="24"/>
          <w:lang w:val="en-US"/>
        </w:rPr>
        <w:t xml:space="preserve"> </w:t>
      </w:r>
      <w:proofErr w:type="spellStart"/>
      <w:r w:rsidRPr="007743CA">
        <w:rPr>
          <w:rFonts w:cs="Arial"/>
          <w:sz w:val="24"/>
          <w:szCs w:val="24"/>
          <w:lang w:val="en-US"/>
        </w:rPr>
        <w:t>ny</w:t>
      </w:r>
      <w:proofErr w:type="spellEnd"/>
      <w:r w:rsidRPr="007743CA">
        <w:rPr>
          <w:rFonts w:cs="Arial"/>
          <w:sz w:val="24"/>
          <w:szCs w:val="24"/>
          <w:lang w:val="en-US"/>
        </w:rPr>
        <w:t xml:space="preserve"> </w:t>
      </w:r>
      <w:proofErr w:type="spellStart"/>
      <w:r w:rsidRPr="007743CA">
        <w:rPr>
          <w:rFonts w:cs="Arial"/>
          <w:sz w:val="24"/>
          <w:szCs w:val="24"/>
          <w:lang w:val="en-US"/>
        </w:rPr>
        <w:t>tenanay</w:t>
      </w:r>
      <w:proofErr w:type="spellEnd"/>
      <w:r w:rsidRPr="007743CA">
        <w:rPr>
          <w:rFonts w:cs="Arial"/>
          <w:sz w:val="24"/>
          <w:szCs w:val="24"/>
          <w:lang w:val="en-US"/>
        </w:rPr>
        <w:br/>
      </w:r>
      <w:proofErr w:type="spellStart"/>
      <w:r w:rsidRPr="007743CA">
        <w:rPr>
          <w:rFonts w:cs="Arial"/>
          <w:sz w:val="24"/>
          <w:szCs w:val="24"/>
          <w:lang w:val="en-US"/>
        </w:rPr>
        <w:t>Mba</w:t>
      </w:r>
      <w:proofErr w:type="spellEnd"/>
      <w:r w:rsidRPr="007743CA">
        <w:rPr>
          <w:rFonts w:cs="Arial"/>
          <w:sz w:val="24"/>
          <w:szCs w:val="24"/>
          <w:lang w:val="en-US"/>
        </w:rPr>
        <w:t xml:space="preserve"> ho </w:t>
      </w:r>
      <w:proofErr w:type="spellStart"/>
      <w:r w:rsidRPr="007743CA">
        <w:rPr>
          <w:rFonts w:cs="Arial"/>
          <w:sz w:val="24"/>
          <w:szCs w:val="24"/>
          <w:lang w:val="en-US"/>
        </w:rPr>
        <w:t>tena</w:t>
      </w:r>
      <w:proofErr w:type="spellEnd"/>
      <w:r w:rsidRPr="007743CA">
        <w:rPr>
          <w:rFonts w:cs="Arial"/>
          <w:sz w:val="24"/>
          <w:szCs w:val="24"/>
          <w:lang w:val="en-US"/>
        </w:rPr>
        <w:t xml:space="preserve"> </w:t>
      </w:r>
      <w:proofErr w:type="spellStart"/>
      <w:r w:rsidRPr="007743CA">
        <w:rPr>
          <w:rFonts w:cs="Arial"/>
          <w:sz w:val="24"/>
          <w:szCs w:val="24"/>
          <w:lang w:val="en-US"/>
        </w:rPr>
        <w:t>olom-banona</w:t>
      </w:r>
      <w:proofErr w:type="spellEnd"/>
      <w:r w:rsidRPr="007743CA">
        <w:rPr>
          <w:rFonts w:cs="Arial"/>
          <w:sz w:val="24"/>
          <w:szCs w:val="24"/>
          <w:lang w:val="en-US"/>
        </w:rPr>
        <w:t xml:space="preserve"> </w:t>
      </w:r>
      <w:proofErr w:type="spellStart"/>
      <w:r w:rsidRPr="007743CA">
        <w:rPr>
          <w:rFonts w:cs="Arial"/>
          <w:sz w:val="24"/>
          <w:szCs w:val="24"/>
          <w:lang w:val="en-US"/>
        </w:rPr>
        <w:t>mahay</w:t>
      </w:r>
      <w:proofErr w:type="spellEnd"/>
    </w:p>
    <w:p w:rsidR="000D165F" w:rsidRPr="007743CA" w:rsidRDefault="000D165F" w:rsidP="00075D88">
      <w:pPr>
        <w:keepLines/>
        <w:spacing w:after="160" w:line="360" w:lineRule="auto"/>
        <w:ind w:left="1416"/>
        <w:rPr>
          <w:rFonts w:cs="Arial"/>
          <w:b/>
          <w:sz w:val="24"/>
          <w:szCs w:val="24"/>
          <w:lang w:val="en-US"/>
        </w:rPr>
      </w:pPr>
      <w:r w:rsidRPr="007743CA">
        <w:rPr>
          <w:rFonts w:cs="Arial"/>
          <w:b/>
          <w:sz w:val="24"/>
          <w:szCs w:val="24"/>
          <w:lang w:val="en-US"/>
        </w:rPr>
        <w:t xml:space="preserve">Ho </w:t>
      </w:r>
      <w:proofErr w:type="spellStart"/>
      <w:r w:rsidRPr="007743CA">
        <w:rPr>
          <w:rFonts w:cs="Arial"/>
          <w:b/>
          <w:sz w:val="24"/>
          <w:szCs w:val="24"/>
          <w:lang w:val="en-US"/>
        </w:rPr>
        <w:t>mendrika</w:t>
      </w:r>
      <w:proofErr w:type="spellEnd"/>
      <w:r w:rsidRPr="007743CA">
        <w:rPr>
          <w:rFonts w:cs="Arial"/>
          <w:b/>
          <w:sz w:val="24"/>
          <w:szCs w:val="24"/>
          <w:lang w:val="en-US"/>
        </w:rPr>
        <w:t xml:space="preserve"> </w:t>
      </w:r>
      <w:proofErr w:type="spellStart"/>
      <w:r w:rsidRPr="007743CA">
        <w:rPr>
          <w:rFonts w:cs="Arial"/>
          <w:b/>
          <w:sz w:val="24"/>
          <w:szCs w:val="24"/>
          <w:lang w:val="en-US"/>
        </w:rPr>
        <w:t>tokoa</w:t>
      </w:r>
      <w:proofErr w:type="spellEnd"/>
      <w:r w:rsidRPr="007743CA">
        <w:rPr>
          <w:rFonts w:cs="Arial"/>
          <w:b/>
          <w:sz w:val="24"/>
          <w:szCs w:val="24"/>
          <w:lang w:val="en-US"/>
        </w:rPr>
        <w:t xml:space="preserve"> </w:t>
      </w:r>
      <w:r w:rsidRPr="007743CA">
        <w:rPr>
          <w:rFonts w:cs="Arial"/>
          <w:b/>
          <w:sz w:val="24"/>
          <w:szCs w:val="24"/>
          <w:lang w:val="en-US"/>
        </w:rPr>
        <w:br/>
        <w:t xml:space="preserve">Ho </w:t>
      </w:r>
      <w:proofErr w:type="spellStart"/>
      <w:r w:rsidRPr="007743CA">
        <w:rPr>
          <w:rFonts w:cs="Arial"/>
          <w:b/>
          <w:sz w:val="24"/>
          <w:szCs w:val="24"/>
          <w:lang w:val="en-US"/>
        </w:rPr>
        <w:t>mafy</w:t>
      </w:r>
      <w:proofErr w:type="spellEnd"/>
      <w:r w:rsidRPr="007743CA">
        <w:rPr>
          <w:rFonts w:cs="Arial"/>
          <w:b/>
          <w:sz w:val="24"/>
          <w:szCs w:val="24"/>
          <w:lang w:val="en-US"/>
        </w:rPr>
        <w:t xml:space="preserve"> </w:t>
      </w:r>
      <w:proofErr w:type="spellStart"/>
      <w:r w:rsidRPr="007743CA">
        <w:rPr>
          <w:rFonts w:cs="Arial"/>
          <w:b/>
          <w:sz w:val="24"/>
          <w:szCs w:val="24"/>
          <w:lang w:val="en-US"/>
        </w:rPr>
        <w:t>orina</w:t>
      </w:r>
      <w:proofErr w:type="spellEnd"/>
      <w:r w:rsidRPr="007743CA">
        <w:rPr>
          <w:rFonts w:cs="Arial"/>
          <w:b/>
          <w:sz w:val="24"/>
          <w:szCs w:val="24"/>
          <w:lang w:val="en-US"/>
        </w:rPr>
        <w:t xml:space="preserve"> </w:t>
      </w:r>
      <w:proofErr w:type="spellStart"/>
      <w:r w:rsidRPr="007743CA">
        <w:rPr>
          <w:rFonts w:cs="Arial"/>
          <w:b/>
          <w:sz w:val="24"/>
          <w:szCs w:val="24"/>
          <w:lang w:val="en-US"/>
        </w:rPr>
        <w:t>avokoa</w:t>
      </w:r>
      <w:proofErr w:type="spellEnd"/>
      <w:r w:rsidRPr="007743CA">
        <w:rPr>
          <w:rFonts w:cs="Arial"/>
          <w:b/>
          <w:sz w:val="24"/>
          <w:szCs w:val="24"/>
          <w:lang w:val="en-US"/>
        </w:rPr>
        <w:t xml:space="preserve"> </w:t>
      </w:r>
      <w:r w:rsidRPr="007743CA">
        <w:rPr>
          <w:rFonts w:cs="Arial"/>
          <w:b/>
          <w:sz w:val="24"/>
          <w:szCs w:val="24"/>
          <w:lang w:val="en-US"/>
        </w:rPr>
        <w:br/>
        <w:t>Ny "FAHAIZANA – FAMPANDROSOANA - FIHAVANANA"</w:t>
      </w:r>
      <w:r w:rsidRPr="007743CA">
        <w:rPr>
          <w:rFonts w:cs="Arial"/>
          <w:b/>
          <w:sz w:val="24"/>
          <w:szCs w:val="24"/>
          <w:lang w:val="en-US"/>
        </w:rPr>
        <w:br/>
        <w:t xml:space="preserve">Ho </w:t>
      </w:r>
      <w:proofErr w:type="spellStart"/>
      <w:r w:rsidRPr="007743CA">
        <w:rPr>
          <w:rFonts w:cs="Arial"/>
          <w:b/>
          <w:sz w:val="24"/>
          <w:szCs w:val="24"/>
          <w:lang w:val="en-US"/>
        </w:rPr>
        <w:t>andry</w:t>
      </w:r>
      <w:proofErr w:type="spellEnd"/>
      <w:r w:rsidRPr="007743CA">
        <w:rPr>
          <w:rFonts w:cs="Arial"/>
          <w:b/>
          <w:sz w:val="24"/>
          <w:szCs w:val="24"/>
          <w:lang w:val="en-US"/>
        </w:rPr>
        <w:t xml:space="preserve"> </w:t>
      </w:r>
      <w:proofErr w:type="spellStart"/>
      <w:r w:rsidRPr="007743CA">
        <w:rPr>
          <w:rFonts w:cs="Arial"/>
          <w:b/>
          <w:sz w:val="24"/>
          <w:szCs w:val="24"/>
          <w:lang w:val="en-US"/>
        </w:rPr>
        <w:t>sy</w:t>
      </w:r>
      <w:proofErr w:type="spellEnd"/>
      <w:r w:rsidRPr="007743CA">
        <w:rPr>
          <w:rFonts w:cs="Arial"/>
          <w:b/>
          <w:sz w:val="24"/>
          <w:szCs w:val="24"/>
          <w:lang w:val="en-US"/>
        </w:rPr>
        <w:t xml:space="preserve"> </w:t>
      </w:r>
      <w:proofErr w:type="spellStart"/>
      <w:r w:rsidRPr="007743CA">
        <w:rPr>
          <w:rFonts w:cs="Arial"/>
          <w:b/>
          <w:sz w:val="24"/>
          <w:szCs w:val="24"/>
          <w:lang w:val="en-US"/>
        </w:rPr>
        <w:t>tokin’ny</w:t>
      </w:r>
      <w:proofErr w:type="spellEnd"/>
      <w:r w:rsidRPr="007743CA">
        <w:rPr>
          <w:rFonts w:cs="Arial"/>
          <w:b/>
          <w:sz w:val="24"/>
          <w:szCs w:val="24"/>
          <w:lang w:val="en-US"/>
        </w:rPr>
        <w:t xml:space="preserve"> </w:t>
      </w:r>
      <w:proofErr w:type="spellStart"/>
      <w:r w:rsidRPr="007743CA">
        <w:rPr>
          <w:rFonts w:cs="Arial"/>
          <w:b/>
          <w:sz w:val="24"/>
          <w:szCs w:val="24"/>
          <w:lang w:val="en-US"/>
        </w:rPr>
        <w:t>Tanindrazana</w:t>
      </w:r>
      <w:proofErr w:type="spellEnd"/>
    </w:p>
    <w:p w:rsidR="00D83B1A" w:rsidRPr="007743CA" w:rsidRDefault="000D165F" w:rsidP="00A07A7E">
      <w:pPr>
        <w:pStyle w:val="ListParagraph"/>
        <w:keepLines/>
        <w:numPr>
          <w:ilvl w:val="0"/>
          <w:numId w:val="57"/>
        </w:numPr>
        <w:spacing w:after="240" w:line="360" w:lineRule="auto"/>
        <w:rPr>
          <w:rFonts w:cs="Arial"/>
          <w:sz w:val="24"/>
          <w:szCs w:val="24"/>
          <w:lang w:val="en-US"/>
        </w:rPr>
      </w:pPr>
      <w:r w:rsidRPr="007743CA">
        <w:rPr>
          <w:rFonts w:cs="Arial"/>
          <w:sz w:val="24"/>
          <w:szCs w:val="24"/>
          <w:lang w:val="en-US"/>
        </w:rPr>
        <w:lastRenderedPageBreak/>
        <w:t xml:space="preserve">Ny </w:t>
      </w:r>
      <w:proofErr w:type="spellStart"/>
      <w:r w:rsidRPr="007743CA">
        <w:rPr>
          <w:rFonts w:cs="Arial"/>
          <w:sz w:val="24"/>
          <w:szCs w:val="24"/>
          <w:lang w:val="en-US"/>
        </w:rPr>
        <w:t>fahaizana</w:t>
      </w:r>
      <w:proofErr w:type="spellEnd"/>
      <w:r w:rsidRPr="007743CA">
        <w:rPr>
          <w:rFonts w:cs="Arial"/>
          <w:sz w:val="24"/>
          <w:szCs w:val="24"/>
          <w:lang w:val="en-US"/>
        </w:rPr>
        <w:t xml:space="preserve"> no </w:t>
      </w:r>
      <w:proofErr w:type="spellStart"/>
      <w:r w:rsidRPr="007743CA">
        <w:rPr>
          <w:rFonts w:cs="Arial"/>
          <w:sz w:val="24"/>
          <w:szCs w:val="24"/>
          <w:lang w:val="en-US"/>
        </w:rPr>
        <w:t>ampinga</w:t>
      </w:r>
      <w:proofErr w:type="spellEnd"/>
      <w:r w:rsidRPr="007743CA">
        <w:rPr>
          <w:rFonts w:cs="Arial"/>
          <w:sz w:val="24"/>
          <w:szCs w:val="24"/>
          <w:lang w:val="en-US"/>
        </w:rPr>
        <w:t xml:space="preserve"> ho </w:t>
      </w:r>
      <w:proofErr w:type="spellStart"/>
      <w:r w:rsidRPr="007743CA">
        <w:rPr>
          <w:rFonts w:cs="Arial"/>
          <w:sz w:val="24"/>
          <w:szCs w:val="24"/>
          <w:lang w:val="en-US"/>
        </w:rPr>
        <w:t>enti-miady</w:t>
      </w:r>
      <w:proofErr w:type="spellEnd"/>
      <w:r w:rsidRPr="007743CA">
        <w:rPr>
          <w:rFonts w:cs="Arial"/>
          <w:sz w:val="24"/>
          <w:szCs w:val="24"/>
          <w:lang w:val="en-US"/>
        </w:rPr>
        <w:t xml:space="preserve"> </w:t>
      </w:r>
      <w:r w:rsidRPr="007743CA">
        <w:rPr>
          <w:rFonts w:cs="Arial"/>
          <w:sz w:val="24"/>
          <w:szCs w:val="24"/>
          <w:lang w:val="en-US"/>
        </w:rPr>
        <w:br/>
      </w:r>
      <w:proofErr w:type="spellStart"/>
      <w:r w:rsidRPr="007743CA">
        <w:rPr>
          <w:rFonts w:cs="Arial"/>
          <w:sz w:val="24"/>
          <w:szCs w:val="24"/>
          <w:lang w:val="en-US"/>
        </w:rPr>
        <w:t>Nampitaina</w:t>
      </w:r>
      <w:proofErr w:type="spellEnd"/>
      <w:r w:rsidRPr="007743CA">
        <w:rPr>
          <w:rFonts w:cs="Arial"/>
          <w:sz w:val="24"/>
          <w:szCs w:val="24"/>
          <w:lang w:val="en-US"/>
        </w:rPr>
        <w:t xml:space="preserve">, </w:t>
      </w:r>
      <w:proofErr w:type="spellStart"/>
      <w:r w:rsidRPr="007743CA">
        <w:rPr>
          <w:rFonts w:cs="Arial"/>
          <w:sz w:val="24"/>
          <w:szCs w:val="24"/>
          <w:lang w:val="en-US"/>
        </w:rPr>
        <w:t>nozaraina</w:t>
      </w:r>
      <w:proofErr w:type="spellEnd"/>
      <w:r w:rsidRPr="007743CA">
        <w:rPr>
          <w:rFonts w:cs="Arial"/>
          <w:sz w:val="24"/>
          <w:szCs w:val="24"/>
          <w:lang w:val="en-US"/>
        </w:rPr>
        <w:t xml:space="preserve"> </w:t>
      </w:r>
      <w:proofErr w:type="spellStart"/>
      <w:r w:rsidRPr="007743CA">
        <w:rPr>
          <w:rFonts w:cs="Arial"/>
          <w:sz w:val="24"/>
          <w:szCs w:val="24"/>
          <w:lang w:val="en-US"/>
        </w:rPr>
        <w:t>sy</w:t>
      </w:r>
      <w:proofErr w:type="spellEnd"/>
      <w:r w:rsidRPr="007743CA">
        <w:rPr>
          <w:rFonts w:cs="Arial"/>
          <w:sz w:val="24"/>
          <w:szCs w:val="24"/>
          <w:lang w:val="en-US"/>
        </w:rPr>
        <w:t xml:space="preserve"> </w:t>
      </w:r>
      <w:proofErr w:type="spellStart"/>
      <w:r w:rsidRPr="007743CA">
        <w:rPr>
          <w:rFonts w:cs="Arial"/>
          <w:sz w:val="24"/>
          <w:szCs w:val="24"/>
          <w:lang w:val="en-US"/>
        </w:rPr>
        <w:t>nomena</w:t>
      </w:r>
      <w:proofErr w:type="spellEnd"/>
      <w:r w:rsidRPr="007743CA">
        <w:rPr>
          <w:rFonts w:cs="Arial"/>
          <w:sz w:val="24"/>
          <w:szCs w:val="24"/>
          <w:lang w:val="en-US"/>
        </w:rPr>
        <w:t xml:space="preserve"> </w:t>
      </w:r>
      <w:r w:rsidRPr="007743CA">
        <w:rPr>
          <w:rFonts w:cs="Arial"/>
          <w:sz w:val="24"/>
          <w:szCs w:val="24"/>
          <w:lang w:val="en-US"/>
        </w:rPr>
        <w:br/>
      </w:r>
      <w:proofErr w:type="spellStart"/>
      <w:r w:rsidRPr="007743CA">
        <w:rPr>
          <w:rFonts w:cs="Arial"/>
          <w:sz w:val="24"/>
          <w:szCs w:val="24"/>
          <w:lang w:val="en-US"/>
        </w:rPr>
        <w:t>Tsy</w:t>
      </w:r>
      <w:proofErr w:type="spellEnd"/>
      <w:r w:rsidRPr="007743CA">
        <w:rPr>
          <w:rFonts w:cs="Arial"/>
          <w:sz w:val="24"/>
          <w:szCs w:val="24"/>
          <w:lang w:val="en-US"/>
        </w:rPr>
        <w:t xml:space="preserve"> </w:t>
      </w:r>
      <w:proofErr w:type="spellStart"/>
      <w:r w:rsidRPr="007743CA">
        <w:rPr>
          <w:rFonts w:cs="Arial"/>
          <w:sz w:val="24"/>
          <w:szCs w:val="24"/>
          <w:lang w:val="en-US"/>
        </w:rPr>
        <w:t>handrarak’ilo</w:t>
      </w:r>
      <w:proofErr w:type="spellEnd"/>
      <w:r w:rsidRPr="007743CA">
        <w:rPr>
          <w:rFonts w:cs="Arial"/>
          <w:sz w:val="24"/>
          <w:szCs w:val="24"/>
          <w:lang w:val="en-US"/>
        </w:rPr>
        <w:t xml:space="preserve"> fa ho </w:t>
      </w:r>
      <w:proofErr w:type="spellStart"/>
      <w:r w:rsidRPr="007743CA">
        <w:rPr>
          <w:rFonts w:cs="Arial"/>
          <w:sz w:val="24"/>
          <w:szCs w:val="24"/>
          <w:lang w:val="en-US"/>
        </w:rPr>
        <w:t>tena</w:t>
      </w:r>
      <w:proofErr w:type="spellEnd"/>
      <w:r w:rsidRPr="007743CA">
        <w:rPr>
          <w:rFonts w:cs="Arial"/>
          <w:sz w:val="24"/>
          <w:szCs w:val="24"/>
          <w:lang w:val="en-US"/>
        </w:rPr>
        <w:t xml:space="preserve"> </w:t>
      </w:r>
      <w:proofErr w:type="spellStart"/>
      <w:r w:rsidRPr="007743CA">
        <w:rPr>
          <w:rFonts w:cs="Arial"/>
          <w:sz w:val="24"/>
          <w:szCs w:val="24"/>
          <w:lang w:val="en-US"/>
        </w:rPr>
        <w:t>kiady</w:t>
      </w:r>
      <w:proofErr w:type="spellEnd"/>
      <w:r w:rsidRPr="007743CA">
        <w:rPr>
          <w:rFonts w:cs="Arial"/>
          <w:sz w:val="24"/>
          <w:szCs w:val="24"/>
          <w:lang w:val="en-US"/>
        </w:rPr>
        <w:t xml:space="preserve"> </w:t>
      </w:r>
      <w:r w:rsidRPr="007743CA">
        <w:rPr>
          <w:rFonts w:cs="Arial"/>
          <w:sz w:val="24"/>
          <w:szCs w:val="24"/>
          <w:lang w:val="en-US"/>
        </w:rPr>
        <w:br/>
        <w:t xml:space="preserve">Ho </w:t>
      </w:r>
      <w:proofErr w:type="spellStart"/>
      <w:r w:rsidRPr="007743CA">
        <w:rPr>
          <w:rFonts w:cs="Arial"/>
          <w:sz w:val="24"/>
          <w:szCs w:val="24"/>
          <w:lang w:val="en-US"/>
        </w:rPr>
        <w:t>enti-mampandroso</w:t>
      </w:r>
      <w:proofErr w:type="spellEnd"/>
      <w:r w:rsidRPr="007743CA">
        <w:rPr>
          <w:rFonts w:cs="Arial"/>
          <w:sz w:val="24"/>
          <w:szCs w:val="24"/>
          <w:lang w:val="en-US"/>
        </w:rPr>
        <w:t xml:space="preserve"> </w:t>
      </w:r>
      <w:proofErr w:type="spellStart"/>
      <w:r w:rsidRPr="007743CA">
        <w:rPr>
          <w:rFonts w:cs="Arial"/>
          <w:sz w:val="24"/>
          <w:szCs w:val="24"/>
          <w:lang w:val="en-US"/>
        </w:rPr>
        <w:t>ity</w:t>
      </w:r>
      <w:proofErr w:type="spellEnd"/>
      <w:r w:rsidRPr="007743CA">
        <w:rPr>
          <w:rFonts w:cs="Arial"/>
          <w:sz w:val="24"/>
          <w:szCs w:val="24"/>
          <w:lang w:val="en-US"/>
        </w:rPr>
        <w:t xml:space="preserve"> </w:t>
      </w:r>
      <w:proofErr w:type="spellStart"/>
      <w:r w:rsidRPr="007743CA">
        <w:rPr>
          <w:rFonts w:cs="Arial"/>
          <w:sz w:val="24"/>
          <w:szCs w:val="24"/>
          <w:lang w:val="en-US"/>
        </w:rPr>
        <w:t>firenenay</w:t>
      </w:r>
      <w:proofErr w:type="spellEnd"/>
    </w:p>
    <w:p w:rsidR="000D165F" w:rsidRPr="007743CA" w:rsidRDefault="000D165F" w:rsidP="00A07A7E">
      <w:pPr>
        <w:pStyle w:val="ListParagraph"/>
        <w:keepLines/>
        <w:numPr>
          <w:ilvl w:val="0"/>
          <w:numId w:val="57"/>
        </w:numPr>
        <w:spacing w:after="240" w:line="360" w:lineRule="auto"/>
        <w:rPr>
          <w:rFonts w:cs="Arial"/>
          <w:sz w:val="24"/>
          <w:szCs w:val="24"/>
          <w:lang w:val="en-US"/>
        </w:rPr>
      </w:pPr>
      <w:r w:rsidRPr="007743CA">
        <w:rPr>
          <w:rFonts w:cs="Arial"/>
          <w:sz w:val="24"/>
          <w:szCs w:val="24"/>
          <w:lang w:val="en-US"/>
        </w:rPr>
        <w:t xml:space="preserve">Fa </w:t>
      </w:r>
      <w:proofErr w:type="spellStart"/>
      <w:r w:rsidRPr="007743CA">
        <w:rPr>
          <w:rFonts w:cs="Arial"/>
          <w:sz w:val="24"/>
          <w:szCs w:val="24"/>
          <w:lang w:val="en-US"/>
        </w:rPr>
        <w:t>ny</w:t>
      </w:r>
      <w:proofErr w:type="spellEnd"/>
      <w:r w:rsidRPr="007743CA">
        <w:rPr>
          <w:rFonts w:cs="Arial"/>
          <w:sz w:val="24"/>
          <w:szCs w:val="24"/>
          <w:lang w:val="en-US"/>
        </w:rPr>
        <w:t xml:space="preserve"> </w:t>
      </w:r>
      <w:proofErr w:type="spellStart"/>
      <w:r w:rsidRPr="007743CA">
        <w:rPr>
          <w:rFonts w:cs="Arial"/>
          <w:sz w:val="24"/>
          <w:szCs w:val="24"/>
          <w:lang w:val="en-US"/>
        </w:rPr>
        <w:t>fihavanana</w:t>
      </w:r>
      <w:proofErr w:type="spellEnd"/>
      <w:r w:rsidRPr="007743CA">
        <w:rPr>
          <w:rFonts w:cs="Arial"/>
          <w:sz w:val="24"/>
          <w:szCs w:val="24"/>
          <w:lang w:val="en-US"/>
        </w:rPr>
        <w:t xml:space="preserve"> </w:t>
      </w:r>
      <w:proofErr w:type="spellStart"/>
      <w:r w:rsidRPr="007743CA">
        <w:rPr>
          <w:rFonts w:cs="Arial"/>
          <w:sz w:val="24"/>
          <w:szCs w:val="24"/>
          <w:lang w:val="en-US"/>
        </w:rPr>
        <w:t>firaisankina</w:t>
      </w:r>
      <w:proofErr w:type="spellEnd"/>
      <w:r w:rsidRPr="007743CA">
        <w:rPr>
          <w:rFonts w:cs="Arial"/>
          <w:sz w:val="24"/>
          <w:szCs w:val="24"/>
          <w:lang w:val="en-US"/>
        </w:rPr>
        <w:t xml:space="preserve"> </w:t>
      </w:r>
      <w:r w:rsidRPr="007743CA">
        <w:rPr>
          <w:rFonts w:cs="Arial"/>
          <w:sz w:val="24"/>
          <w:szCs w:val="24"/>
          <w:lang w:val="en-US"/>
        </w:rPr>
        <w:br/>
        <w:t xml:space="preserve">No </w:t>
      </w:r>
      <w:proofErr w:type="spellStart"/>
      <w:r w:rsidRPr="007743CA">
        <w:rPr>
          <w:rFonts w:cs="Arial"/>
          <w:sz w:val="24"/>
          <w:szCs w:val="24"/>
          <w:lang w:val="en-US"/>
        </w:rPr>
        <w:t>asandratray</w:t>
      </w:r>
      <w:proofErr w:type="spellEnd"/>
      <w:r w:rsidRPr="007743CA">
        <w:rPr>
          <w:rFonts w:cs="Arial"/>
          <w:sz w:val="24"/>
          <w:szCs w:val="24"/>
          <w:lang w:val="en-US"/>
        </w:rPr>
        <w:t xml:space="preserve"> </w:t>
      </w:r>
      <w:proofErr w:type="spellStart"/>
      <w:r w:rsidRPr="007743CA">
        <w:rPr>
          <w:rFonts w:cs="Arial"/>
          <w:sz w:val="24"/>
          <w:szCs w:val="24"/>
          <w:lang w:val="en-US"/>
        </w:rPr>
        <w:t>hatrany</w:t>
      </w:r>
      <w:proofErr w:type="spellEnd"/>
      <w:r w:rsidRPr="007743CA">
        <w:rPr>
          <w:rFonts w:cs="Arial"/>
          <w:sz w:val="24"/>
          <w:szCs w:val="24"/>
          <w:lang w:val="en-US"/>
        </w:rPr>
        <w:t xml:space="preserve"> </w:t>
      </w:r>
      <w:proofErr w:type="spellStart"/>
      <w:r w:rsidRPr="007743CA">
        <w:rPr>
          <w:rFonts w:cs="Arial"/>
          <w:sz w:val="24"/>
          <w:szCs w:val="24"/>
          <w:lang w:val="en-US"/>
        </w:rPr>
        <w:t>hatrany</w:t>
      </w:r>
      <w:proofErr w:type="spellEnd"/>
      <w:r w:rsidRPr="007743CA">
        <w:rPr>
          <w:rFonts w:cs="Arial"/>
          <w:sz w:val="24"/>
          <w:szCs w:val="24"/>
          <w:lang w:val="en-US"/>
        </w:rPr>
        <w:t xml:space="preserve"> </w:t>
      </w:r>
      <w:r w:rsidRPr="007743CA">
        <w:rPr>
          <w:rFonts w:cs="Arial"/>
          <w:sz w:val="24"/>
          <w:szCs w:val="24"/>
          <w:lang w:val="en-US"/>
        </w:rPr>
        <w:br/>
      </w:r>
      <w:proofErr w:type="spellStart"/>
      <w:r w:rsidRPr="007743CA">
        <w:rPr>
          <w:rFonts w:cs="Arial"/>
          <w:sz w:val="24"/>
          <w:szCs w:val="24"/>
          <w:lang w:val="en-US"/>
        </w:rPr>
        <w:t>Manoloana</w:t>
      </w:r>
      <w:proofErr w:type="spellEnd"/>
      <w:r w:rsidRPr="007743CA">
        <w:rPr>
          <w:rFonts w:cs="Arial"/>
          <w:sz w:val="24"/>
          <w:szCs w:val="24"/>
          <w:lang w:val="en-US"/>
        </w:rPr>
        <w:t xml:space="preserve"> </w:t>
      </w:r>
      <w:proofErr w:type="spellStart"/>
      <w:r w:rsidRPr="007743CA">
        <w:rPr>
          <w:rFonts w:cs="Arial"/>
          <w:sz w:val="24"/>
          <w:szCs w:val="24"/>
          <w:lang w:val="en-US"/>
        </w:rPr>
        <w:t>fifaliana</w:t>
      </w:r>
      <w:proofErr w:type="spellEnd"/>
      <w:r w:rsidRPr="007743CA">
        <w:rPr>
          <w:rFonts w:cs="Arial"/>
          <w:sz w:val="24"/>
          <w:szCs w:val="24"/>
          <w:lang w:val="en-US"/>
        </w:rPr>
        <w:t xml:space="preserve"> </w:t>
      </w:r>
      <w:proofErr w:type="spellStart"/>
      <w:r w:rsidRPr="007743CA">
        <w:rPr>
          <w:rFonts w:cs="Arial"/>
          <w:sz w:val="24"/>
          <w:szCs w:val="24"/>
          <w:lang w:val="en-US"/>
        </w:rPr>
        <w:t>fahoriana</w:t>
      </w:r>
      <w:proofErr w:type="spellEnd"/>
      <w:r w:rsidRPr="007743CA">
        <w:rPr>
          <w:rFonts w:cs="Arial"/>
          <w:sz w:val="24"/>
          <w:szCs w:val="24"/>
          <w:lang w:val="en-US"/>
        </w:rPr>
        <w:t xml:space="preserve"> </w:t>
      </w:r>
      <w:r w:rsidRPr="007743CA">
        <w:rPr>
          <w:rFonts w:cs="Arial"/>
          <w:sz w:val="24"/>
          <w:szCs w:val="24"/>
          <w:lang w:val="en-US"/>
        </w:rPr>
        <w:br/>
      </w:r>
      <w:proofErr w:type="spellStart"/>
      <w:r w:rsidRPr="007743CA">
        <w:rPr>
          <w:rFonts w:cs="Arial"/>
          <w:sz w:val="24"/>
          <w:szCs w:val="24"/>
          <w:lang w:val="en-US"/>
        </w:rPr>
        <w:t>Mandra-pialanay</w:t>
      </w:r>
      <w:proofErr w:type="spellEnd"/>
      <w:r w:rsidRPr="007743CA">
        <w:rPr>
          <w:rFonts w:cs="Arial"/>
          <w:sz w:val="24"/>
          <w:szCs w:val="24"/>
          <w:lang w:val="en-US"/>
        </w:rPr>
        <w:t xml:space="preserve"> </w:t>
      </w:r>
      <w:proofErr w:type="spellStart"/>
      <w:r w:rsidRPr="007743CA">
        <w:rPr>
          <w:rFonts w:cs="Arial"/>
          <w:sz w:val="24"/>
          <w:szCs w:val="24"/>
          <w:lang w:val="en-US"/>
        </w:rPr>
        <w:t>ety</w:t>
      </w:r>
      <w:proofErr w:type="spellEnd"/>
      <w:r w:rsidRPr="007743CA">
        <w:rPr>
          <w:rFonts w:cs="Arial"/>
          <w:sz w:val="24"/>
          <w:szCs w:val="24"/>
          <w:lang w:val="en-US"/>
        </w:rPr>
        <w:t xml:space="preserve"> an-</w:t>
      </w:r>
      <w:proofErr w:type="spellStart"/>
      <w:r w:rsidRPr="007743CA">
        <w:rPr>
          <w:rFonts w:cs="Arial"/>
          <w:sz w:val="24"/>
          <w:szCs w:val="24"/>
          <w:lang w:val="en-US"/>
        </w:rPr>
        <w:t>tany</w:t>
      </w:r>
      <w:proofErr w:type="spellEnd"/>
    </w:p>
    <w:p w:rsidR="000D165F" w:rsidRPr="007743CA" w:rsidRDefault="000D165F" w:rsidP="000D165F">
      <w:pPr>
        <w:keepNext/>
        <w:spacing w:line="360" w:lineRule="auto"/>
        <w:rPr>
          <w:rFonts w:cs="Arial"/>
          <w:sz w:val="24"/>
          <w:szCs w:val="24"/>
        </w:rPr>
      </w:pPr>
      <w:r w:rsidRPr="007743CA">
        <w:rPr>
          <w:rFonts w:cs="Arial"/>
          <w:b/>
          <w:sz w:val="24"/>
          <w:szCs w:val="24"/>
        </w:rPr>
        <w:t>Auteur :</w:t>
      </w:r>
      <w:r w:rsidRPr="007743CA">
        <w:rPr>
          <w:rFonts w:cs="Arial"/>
          <w:sz w:val="24"/>
          <w:szCs w:val="24"/>
        </w:rPr>
        <w:t xml:space="preserve"> RABERANTO </w:t>
      </w:r>
      <w:proofErr w:type="spellStart"/>
      <w:r w:rsidRPr="007743CA">
        <w:rPr>
          <w:rFonts w:cs="Arial"/>
          <w:sz w:val="24"/>
          <w:szCs w:val="24"/>
        </w:rPr>
        <w:t>Rija</w:t>
      </w:r>
      <w:proofErr w:type="spellEnd"/>
      <w:r w:rsidRPr="007743CA">
        <w:rPr>
          <w:rFonts w:cs="Arial"/>
          <w:sz w:val="24"/>
          <w:szCs w:val="24"/>
        </w:rPr>
        <w:t xml:space="preserve"> / RJA</w:t>
      </w:r>
    </w:p>
    <w:p w:rsidR="000D165F" w:rsidRPr="007743CA" w:rsidRDefault="000D165F" w:rsidP="007743CA">
      <w:pPr>
        <w:keepNext/>
        <w:spacing w:after="240" w:line="360" w:lineRule="auto"/>
        <w:rPr>
          <w:rFonts w:cs="Arial"/>
          <w:sz w:val="24"/>
          <w:szCs w:val="24"/>
        </w:rPr>
      </w:pPr>
      <w:r w:rsidRPr="007743CA">
        <w:rPr>
          <w:rFonts w:cs="Arial"/>
          <w:b/>
          <w:sz w:val="24"/>
          <w:szCs w:val="24"/>
        </w:rPr>
        <w:t>Compositeur :</w:t>
      </w:r>
      <w:r w:rsidRPr="007743CA">
        <w:rPr>
          <w:rFonts w:cs="Arial"/>
          <w:sz w:val="24"/>
          <w:szCs w:val="24"/>
        </w:rPr>
        <w:t xml:space="preserve"> RABERAN</w:t>
      </w:r>
      <w:r w:rsidR="007743CA">
        <w:rPr>
          <w:rFonts w:cs="Arial"/>
          <w:sz w:val="24"/>
          <w:szCs w:val="24"/>
        </w:rPr>
        <w:t xml:space="preserve">TO </w:t>
      </w:r>
      <w:proofErr w:type="spellStart"/>
      <w:r w:rsidR="007743CA">
        <w:rPr>
          <w:rFonts w:cs="Arial"/>
          <w:sz w:val="24"/>
          <w:szCs w:val="24"/>
        </w:rPr>
        <w:t>Rija</w:t>
      </w:r>
      <w:proofErr w:type="spellEnd"/>
      <w:r w:rsidR="007743CA">
        <w:rPr>
          <w:rFonts w:cs="Arial"/>
          <w:sz w:val="24"/>
          <w:szCs w:val="24"/>
        </w:rPr>
        <w:t xml:space="preserve"> (1ère promotion IGGLIA)</w:t>
      </w:r>
    </w:p>
    <w:p w:rsidR="000D165F" w:rsidRDefault="000D165F" w:rsidP="000D165F">
      <w:pPr>
        <w:pStyle w:val="Heading4"/>
      </w:pPr>
      <w:bookmarkStart w:id="64" w:name="_Toc26816392"/>
      <w:proofErr w:type="spellStart"/>
      <w:r>
        <w:t>Hira</w:t>
      </w:r>
      <w:proofErr w:type="spellEnd"/>
      <w:r>
        <w:t xml:space="preserve"> </w:t>
      </w:r>
      <w:proofErr w:type="spellStart"/>
      <w:r>
        <w:t>Faneva</w:t>
      </w:r>
      <w:proofErr w:type="spellEnd"/>
      <w:r>
        <w:t xml:space="preserve"> 25</w:t>
      </w:r>
      <w:r>
        <w:rPr>
          <w:vertAlign w:val="superscript"/>
        </w:rPr>
        <w:t>ème</w:t>
      </w:r>
      <w:r>
        <w:t xml:space="preserve"> anniversaire</w:t>
      </w:r>
      <w:bookmarkEnd w:id="64"/>
    </w:p>
    <w:p w:rsidR="000D165F" w:rsidRPr="007743CA" w:rsidRDefault="000D165F" w:rsidP="00A07A7E">
      <w:pPr>
        <w:pStyle w:val="ListParagraph"/>
        <w:keepLines/>
        <w:numPr>
          <w:ilvl w:val="0"/>
          <w:numId w:val="58"/>
        </w:numPr>
        <w:spacing w:after="160" w:line="360" w:lineRule="auto"/>
        <w:rPr>
          <w:rFonts w:cs="Arial"/>
          <w:sz w:val="24"/>
          <w:szCs w:val="24"/>
        </w:rPr>
      </w:pPr>
      <w:r w:rsidRPr="007743CA">
        <w:rPr>
          <w:rFonts w:cs="Arial"/>
          <w:sz w:val="24"/>
          <w:szCs w:val="24"/>
        </w:rPr>
        <w:t xml:space="preserve">E, </w:t>
      </w:r>
      <w:proofErr w:type="spellStart"/>
      <w:r w:rsidRPr="007743CA">
        <w:rPr>
          <w:rFonts w:cs="Arial"/>
          <w:sz w:val="24"/>
          <w:szCs w:val="24"/>
        </w:rPr>
        <w:t>deraina</w:t>
      </w:r>
      <w:proofErr w:type="spellEnd"/>
      <w:r w:rsidRPr="007743CA">
        <w:rPr>
          <w:rFonts w:cs="Arial"/>
          <w:sz w:val="24"/>
          <w:szCs w:val="24"/>
        </w:rPr>
        <w:t xml:space="preserve"> </w:t>
      </w:r>
      <w:proofErr w:type="spellStart"/>
      <w:r w:rsidRPr="007743CA">
        <w:rPr>
          <w:rFonts w:cs="Arial"/>
          <w:sz w:val="24"/>
          <w:szCs w:val="24"/>
        </w:rPr>
        <w:t>izao</w:t>
      </w:r>
      <w:proofErr w:type="spellEnd"/>
      <w:r w:rsidRPr="007743CA">
        <w:rPr>
          <w:rFonts w:cs="Arial"/>
          <w:sz w:val="24"/>
          <w:szCs w:val="24"/>
        </w:rPr>
        <w:t xml:space="preserve"> </w:t>
      </w:r>
      <w:proofErr w:type="spellStart"/>
      <w:r w:rsidRPr="007743CA">
        <w:rPr>
          <w:rFonts w:cs="Arial"/>
          <w:sz w:val="24"/>
          <w:szCs w:val="24"/>
        </w:rPr>
        <w:t>Andriamanitra</w:t>
      </w:r>
      <w:proofErr w:type="spellEnd"/>
      <w:r w:rsidRPr="007743CA">
        <w:rPr>
          <w:rFonts w:cs="Arial"/>
          <w:sz w:val="24"/>
          <w:szCs w:val="24"/>
        </w:rPr>
        <w:br/>
        <w:t xml:space="preserve">Fa na dia </w:t>
      </w:r>
      <w:proofErr w:type="spellStart"/>
      <w:r w:rsidRPr="007743CA">
        <w:rPr>
          <w:rFonts w:cs="Arial"/>
          <w:sz w:val="24"/>
          <w:szCs w:val="24"/>
        </w:rPr>
        <w:t>nandalo</w:t>
      </w:r>
      <w:proofErr w:type="spellEnd"/>
      <w:r w:rsidRPr="007743CA">
        <w:rPr>
          <w:rFonts w:cs="Arial"/>
          <w:sz w:val="24"/>
          <w:szCs w:val="24"/>
        </w:rPr>
        <w:t xml:space="preserve"> </w:t>
      </w:r>
      <w:proofErr w:type="spellStart"/>
      <w:r w:rsidRPr="007743CA">
        <w:rPr>
          <w:rFonts w:cs="Arial"/>
          <w:sz w:val="24"/>
          <w:szCs w:val="24"/>
        </w:rPr>
        <w:t>zava-tsarotra</w:t>
      </w:r>
      <w:proofErr w:type="spellEnd"/>
      <w:r w:rsidRPr="007743CA">
        <w:rPr>
          <w:rFonts w:cs="Arial"/>
          <w:sz w:val="24"/>
          <w:szCs w:val="24"/>
        </w:rPr>
        <w:t xml:space="preserve"> </w:t>
      </w:r>
      <w:r w:rsidRPr="007743CA">
        <w:rPr>
          <w:rFonts w:cs="Arial"/>
          <w:sz w:val="24"/>
          <w:szCs w:val="24"/>
        </w:rPr>
        <w:br/>
      </w:r>
      <w:proofErr w:type="spellStart"/>
      <w:r w:rsidRPr="007743CA">
        <w:rPr>
          <w:rFonts w:cs="Arial"/>
          <w:sz w:val="24"/>
          <w:szCs w:val="24"/>
        </w:rPr>
        <w:t>Tsy</w:t>
      </w:r>
      <w:proofErr w:type="spellEnd"/>
      <w:r w:rsidRPr="007743CA">
        <w:rPr>
          <w:rFonts w:cs="Arial"/>
          <w:sz w:val="24"/>
          <w:szCs w:val="24"/>
        </w:rPr>
        <w:t xml:space="preserve"> </w:t>
      </w:r>
      <w:proofErr w:type="spellStart"/>
      <w:r w:rsidRPr="007743CA">
        <w:rPr>
          <w:rFonts w:cs="Arial"/>
          <w:sz w:val="24"/>
          <w:szCs w:val="24"/>
        </w:rPr>
        <w:t>mihemotra</w:t>
      </w:r>
      <w:proofErr w:type="spellEnd"/>
      <w:r w:rsidRPr="007743CA">
        <w:rPr>
          <w:rFonts w:cs="Arial"/>
          <w:sz w:val="24"/>
          <w:szCs w:val="24"/>
        </w:rPr>
        <w:t xml:space="preserve">, </w:t>
      </w:r>
      <w:proofErr w:type="spellStart"/>
      <w:r w:rsidRPr="007743CA">
        <w:rPr>
          <w:rFonts w:cs="Arial"/>
          <w:sz w:val="24"/>
          <w:szCs w:val="24"/>
        </w:rPr>
        <w:t>tsy</w:t>
      </w:r>
      <w:proofErr w:type="spellEnd"/>
      <w:r w:rsidRPr="007743CA">
        <w:rPr>
          <w:rFonts w:cs="Arial"/>
          <w:sz w:val="24"/>
          <w:szCs w:val="24"/>
        </w:rPr>
        <w:t xml:space="preserve"> </w:t>
      </w:r>
      <w:proofErr w:type="spellStart"/>
      <w:r w:rsidRPr="007743CA">
        <w:rPr>
          <w:rFonts w:cs="Arial"/>
          <w:sz w:val="24"/>
          <w:szCs w:val="24"/>
        </w:rPr>
        <w:t>mba</w:t>
      </w:r>
      <w:proofErr w:type="spellEnd"/>
      <w:r w:rsidRPr="007743CA">
        <w:rPr>
          <w:rFonts w:cs="Arial"/>
          <w:sz w:val="24"/>
          <w:szCs w:val="24"/>
        </w:rPr>
        <w:t xml:space="preserve"> </w:t>
      </w:r>
      <w:proofErr w:type="spellStart"/>
      <w:r w:rsidRPr="007743CA">
        <w:rPr>
          <w:rFonts w:cs="Arial"/>
          <w:sz w:val="24"/>
          <w:szCs w:val="24"/>
        </w:rPr>
        <w:t>mikoro</w:t>
      </w:r>
      <w:proofErr w:type="spellEnd"/>
      <w:r w:rsidRPr="007743CA">
        <w:rPr>
          <w:rFonts w:cs="Arial"/>
          <w:sz w:val="24"/>
          <w:szCs w:val="24"/>
        </w:rPr>
        <w:t xml:space="preserve"> </w:t>
      </w:r>
      <w:r w:rsidRPr="007743CA">
        <w:rPr>
          <w:rFonts w:cs="Arial"/>
          <w:sz w:val="24"/>
          <w:szCs w:val="24"/>
        </w:rPr>
        <w:br/>
      </w:r>
      <w:proofErr w:type="spellStart"/>
      <w:r w:rsidRPr="007743CA">
        <w:rPr>
          <w:rFonts w:cs="Arial"/>
          <w:sz w:val="24"/>
          <w:szCs w:val="24"/>
        </w:rPr>
        <w:t>Ny</w:t>
      </w:r>
      <w:proofErr w:type="spellEnd"/>
      <w:r w:rsidRPr="007743CA">
        <w:rPr>
          <w:rFonts w:cs="Arial"/>
          <w:sz w:val="24"/>
          <w:szCs w:val="24"/>
        </w:rPr>
        <w:t xml:space="preserve"> </w:t>
      </w:r>
      <w:proofErr w:type="spellStart"/>
      <w:r w:rsidRPr="007743CA">
        <w:rPr>
          <w:rFonts w:cs="Arial"/>
          <w:sz w:val="24"/>
          <w:szCs w:val="24"/>
        </w:rPr>
        <w:t>fianarantsika</w:t>
      </w:r>
      <w:proofErr w:type="spellEnd"/>
      <w:r w:rsidRPr="007743CA">
        <w:rPr>
          <w:rFonts w:cs="Arial"/>
          <w:sz w:val="24"/>
          <w:szCs w:val="24"/>
        </w:rPr>
        <w:t xml:space="preserve"> dia </w:t>
      </w:r>
      <w:proofErr w:type="spellStart"/>
      <w:r w:rsidRPr="007743CA">
        <w:rPr>
          <w:rFonts w:cs="Arial"/>
          <w:sz w:val="24"/>
          <w:szCs w:val="24"/>
        </w:rPr>
        <w:t>mijoro</w:t>
      </w:r>
      <w:proofErr w:type="spellEnd"/>
    </w:p>
    <w:p w:rsidR="000D165F" w:rsidRPr="007743CA" w:rsidRDefault="000D165F" w:rsidP="007743CA">
      <w:pPr>
        <w:keepLines/>
        <w:spacing w:after="160" w:line="360" w:lineRule="auto"/>
        <w:ind w:left="1701"/>
        <w:rPr>
          <w:rFonts w:cs="Arial"/>
          <w:b/>
          <w:sz w:val="24"/>
          <w:szCs w:val="24"/>
        </w:rPr>
      </w:pPr>
      <w:proofErr w:type="spellStart"/>
      <w:r w:rsidRPr="007743CA">
        <w:rPr>
          <w:rFonts w:cs="Arial"/>
          <w:b/>
          <w:sz w:val="24"/>
          <w:szCs w:val="24"/>
        </w:rPr>
        <w:t>Dimy</w:t>
      </w:r>
      <w:proofErr w:type="spellEnd"/>
      <w:r w:rsidRPr="007743CA">
        <w:rPr>
          <w:rFonts w:cs="Arial"/>
          <w:b/>
          <w:sz w:val="24"/>
          <w:szCs w:val="24"/>
        </w:rPr>
        <w:t xml:space="preserve"> </w:t>
      </w:r>
      <w:proofErr w:type="spellStart"/>
      <w:r w:rsidRPr="007743CA">
        <w:rPr>
          <w:rFonts w:cs="Arial"/>
          <w:b/>
          <w:sz w:val="24"/>
          <w:szCs w:val="24"/>
        </w:rPr>
        <w:t>amby</w:t>
      </w:r>
      <w:proofErr w:type="spellEnd"/>
      <w:r w:rsidRPr="007743CA">
        <w:rPr>
          <w:rFonts w:cs="Arial"/>
          <w:b/>
          <w:sz w:val="24"/>
          <w:szCs w:val="24"/>
        </w:rPr>
        <w:t xml:space="preserve"> </w:t>
      </w:r>
      <w:proofErr w:type="spellStart"/>
      <w:r w:rsidRPr="007743CA">
        <w:rPr>
          <w:rFonts w:cs="Arial"/>
          <w:b/>
          <w:sz w:val="24"/>
          <w:szCs w:val="24"/>
        </w:rPr>
        <w:t>roampolo</w:t>
      </w:r>
      <w:proofErr w:type="spellEnd"/>
      <w:r w:rsidRPr="007743CA">
        <w:rPr>
          <w:rFonts w:cs="Arial"/>
          <w:b/>
          <w:sz w:val="24"/>
          <w:szCs w:val="24"/>
        </w:rPr>
        <w:t xml:space="preserve"> </w:t>
      </w:r>
      <w:proofErr w:type="spellStart"/>
      <w:r w:rsidRPr="007743CA">
        <w:rPr>
          <w:rFonts w:cs="Arial"/>
          <w:b/>
          <w:sz w:val="24"/>
          <w:szCs w:val="24"/>
        </w:rPr>
        <w:t>taona</w:t>
      </w:r>
      <w:proofErr w:type="spellEnd"/>
      <w:r w:rsidRPr="007743CA">
        <w:rPr>
          <w:rFonts w:cs="Arial"/>
          <w:b/>
          <w:sz w:val="24"/>
          <w:szCs w:val="24"/>
        </w:rPr>
        <w:t xml:space="preserve"> </w:t>
      </w:r>
      <w:proofErr w:type="spellStart"/>
      <w:r w:rsidRPr="007743CA">
        <w:rPr>
          <w:rFonts w:cs="Arial"/>
          <w:b/>
          <w:sz w:val="24"/>
          <w:szCs w:val="24"/>
        </w:rPr>
        <w:t>ny</w:t>
      </w:r>
      <w:proofErr w:type="spellEnd"/>
      <w:r w:rsidRPr="007743CA">
        <w:rPr>
          <w:rFonts w:cs="Arial"/>
          <w:b/>
          <w:sz w:val="24"/>
          <w:szCs w:val="24"/>
        </w:rPr>
        <w:t xml:space="preserve"> </w:t>
      </w:r>
      <w:proofErr w:type="spellStart"/>
      <w:r w:rsidRPr="007743CA">
        <w:rPr>
          <w:rFonts w:cs="Arial"/>
          <w:b/>
          <w:sz w:val="24"/>
          <w:szCs w:val="24"/>
        </w:rPr>
        <w:t>Sekoly</w:t>
      </w:r>
      <w:proofErr w:type="spellEnd"/>
      <w:r w:rsidRPr="007743CA">
        <w:rPr>
          <w:rFonts w:cs="Arial"/>
          <w:b/>
          <w:sz w:val="24"/>
          <w:szCs w:val="24"/>
        </w:rPr>
        <w:t xml:space="preserve"> </w:t>
      </w:r>
      <w:proofErr w:type="spellStart"/>
      <w:r w:rsidRPr="007743CA">
        <w:rPr>
          <w:rFonts w:cs="Arial"/>
          <w:b/>
          <w:sz w:val="24"/>
          <w:szCs w:val="24"/>
        </w:rPr>
        <w:t>izao</w:t>
      </w:r>
      <w:proofErr w:type="spellEnd"/>
      <w:r w:rsidRPr="007743CA">
        <w:rPr>
          <w:rFonts w:cs="Arial"/>
          <w:b/>
          <w:sz w:val="24"/>
          <w:szCs w:val="24"/>
        </w:rPr>
        <w:t xml:space="preserve"> </w:t>
      </w:r>
      <w:r w:rsidRPr="007743CA">
        <w:rPr>
          <w:rFonts w:cs="Arial"/>
          <w:b/>
          <w:sz w:val="24"/>
          <w:szCs w:val="24"/>
        </w:rPr>
        <w:br/>
        <w:t xml:space="preserve">Be </w:t>
      </w:r>
      <w:proofErr w:type="spellStart"/>
      <w:r w:rsidRPr="007743CA">
        <w:rPr>
          <w:rFonts w:cs="Arial"/>
          <w:b/>
          <w:sz w:val="24"/>
          <w:szCs w:val="24"/>
        </w:rPr>
        <w:t>ireo</w:t>
      </w:r>
      <w:proofErr w:type="spellEnd"/>
      <w:r w:rsidRPr="007743CA">
        <w:rPr>
          <w:rFonts w:cs="Arial"/>
          <w:b/>
          <w:sz w:val="24"/>
          <w:szCs w:val="24"/>
        </w:rPr>
        <w:t xml:space="preserve"> </w:t>
      </w:r>
      <w:proofErr w:type="spellStart"/>
      <w:r w:rsidRPr="007743CA">
        <w:rPr>
          <w:rFonts w:cs="Arial"/>
          <w:b/>
          <w:sz w:val="24"/>
          <w:szCs w:val="24"/>
        </w:rPr>
        <w:t>nandalo</w:t>
      </w:r>
      <w:proofErr w:type="spellEnd"/>
      <w:r w:rsidRPr="007743CA">
        <w:rPr>
          <w:rFonts w:cs="Arial"/>
          <w:b/>
          <w:sz w:val="24"/>
          <w:szCs w:val="24"/>
        </w:rPr>
        <w:t xml:space="preserve"> ka </w:t>
      </w:r>
      <w:proofErr w:type="spellStart"/>
      <w:r w:rsidRPr="007743CA">
        <w:rPr>
          <w:rFonts w:cs="Arial"/>
          <w:b/>
          <w:sz w:val="24"/>
          <w:szCs w:val="24"/>
        </w:rPr>
        <w:t>tafita</w:t>
      </w:r>
      <w:proofErr w:type="spellEnd"/>
      <w:r w:rsidRPr="007743CA">
        <w:rPr>
          <w:rFonts w:cs="Arial"/>
          <w:b/>
          <w:sz w:val="24"/>
          <w:szCs w:val="24"/>
        </w:rPr>
        <w:t xml:space="preserve"> tao</w:t>
      </w:r>
      <w:r w:rsidRPr="007743CA">
        <w:rPr>
          <w:rFonts w:cs="Arial"/>
          <w:b/>
          <w:sz w:val="24"/>
          <w:szCs w:val="24"/>
        </w:rPr>
        <w:br/>
      </w:r>
      <w:proofErr w:type="spellStart"/>
      <w:r w:rsidRPr="007743CA">
        <w:rPr>
          <w:rFonts w:cs="Arial"/>
          <w:b/>
          <w:sz w:val="24"/>
          <w:szCs w:val="24"/>
        </w:rPr>
        <w:t>Tsy</w:t>
      </w:r>
      <w:proofErr w:type="spellEnd"/>
      <w:r w:rsidRPr="007743CA">
        <w:rPr>
          <w:rFonts w:cs="Arial"/>
          <w:b/>
          <w:sz w:val="24"/>
          <w:szCs w:val="24"/>
        </w:rPr>
        <w:t xml:space="preserve"> </w:t>
      </w:r>
      <w:proofErr w:type="spellStart"/>
      <w:r w:rsidRPr="007743CA">
        <w:rPr>
          <w:rFonts w:cs="Arial"/>
          <w:b/>
          <w:sz w:val="24"/>
          <w:szCs w:val="24"/>
        </w:rPr>
        <w:t>mifidifidy</w:t>
      </w:r>
      <w:proofErr w:type="spellEnd"/>
      <w:r w:rsidRPr="007743CA">
        <w:rPr>
          <w:rFonts w:cs="Arial"/>
          <w:b/>
          <w:sz w:val="24"/>
          <w:szCs w:val="24"/>
        </w:rPr>
        <w:t xml:space="preserve"> na </w:t>
      </w:r>
      <w:proofErr w:type="spellStart"/>
      <w:r w:rsidRPr="007743CA">
        <w:rPr>
          <w:rFonts w:cs="Arial"/>
          <w:b/>
          <w:sz w:val="24"/>
          <w:szCs w:val="24"/>
        </w:rPr>
        <w:t>manavaka</w:t>
      </w:r>
      <w:proofErr w:type="spellEnd"/>
      <w:r w:rsidRPr="007743CA">
        <w:rPr>
          <w:rFonts w:cs="Arial"/>
          <w:b/>
          <w:sz w:val="24"/>
          <w:szCs w:val="24"/>
        </w:rPr>
        <w:br/>
        <w:t xml:space="preserve">Fa ISPM dia </w:t>
      </w:r>
      <w:proofErr w:type="spellStart"/>
      <w:r w:rsidRPr="007743CA">
        <w:rPr>
          <w:rFonts w:cs="Arial"/>
          <w:b/>
          <w:sz w:val="24"/>
          <w:szCs w:val="24"/>
        </w:rPr>
        <w:t>tena</w:t>
      </w:r>
      <w:proofErr w:type="spellEnd"/>
      <w:r w:rsidRPr="007743CA">
        <w:rPr>
          <w:rFonts w:cs="Arial"/>
          <w:b/>
          <w:sz w:val="24"/>
          <w:szCs w:val="24"/>
        </w:rPr>
        <w:t xml:space="preserve"> </w:t>
      </w:r>
      <w:proofErr w:type="spellStart"/>
      <w:r w:rsidRPr="007743CA">
        <w:rPr>
          <w:rFonts w:cs="Arial"/>
          <w:b/>
          <w:sz w:val="24"/>
          <w:szCs w:val="24"/>
        </w:rPr>
        <w:t>miavaka</w:t>
      </w:r>
      <w:proofErr w:type="spellEnd"/>
    </w:p>
    <w:p w:rsidR="000D165F" w:rsidRPr="007743CA" w:rsidRDefault="000D165F" w:rsidP="00A07A7E">
      <w:pPr>
        <w:pStyle w:val="ListParagraph"/>
        <w:keepLines/>
        <w:numPr>
          <w:ilvl w:val="0"/>
          <w:numId w:val="58"/>
        </w:numPr>
        <w:spacing w:after="240" w:line="360" w:lineRule="auto"/>
        <w:rPr>
          <w:rFonts w:cs="Arial"/>
          <w:sz w:val="24"/>
          <w:szCs w:val="24"/>
        </w:rPr>
      </w:pPr>
      <w:proofErr w:type="spellStart"/>
      <w:r w:rsidRPr="007743CA">
        <w:rPr>
          <w:rFonts w:cs="Arial"/>
          <w:sz w:val="24"/>
          <w:szCs w:val="24"/>
        </w:rPr>
        <w:t>Ry</w:t>
      </w:r>
      <w:proofErr w:type="spellEnd"/>
      <w:r w:rsidRPr="007743CA">
        <w:rPr>
          <w:rFonts w:cs="Arial"/>
          <w:sz w:val="24"/>
          <w:szCs w:val="24"/>
        </w:rPr>
        <w:t xml:space="preserve"> </w:t>
      </w:r>
      <w:proofErr w:type="spellStart"/>
      <w:r w:rsidRPr="007743CA">
        <w:rPr>
          <w:rFonts w:cs="Arial"/>
          <w:sz w:val="24"/>
          <w:szCs w:val="24"/>
        </w:rPr>
        <w:t>tanora</w:t>
      </w:r>
      <w:proofErr w:type="spellEnd"/>
      <w:r w:rsidRPr="007743CA">
        <w:rPr>
          <w:rFonts w:cs="Arial"/>
          <w:sz w:val="24"/>
          <w:szCs w:val="24"/>
        </w:rPr>
        <w:t xml:space="preserve"> </w:t>
      </w:r>
      <w:proofErr w:type="spellStart"/>
      <w:r w:rsidRPr="007743CA">
        <w:rPr>
          <w:rFonts w:cs="Arial"/>
          <w:sz w:val="24"/>
          <w:szCs w:val="24"/>
        </w:rPr>
        <w:t>izay</w:t>
      </w:r>
      <w:proofErr w:type="spellEnd"/>
      <w:r w:rsidRPr="007743CA">
        <w:rPr>
          <w:rFonts w:cs="Arial"/>
          <w:sz w:val="24"/>
          <w:szCs w:val="24"/>
        </w:rPr>
        <w:t xml:space="preserve"> </w:t>
      </w:r>
      <w:proofErr w:type="spellStart"/>
      <w:r w:rsidRPr="007743CA">
        <w:rPr>
          <w:rFonts w:cs="Arial"/>
          <w:sz w:val="24"/>
          <w:szCs w:val="24"/>
        </w:rPr>
        <w:t>mitoetra</w:t>
      </w:r>
      <w:proofErr w:type="spellEnd"/>
      <w:r w:rsidRPr="007743CA">
        <w:rPr>
          <w:rFonts w:cs="Arial"/>
          <w:sz w:val="24"/>
          <w:szCs w:val="24"/>
        </w:rPr>
        <w:t xml:space="preserve"> </w:t>
      </w:r>
      <w:proofErr w:type="spellStart"/>
      <w:r w:rsidRPr="007743CA">
        <w:rPr>
          <w:rFonts w:cs="Arial"/>
          <w:sz w:val="24"/>
          <w:szCs w:val="24"/>
        </w:rPr>
        <w:t>ao</w:t>
      </w:r>
      <w:proofErr w:type="spellEnd"/>
      <w:r w:rsidRPr="007743CA">
        <w:rPr>
          <w:rFonts w:cs="Arial"/>
          <w:sz w:val="24"/>
          <w:szCs w:val="24"/>
        </w:rPr>
        <w:t xml:space="preserve"> </w:t>
      </w:r>
      <w:proofErr w:type="spellStart"/>
      <w:r w:rsidRPr="007743CA">
        <w:rPr>
          <w:rFonts w:cs="Arial"/>
          <w:sz w:val="24"/>
          <w:szCs w:val="24"/>
        </w:rPr>
        <w:t>izao</w:t>
      </w:r>
      <w:proofErr w:type="spellEnd"/>
      <w:r w:rsidRPr="007743CA">
        <w:rPr>
          <w:rFonts w:cs="Arial"/>
          <w:sz w:val="24"/>
          <w:szCs w:val="24"/>
        </w:rPr>
        <w:br/>
      </w:r>
      <w:proofErr w:type="spellStart"/>
      <w:r w:rsidRPr="007743CA">
        <w:rPr>
          <w:rFonts w:cs="Arial"/>
          <w:sz w:val="24"/>
          <w:szCs w:val="24"/>
        </w:rPr>
        <w:t>Maro</w:t>
      </w:r>
      <w:proofErr w:type="spellEnd"/>
      <w:r w:rsidRPr="007743CA">
        <w:rPr>
          <w:rFonts w:cs="Arial"/>
          <w:sz w:val="24"/>
          <w:szCs w:val="24"/>
        </w:rPr>
        <w:t xml:space="preserve"> </w:t>
      </w:r>
      <w:proofErr w:type="spellStart"/>
      <w:r w:rsidRPr="007743CA">
        <w:rPr>
          <w:rFonts w:cs="Arial"/>
          <w:sz w:val="24"/>
          <w:szCs w:val="24"/>
        </w:rPr>
        <w:t>anie</w:t>
      </w:r>
      <w:proofErr w:type="spellEnd"/>
      <w:r w:rsidRPr="007743CA">
        <w:rPr>
          <w:rFonts w:cs="Arial"/>
          <w:sz w:val="24"/>
          <w:szCs w:val="24"/>
        </w:rPr>
        <w:t xml:space="preserve"> </w:t>
      </w:r>
      <w:proofErr w:type="spellStart"/>
      <w:r w:rsidRPr="007743CA">
        <w:rPr>
          <w:rFonts w:cs="Arial"/>
          <w:sz w:val="24"/>
          <w:szCs w:val="24"/>
        </w:rPr>
        <w:t>ny</w:t>
      </w:r>
      <w:proofErr w:type="spellEnd"/>
      <w:r w:rsidRPr="007743CA">
        <w:rPr>
          <w:rFonts w:cs="Arial"/>
          <w:sz w:val="24"/>
          <w:szCs w:val="24"/>
        </w:rPr>
        <w:t xml:space="preserve"> </w:t>
      </w:r>
      <w:proofErr w:type="spellStart"/>
      <w:r w:rsidRPr="007743CA">
        <w:rPr>
          <w:rFonts w:cs="Arial"/>
          <w:sz w:val="24"/>
          <w:szCs w:val="24"/>
        </w:rPr>
        <w:t>soa</w:t>
      </w:r>
      <w:proofErr w:type="spellEnd"/>
      <w:r w:rsidRPr="007743CA">
        <w:rPr>
          <w:rFonts w:cs="Arial"/>
          <w:sz w:val="24"/>
          <w:szCs w:val="24"/>
        </w:rPr>
        <w:t xml:space="preserve"> </w:t>
      </w:r>
      <w:proofErr w:type="spellStart"/>
      <w:r w:rsidRPr="007743CA">
        <w:rPr>
          <w:rFonts w:cs="Arial"/>
          <w:sz w:val="24"/>
          <w:szCs w:val="24"/>
        </w:rPr>
        <w:t>izay</w:t>
      </w:r>
      <w:proofErr w:type="spellEnd"/>
      <w:r w:rsidRPr="007743CA">
        <w:rPr>
          <w:rFonts w:cs="Arial"/>
          <w:sz w:val="24"/>
          <w:szCs w:val="24"/>
        </w:rPr>
        <w:t xml:space="preserve"> ho </w:t>
      </w:r>
      <w:proofErr w:type="spellStart"/>
      <w:r w:rsidRPr="007743CA">
        <w:rPr>
          <w:rFonts w:cs="Arial"/>
          <w:sz w:val="24"/>
          <w:szCs w:val="24"/>
        </w:rPr>
        <w:t>azonao</w:t>
      </w:r>
      <w:proofErr w:type="spellEnd"/>
      <w:r w:rsidRPr="007743CA">
        <w:rPr>
          <w:rFonts w:cs="Arial"/>
          <w:sz w:val="24"/>
          <w:szCs w:val="24"/>
        </w:rPr>
        <w:br/>
        <w:t xml:space="preserve">Fa na </w:t>
      </w:r>
      <w:proofErr w:type="spellStart"/>
      <w:r w:rsidRPr="007743CA">
        <w:rPr>
          <w:rFonts w:cs="Arial"/>
          <w:sz w:val="24"/>
          <w:szCs w:val="24"/>
        </w:rPr>
        <w:t>lehilahy</w:t>
      </w:r>
      <w:proofErr w:type="spellEnd"/>
      <w:r w:rsidRPr="007743CA">
        <w:rPr>
          <w:rFonts w:cs="Arial"/>
          <w:sz w:val="24"/>
          <w:szCs w:val="24"/>
        </w:rPr>
        <w:t xml:space="preserve"> na </w:t>
      </w:r>
      <w:proofErr w:type="spellStart"/>
      <w:r w:rsidRPr="007743CA">
        <w:rPr>
          <w:rFonts w:cs="Arial"/>
          <w:sz w:val="24"/>
          <w:szCs w:val="24"/>
        </w:rPr>
        <w:t>vehivavy</w:t>
      </w:r>
      <w:proofErr w:type="spellEnd"/>
      <w:r w:rsidRPr="007743CA">
        <w:rPr>
          <w:rFonts w:cs="Arial"/>
          <w:sz w:val="24"/>
          <w:szCs w:val="24"/>
        </w:rPr>
        <w:br/>
      </w:r>
      <w:proofErr w:type="spellStart"/>
      <w:r w:rsidRPr="007743CA">
        <w:rPr>
          <w:rFonts w:cs="Arial"/>
          <w:sz w:val="24"/>
          <w:szCs w:val="24"/>
        </w:rPr>
        <w:t>Azo</w:t>
      </w:r>
      <w:proofErr w:type="spellEnd"/>
      <w:r w:rsidRPr="007743CA">
        <w:rPr>
          <w:rFonts w:cs="Arial"/>
          <w:sz w:val="24"/>
          <w:szCs w:val="24"/>
        </w:rPr>
        <w:t xml:space="preserve"> </w:t>
      </w:r>
      <w:proofErr w:type="spellStart"/>
      <w:r w:rsidRPr="007743CA">
        <w:rPr>
          <w:rFonts w:cs="Arial"/>
          <w:sz w:val="24"/>
          <w:szCs w:val="24"/>
        </w:rPr>
        <w:t>antoka</w:t>
      </w:r>
      <w:proofErr w:type="spellEnd"/>
      <w:r w:rsidRPr="007743CA">
        <w:rPr>
          <w:rFonts w:cs="Arial"/>
          <w:sz w:val="24"/>
          <w:szCs w:val="24"/>
        </w:rPr>
        <w:t xml:space="preserve"> </w:t>
      </w:r>
      <w:proofErr w:type="spellStart"/>
      <w:r w:rsidRPr="007743CA">
        <w:rPr>
          <w:rFonts w:cs="Arial"/>
          <w:sz w:val="24"/>
          <w:szCs w:val="24"/>
        </w:rPr>
        <w:t>tokoa</w:t>
      </w:r>
      <w:proofErr w:type="spellEnd"/>
      <w:r w:rsidRPr="007743CA">
        <w:rPr>
          <w:rFonts w:cs="Arial"/>
          <w:sz w:val="24"/>
          <w:szCs w:val="24"/>
        </w:rPr>
        <w:t xml:space="preserve"> </w:t>
      </w:r>
      <w:proofErr w:type="spellStart"/>
      <w:r w:rsidRPr="007743CA">
        <w:rPr>
          <w:rFonts w:cs="Arial"/>
          <w:sz w:val="24"/>
          <w:szCs w:val="24"/>
        </w:rPr>
        <w:t>ny</w:t>
      </w:r>
      <w:proofErr w:type="spellEnd"/>
      <w:r w:rsidRPr="007743CA">
        <w:rPr>
          <w:rFonts w:cs="Arial"/>
          <w:sz w:val="24"/>
          <w:szCs w:val="24"/>
        </w:rPr>
        <w:t xml:space="preserve"> </w:t>
      </w:r>
      <w:proofErr w:type="spellStart"/>
      <w:r w:rsidRPr="007743CA">
        <w:rPr>
          <w:rFonts w:cs="Arial"/>
          <w:sz w:val="24"/>
          <w:szCs w:val="24"/>
        </w:rPr>
        <w:t>hoavy</w:t>
      </w:r>
      <w:proofErr w:type="spellEnd"/>
    </w:p>
    <w:p w:rsidR="000D165F" w:rsidRPr="007743CA" w:rsidRDefault="000D165F" w:rsidP="00A07A7E">
      <w:pPr>
        <w:pStyle w:val="ListParagraph"/>
        <w:keepNext/>
        <w:keepLines/>
        <w:numPr>
          <w:ilvl w:val="0"/>
          <w:numId w:val="58"/>
        </w:numPr>
        <w:spacing w:after="160" w:line="360" w:lineRule="auto"/>
        <w:rPr>
          <w:rFonts w:cs="Arial"/>
          <w:sz w:val="24"/>
          <w:szCs w:val="24"/>
        </w:rPr>
      </w:pPr>
      <w:r w:rsidRPr="007743CA">
        <w:rPr>
          <w:rFonts w:cs="Arial"/>
          <w:sz w:val="24"/>
          <w:szCs w:val="24"/>
        </w:rPr>
        <w:lastRenderedPageBreak/>
        <w:t xml:space="preserve">Dia </w:t>
      </w:r>
      <w:proofErr w:type="spellStart"/>
      <w:r w:rsidRPr="007743CA">
        <w:rPr>
          <w:rFonts w:cs="Arial"/>
          <w:sz w:val="24"/>
          <w:szCs w:val="24"/>
        </w:rPr>
        <w:t>mba</w:t>
      </w:r>
      <w:proofErr w:type="spellEnd"/>
      <w:r w:rsidRPr="007743CA">
        <w:rPr>
          <w:rFonts w:cs="Arial"/>
          <w:sz w:val="24"/>
          <w:szCs w:val="24"/>
        </w:rPr>
        <w:t xml:space="preserve"> </w:t>
      </w:r>
      <w:proofErr w:type="spellStart"/>
      <w:r w:rsidRPr="007743CA">
        <w:rPr>
          <w:rFonts w:cs="Arial"/>
          <w:sz w:val="24"/>
          <w:szCs w:val="24"/>
        </w:rPr>
        <w:t>katsaho</w:t>
      </w:r>
      <w:proofErr w:type="spellEnd"/>
      <w:r w:rsidRPr="007743CA">
        <w:rPr>
          <w:rFonts w:cs="Arial"/>
          <w:sz w:val="24"/>
          <w:szCs w:val="24"/>
        </w:rPr>
        <w:t xml:space="preserve"> </w:t>
      </w:r>
      <w:proofErr w:type="spellStart"/>
      <w:r w:rsidRPr="007743CA">
        <w:rPr>
          <w:rFonts w:cs="Arial"/>
          <w:sz w:val="24"/>
          <w:szCs w:val="24"/>
        </w:rPr>
        <w:t>ny</w:t>
      </w:r>
      <w:proofErr w:type="spellEnd"/>
      <w:r w:rsidRPr="007743CA">
        <w:rPr>
          <w:rFonts w:cs="Arial"/>
          <w:sz w:val="24"/>
          <w:szCs w:val="24"/>
        </w:rPr>
        <w:t xml:space="preserve"> </w:t>
      </w:r>
      <w:proofErr w:type="spellStart"/>
      <w:r w:rsidRPr="007743CA">
        <w:rPr>
          <w:rFonts w:cs="Arial"/>
          <w:sz w:val="24"/>
          <w:szCs w:val="24"/>
        </w:rPr>
        <w:t>Fahaizana</w:t>
      </w:r>
      <w:proofErr w:type="spellEnd"/>
      <w:r w:rsidRPr="007743CA">
        <w:rPr>
          <w:rFonts w:cs="Arial"/>
          <w:sz w:val="24"/>
          <w:szCs w:val="24"/>
        </w:rPr>
        <w:br/>
        <w:t xml:space="preserve">Ka </w:t>
      </w:r>
      <w:proofErr w:type="spellStart"/>
      <w:r w:rsidRPr="007743CA">
        <w:rPr>
          <w:rFonts w:cs="Arial"/>
          <w:sz w:val="24"/>
          <w:szCs w:val="24"/>
        </w:rPr>
        <w:t>hevero</w:t>
      </w:r>
      <w:proofErr w:type="spellEnd"/>
      <w:r w:rsidRPr="007743CA">
        <w:rPr>
          <w:rFonts w:cs="Arial"/>
          <w:sz w:val="24"/>
          <w:szCs w:val="24"/>
        </w:rPr>
        <w:t xml:space="preserve"> </w:t>
      </w:r>
      <w:proofErr w:type="spellStart"/>
      <w:r w:rsidRPr="007743CA">
        <w:rPr>
          <w:rFonts w:cs="Arial"/>
          <w:sz w:val="24"/>
          <w:szCs w:val="24"/>
        </w:rPr>
        <w:t>ny</w:t>
      </w:r>
      <w:proofErr w:type="spellEnd"/>
      <w:r w:rsidRPr="007743CA">
        <w:rPr>
          <w:rFonts w:cs="Arial"/>
          <w:sz w:val="24"/>
          <w:szCs w:val="24"/>
        </w:rPr>
        <w:t xml:space="preserve"> </w:t>
      </w:r>
      <w:proofErr w:type="spellStart"/>
      <w:r w:rsidRPr="007743CA">
        <w:rPr>
          <w:rFonts w:cs="Arial"/>
          <w:sz w:val="24"/>
          <w:szCs w:val="24"/>
        </w:rPr>
        <w:t>Fampandrosoana</w:t>
      </w:r>
      <w:proofErr w:type="spellEnd"/>
      <w:r w:rsidRPr="007743CA">
        <w:rPr>
          <w:rFonts w:cs="Arial"/>
          <w:sz w:val="24"/>
          <w:szCs w:val="24"/>
        </w:rPr>
        <w:br/>
      </w:r>
      <w:proofErr w:type="spellStart"/>
      <w:r w:rsidRPr="007743CA">
        <w:rPr>
          <w:rFonts w:cs="Arial"/>
          <w:sz w:val="24"/>
          <w:szCs w:val="24"/>
        </w:rPr>
        <w:t>Tanteraho</w:t>
      </w:r>
      <w:proofErr w:type="spellEnd"/>
      <w:r w:rsidRPr="007743CA">
        <w:rPr>
          <w:rFonts w:cs="Arial"/>
          <w:sz w:val="24"/>
          <w:szCs w:val="24"/>
        </w:rPr>
        <w:t xml:space="preserve"> </w:t>
      </w:r>
      <w:proofErr w:type="spellStart"/>
      <w:r w:rsidRPr="007743CA">
        <w:rPr>
          <w:rFonts w:cs="Arial"/>
          <w:sz w:val="24"/>
          <w:szCs w:val="24"/>
        </w:rPr>
        <w:t>anaty</w:t>
      </w:r>
      <w:proofErr w:type="spellEnd"/>
      <w:r w:rsidRPr="007743CA">
        <w:rPr>
          <w:rFonts w:cs="Arial"/>
          <w:sz w:val="24"/>
          <w:szCs w:val="24"/>
        </w:rPr>
        <w:t xml:space="preserve"> </w:t>
      </w:r>
      <w:proofErr w:type="spellStart"/>
      <w:r w:rsidRPr="007743CA">
        <w:rPr>
          <w:rFonts w:cs="Arial"/>
          <w:sz w:val="24"/>
          <w:szCs w:val="24"/>
        </w:rPr>
        <w:t>Fihavanana</w:t>
      </w:r>
      <w:proofErr w:type="spellEnd"/>
      <w:r w:rsidRPr="007743CA">
        <w:rPr>
          <w:rFonts w:cs="Arial"/>
          <w:sz w:val="24"/>
          <w:szCs w:val="24"/>
        </w:rPr>
        <w:br/>
      </w:r>
      <w:proofErr w:type="spellStart"/>
      <w:r w:rsidRPr="007743CA">
        <w:rPr>
          <w:rFonts w:cs="Arial"/>
          <w:sz w:val="24"/>
          <w:szCs w:val="24"/>
        </w:rPr>
        <w:t>Izay</w:t>
      </w:r>
      <w:proofErr w:type="spellEnd"/>
      <w:r w:rsidRPr="007743CA">
        <w:rPr>
          <w:rFonts w:cs="Arial"/>
          <w:sz w:val="24"/>
          <w:szCs w:val="24"/>
        </w:rPr>
        <w:t xml:space="preserve"> no </w:t>
      </w:r>
      <w:proofErr w:type="spellStart"/>
      <w:r w:rsidRPr="007743CA">
        <w:rPr>
          <w:rFonts w:cs="Arial"/>
          <w:sz w:val="24"/>
          <w:szCs w:val="24"/>
        </w:rPr>
        <w:t>tarigetran’ny</w:t>
      </w:r>
      <w:proofErr w:type="spellEnd"/>
      <w:r w:rsidRPr="007743CA">
        <w:rPr>
          <w:rFonts w:cs="Arial"/>
          <w:sz w:val="24"/>
          <w:szCs w:val="24"/>
        </w:rPr>
        <w:t xml:space="preserve"> </w:t>
      </w:r>
      <w:proofErr w:type="spellStart"/>
      <w:r w:rsidRPr="007743CA">
        <w:rPr>
          <w:rFonts w:cs="Arial"/>
          <w:sz w:val="24"/>
          <w:szCs w:val="24"/>
        </w:rPr>
        <w:t>fianarana</w:t>
      </w:r>
      <w:proofErr w:type="spellEnd"/>
    </w:p>
    <w:p w:rsidR="007F2EFC" w:rsidRPr="007743CA" w:rsidRDefault="000D165F" w:rsidP="007F2EFC">
      <w:pPr>
        <w:keepNext/>
        <w:spacing w:after="240" w:line="360" w:lineRule="auto"/>
        <w:rPr>
          <w:rFonts w:cs="Arial"/>
          <w:sz w:val="24"/>
          <w:szCs w:val="24"/>
          <w:lang w:val="en-US"/>
        </w:rPr>
      </w:pPr>
      <w:r w:rsidRPr="007743CA">
        <w:rPr>
          <w:rFonts w:cs="Arial"/>
          <w:b/>
          <w:sz w:val="24"/>
          <w:szCs w:val="24"/>
          <w:lang w:val="en-US"/>
        </w:rPr>
        <w:t>A/</w:t>
      </w:r>
      <w:r w:rsidR="00075D88" w:rsidRPr="007743CA">
        <w:rPr>
          <w:rFonts w:cs="Arial"/>
          <w:b/>
          <w:sz w:val="24"/>
          <w:szCs w:val="24"/>
          <w:lang w:val="en-US"/>
        </w:rPr>
        <w:t>C:</w:t>
      </w:r>
      <w:r w:rsidRPr="007743CA">
        <w:rPr>
          <w:rFonts w:cs="Arial"/>
          <w:sz w:val="24"/>
          <w:szCs w:val="24"/>
          <w:lang w:val="en-US"/>
        </w:rPr>
        <w:t xml:space="preserve"> RAKOTOARIMANANA </w:t>
      </w:r>
      <w:proofErr w:type="spellStart"/>
      <w:r w:rsidRPr="007743CA">
        <w:rPr>
          <w:rFonts w:cs="Arial"/>
          <w:sz w:val="24"/>
          <w:szCs w:val="24"/>
          <w:lang w:val="en-US"/>
        </w:rPr>
        <w:t>Johany</w:t>
      </w:r>
      <w:proofErr w:type="spellEnd"/>
      <w:r w:rsidRPr="007743CA">
        <w:rPr>
          <w:rFonts w:cs="Arial"/>
          <w:sz w:val="24"/>
          <w:szCs w:val="24"/>
          <w:lang w:val="en-US"/>
        </w:rPr>
        <w:t xml:space="preserve"> (CAA 3 2003)</w:t>
      </w:r>
    </w:p>
    <w:p w:rsidR="00630339" w:rsidRDefault="00AC4475" w:rsidP="00630339">
      <w:pPr>
        <w:pStyle w:val="Heading3"/>
        <w:rPr>
          <w:lang w:val="en-US"/>
        </w:rPr>
      </w:pPr>
      <w:bookmarkStart w:id="65" w:name="_Toc26477450"/>
      <w:bookmarkStart w:id="66" w:name="_Toc26816393"/>
      <w:r>
        <w:rPr>
          <w:lang w:val="en-US"/>
        </w:rPr>
        <w:t>OBJECTIF ET CURSUS DE FORMATION</w:t>
      </w:r>
      <w:bookmarkEnd w:id="65"/>
      <w:bookmarkEnd w:id="66"/>
    </w:p>
    <w:p w:rsidR="00BD2124" w:rsidRPr="007743CA" w:rsidRDefault="00BD2124" w:rsidP="0026493E">
      <w:pPr>
        <w:keepLines/>
        <w:spacing w:line="360" w:lineRule="auto"/>
        <w:ind w:firstLine="709"/>
        <w:jc w:val="both"/>
        <w:rPr>
          <w:rFonts w:cs="Arial"/>
          <w:sz w:val="24"/>
          <w:szCs w:val="24"/>
        </w:rPr>
      </w:pPr>
      <w:r w:rsidRPr="007743CA">
        <w:rPr>
          <w:rFonts w:cs="Arial"/>
          <w:sz w:val="24"/>
          <w:szCs w:val="24"/>
        </w:rPr>
        <w:t>L’objectif de l’ISPM est de former des étudiants pour obtenir un diplôme de Master en phase avec les progrès scientifiques et technologiques et conscients des réalités économiques et sociales à Madagascar. Il s’agit d’une formation supérieure à vocation académique et professionnelle de trois cycles.</w:t>
      </w:r>
    </w:p>
    <w:p w:rsidR="00BD2124" w:rsidRPr="007743CA" w:rsidRDefault="00BD2124" w:rsidP="00A07A7E">
      <w:pPr>
        <w:pStyle w:val="ListParagraph"/>
        <w:numPr>
          <w:ilvl w:val="0"/>
          <w:numId w:val="29"/>
        </w:numPr>
        <w:spacing w:after="0" w:line="360" w:lineRule="auto"/>
        <w:jc w:val="both"/>
        <w:rPr>
          <w:rFonts w:cs="Arial"/>
          <w:sz w:val="24"/>
          <w:szCs w:val="24"/>
        </w:rPr>
      </w:pPr>
      <w:r w:rsidRPr="007743CA">
        <w:rPr>
          <w:rFonts w:cs="Arial"/>
          <w:sz w:val="24"/>
          <w:szCs w:val="24"/>
        </w:rPr>
        <w:t>L’étudiant passe d’abord une formation de Premier Cycle de trois années (Bac+3) sanctionnée par le Diplôme de Licence.</w:t>
      </w:r>
    </w:p>
    <w:p w:rsidR="00BD2124" w:rsidRPr="007743CA" w:rsidRDefault="00BD2124" w:rsidP="00A07A7E">
      <w:pPr>
        <w:pStyle w:val="ListParagraph"/>
        <w:numPr>
          <w:ilvl w:val="0"/>
          <w:numId w:val="29"/>
        </w:numPr>
        <w:spacing w:after="0" w:line="360" w:lineRule="auto"/>
        <w:jc w:val="both"/>
        <w:rPr>
          <w:rFonts w:cs="Arial"/>
          <w:sz w:val="24"/>
          <w:szCs w:val="24"/>
        </w:rPr>
      </w:pPr>
      <w:r w:rsidRPr="007743CA">
        <w:rPr>
          <w:rFonts w:cs="Arial"/>
          <w:sz w:val="24"/>
          <w:szCs w:val="24"/>
        </w:rPr>
        <w:t>Après l’obtention de ce diplôme, l’étudiant peut faire deux choix :</w:t>
      </w:r>
    </w:p>
    <w:p w:rsidR="00BD2124" w:rsidRPr="007743CA" w:rsidRDefault="00BD2124" w:rsidP="00A07A7E">
      <w:pPr>
        <w:pStyle w:val="ListParagraph"/>
        <w:numPr>
          <w:ilvl w:val="0"/>
          <w:numId w:val="30"/>
        </w:numPr>
        <w:spacing w:after="0" w:line="360" w:lineRule="auto"/>
        <w:jc w:val="both"/>
        <w:rPr>
          <w:rFonts w:cs="Arial"/>
          <w:sz w:val="24"/>
          <w:szCs w:val="24"/>
        </w:rPr>
      </w:pPr>
      <w:r w:rsidRPr="007743CA">
        <w:rPr>
          <w:rFonts w:cs="Arial"/>
          <w:sz w:val="24"/>
          <w:szCs w:val="24"/>
        </w:rPr>
        <w:t>Soit, entrer dans la vie professionnelle munie du diplôme de Licence.</w:t>
      </w:r>
    </w:p>
    <w:p w:rsidR="00BD2124" w:rsidRPr="007743CA" w:rsidRDefault="00BD2124" w:rsidP="00A07A7E">
      <w:pPr>
        <w:pStyle w:val="ListParagraph"/>
        <w:numPr>
          <w:ilvl w:val="0"/>
          <w:numId w:val="30"/>
        </w:numPr>
        <w:spacing w:after="0" w:line="360" w:lineRule="auto"/>
        <w:jc w:val="both"/>
        <w:rPr>
          <w:rFonts w:cs="Arial"/>
          <w:sz w:val="24"/>
          <w:szCs w:val="24"/>
        </w:rPr>
      </w:pPr>
      <w:r w:rsidRPr="007743CA">
        <w:rPr>
          <w:rFonts w:cs="Arial"/>
          <w:sz w:val="24"/>
          <w:szCs w:val="24"/>
        </w:rPr>
        <w:t>Soit, poursuivre ses études du Second Cycle pour la préparation du Diplôme de Master (Bac+5) qui dure deux ans et six mois de stage, après l’obtention du diplôme de Licence.</w:t>
      </w:r>
    </w:p>
    <w:p w:rsidR="00BD2124" w:rsidRPr="007743CA" w:rsidRDefault="00BD2124" w:rsidP="00A07A7E">
      <w:pPr>
        <w:pStyle w:val="ListParagraph"/>
        <w:numPr>
          <w:ilvl w:val="0"/>
          <w:numId w:val="29"/>
        </w:numPr>
        <w:spacing w:after="0" w:line="360" w:lineRule="auto"/>
        <w:jc w:val="both"/>
        <w:rPr>
          <w:rFonts w:cs="Arial"/>
          <w:sz w:val="24"/>
          <w:szCs w:val="24"/>
        </w:rPr>
      </w:pPr>
      <w:r w:rsidRPr="007743CA">
        <w:rPr>
          <w:rFonts w:cs="Arial"/>
          <w:sz w:val="24"/>
          <w:szCs w:val="24"/>
        </w:rPr>
        <w:t>Enfin, l’étudiant désirant encore continuer peut effectuer des recherches scientifiques pour obtenir un diplôme de doctorat.</w:t>
      </w:r>
    </w:p>
    <w:p w:rsidR="00AC4475" w:rsidRPr="007743CA" w:rsidRDefault="00BD2124" w:rsidP="0026493E">
      <w:pPr>
        <w:ind w:firstLine="709"/>
        <w:jc w:val="both"/>
        <w:rPr>
          <w:rFonts w:cs="Arial"/>
          <w:sz w:val="24"/>
          <w:szCs w:val="24"/>
        </w:rPr>
      </w:pPr>
      <w:r w:rsidRPr="007743CA">
        <w:rPr>
          <w:rFonts w:cs="Arial"/>
          <w:sz w:val="24"/>
          <w:szCs w:val="24"/>
        </w:rPr>
        <w:t>Il est à préciser que les diplômes délivrés par l’ISPM sont reconnus par le Ministère de la Fonction Publique.</w:t>
      </w:r>
    </w:p>
    <w:p w:rsidR="00BD2124" w:rsidRDefault="00BD2124" w:rsidP="00BD2124">
      <w:pPr>
        <w:jc w:val="center"/>
      </w:pPr>
      <w:r>
        <w:rPr>
          <w:noProof/>
        </w:rPr>
        <w:lastRenderedPageBreak/>
        <w:drawing>
          <wp:inline distT="0" distB="0" distL="0" distR="0" wp14:anchorId="126FDA97" wp14:editId="68218ECC">
            <wp:extent cx="5183505" cy="4420235"/>
            <wp:effectExtent l="0" t="0" r="0" b="0"/>
            <wp:docPr id="92" name="Image 9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3505" cy="4420235"/>
                    </a:xfrm>
                    <a:prstGeom prst="rect">
                      <a:avLst/>
                    </a:prstGeom>
                    <a:noFill/>
                    <a:ln>
                      <a:noFill/>
                    </a:ln>
                  </pic:spPr>
                </pic:pic>
              </a:graphicData>
            </a:graphic>
          </wp:inline>
        </w:drawing>
      </w:r>
    </w:p>
    <w:p w:rsidR="00BD2124" w:rsidRDefault="00BD2124" w:rsidP="007A7393">
      <w:pPr>
        <w:pStyle w:val="Subtitle"/>
        <w:jc w:val="center"/>
      </w:pPr>
      <w:bookmarkStart w:id="67" w:name="_Toc3323752"/>
      <w:bookmarkStart w:id="68" w:name="_Toc26816169"/>
      <w:r>
        <w:t>Cursus Universitaire à L’ISPM</w:t>
      </w:r>
      <w:bookmarkEnd w:id="67"/>
      <w:bookmarkEnd w:id="68"/>
    </w:p>
    <w:p w:rsidR="00BD2124" w:rsidRDefault="00BD2124" w:rsidP="00BD2124">
      <w:pPr>
        <w:pStyle w:val="Heading3"/>
      </w:pPr>
      <w:bookmarkStart w:id="69" w:name="_Toc26477451"/>
      <w:bookmarkStart w:id="70" w:name="_Toc26816394"/>
      <w:r>
        <w:t>FORMATIONS PROPOSEES PAR L’ISPM</w:t>
      </w:r>
      <w:bookmarkEnd w:id="69"/>
      <w:bookmarkEnd w:id="70"/>
    </w:p>
    <w:p w:rsidR="00737375" w:rsidRPr="007A7393" w:rsidRDefault="00737375" w:rsidP="00FB068C">
      <w:pPr>
        <w:spacing w:after="160" w:line="360" w:lineRule="auto"/>
        <w:ind w:firstLine="709"/>
        <w:jc w:val="both"/>
        <w:rPr>
          <w:rFonts w:cs="Arial"/>
          <w:sz w:val="24"/>
          <w:szCs w:val="24"/>
        </w:rPr>
      </w:pPr>
      <w:r w:rsidRPr="007A7393">
        <w:rPr>
          <w:rFonts w:cs="Arial"/>
          <w:sz w:val="24"/>
          <w:szCs w:val="24"/>
        </w:rPr>
        <w:t>Voici la liste des parcours par mention que l’ISPM offre :</w:t>
      </w:r>
    </w:p>
    <w:p w:rsidR="00737375" w:rsidRPr="007A7393" w:rsidRDefault="00737375" w:rsidP="00A07A7E">
      <w:pPr>
        <w:pStyle w:val="ListParagraph"/>
        <w:numPr>
          <w:ilvl w:val="0"/>
          <w:numId w:val="31"/>
        </w:numPr>
        <w:spacing w:after="0" w:line="360" w:lineRule="auto"/>
        <w:jc w:val="both"/>
        <w:rPr>
          <w:rFonts w:cs="Arial"/>
          <w:b/>
          <w:sz w:val="24"/>
          <w:szCs w:val="24"/>
        </w:rPr>
      </w:pPr>
      <w:r w:rsidRPr="007A7393">
        <w:rPr>
          <w:rFonts w:cs="Arial"/>
          <w:b/>
          <w:sz w:val="24"/>
          <w:szCs w:val="24"/>
        </w:rPr>
        <w:t>Mention Informatique et Télécommunications</w:t>
      </w:r>
    </w:p>
    <w:p w:rsidR="00737375" w:rsidRPr="007A7393" w:rsidRDefault="00737375" w:rsidP="00A07A7E">
      <w:pPr>
        <w:pStyle w:val="ListParagraph"/>
        <w:numPr>
          <w:ilvl w:val="0"/>
          <w:numId w:val="32"/>
        </w:numPr>
        <w:spacing w:after="0" w:line="360" w:lineRule="auto"/>
        <w:jc w:val="both"/>
        <w:rPr>
          <w:rFonts w:cs="Arial"/>
          <w:sz w:val="24"/>
          <w:szCs w:val="24"/>
        </w:rPr>
      </w:pPr>
      <w:r w:rsidRPr="007A7393">
        <w:rPr>
          <w:rFonts w:cs="Arial"/>
          <w:sz w:val="24"/>
          <w:szCs w:val="24"/>
        </w:rPr>
        <w:t>Informatique de Gestion, Génie Logiciel et Intelligence Artificielle (IGGLIA)</w:t>
      </w:r>
    </w:p>
    <w:p w:rsidR="00737375" w:rsidRPr="007A7393" w:rsidRDefault="00737375" w:rsidP="00A07A7E">
      <w:pPr>
        <w:pStyle w:val="ListParagraph"/>
        <w:numPr>
          <w:ilvl w:val="0"/>
          <w:numId w:val="32"/>
        </w:numPr>
        <w:spacing w:after="0" w:line="360" w:lineRule="auto"/>
        <w:jc w:val="both"/>
        <w:rPr>
          <w:rFonts w:cs="Arial"/>
          <w:sz w:val="24"/>
          <w:szCs w:val="24"/>
        </w:rPr>
      </w:pPr>
      <w:r w:rsidRPr="007A7393">
        <w:rPr>
          <w:rFonts w:cs="Arial"/>
          <w:sz w:val="24"/>
          <w:szCs w:val="24"/>
        </w:rPr>
        <w:t>Électronique, Systèmes Informatiques et Intelligence Artificielle (ESIIA)</w:t>
      </w:r>
    </w:p>
    <w:p w:rsidR="00737375" w:rsidRPr="007A7393" w:rsidRDefault="00737375" w:rsidP="00A07A7E">
      <w:pPr>
        <w:pStyle w:val="ListParagraph"/>
        <w:numPr>
          <w:ilvl w:val="0"/>
          <w:numId w:val="32"/>
        </w:numPr>
        <w:spacing w:after="0" w:line="360" w:lineRule="auto"/>
        <w:jc w:val="both"/>
        <w:rPr>
          <w:rFonts w:cs="Arial"/>
          <w:sz w:val="24"/>
          <w:szCs w:val="24"/>
        </w:rPr>
      </w:pPr>
      <w:r w:rsidRPr="007A7393">
        <w:rPr>
          <w:rFonts w:cs="Arial"/>
          <w:sz w:val="24"/>
          <w:szCs w:val="24"/>
        </w:rPr>
        <w:t>Informatique Multimédia, Technologie de l’Information et de la Communication et Intelligence Artificielle (IMTICIA)</w:t>
      </w:r>
    </w:p>
    <w:p w:rsidR="00737375" w:rsidRPr="007A7393" w:rsidRDefault="00737375" w:rsidP="00A07A7E">
      <w:pPr>
        <w:pStyle w:val="ListParagraph"/>
        <w:numPr>
          <w:ilvl w:val="0"/>
          <w:numId w:val="32"/>
        </w:numPr>
        <w:spacing w:after="0" w:line="360" w:lineRule="auto"/>
        <w:jc w:val="both"/>
        <w:rPr>
          <w:rFonts w:cs="Arial"/>
          <w:sz w:val="24"/>
          <w:szCs w:val="24"/>
        </w:rPr>
      </w:pPr>
      <w:r w:rsidRPr="007A7393">
        <w:rPr>
          <w:rFonts w:cs="Arial"/>
          <w:sz w:val="24"/>
          <w:szCs w:val="24"/>
        </w:rPr>
        <w:t>Informatique, Statistiques Appliquées et Intelligence Artificielle (ISAIA)</w:t>
      </w:r>
    </w:p>
    <w:p w:rsidR="00737375" w:rsidRPr="007A7393" w:rsidRDefault="00737375" w:rsidP="00A07A7E">
      <w:pPr>
        <w:pStyle w:val="ListParagraph"/>
        <w:numPr>
          <w:ilvl w:val="0"/>
          <w:numId w:val="31"/>
        </w:numPr>
        <w:spacing w:after="0" w:line="360" w:lineRule="auto"/>
        <w:jc w:val="both"/>
        <w:rPr>
          <w:rFonts w:cs="Arial"/>
          <w:b/>
          <w:sz w:val="24"/>
          <w:szCs w:val="24"/>
        </w:rPr>
      </w:pPr>
      <w:r w:rsidRPr="007A7393">
        <w:rPr>
          <w:rFonts w:cs="Arial"/>
          <w:b/>
          <w:sz w:val="24"/>
          <w:szCs w:val="24"/>
        </w:rPr>
        <w:t>Mention Génie Industriel</w:t>
      </w:r>
    </w:p>
    <w:p w:rsidR="00737375" w:rsidRPr="007A7393" w:rsidRDefault="00737375" w:rsidP="00A07A7E">
      <w:pPr>
        <w:pStyle w:val="ListParagraph"/>
        <w:numPr>
          <w:ilvl w:val="0"/>
          <w:numId w:val="33"/>
        </w:numPr>
        <w:spacing w:after="0" w:line="360" w:lineRule="auto"/>
        <w:jc w:val="both"/>
        <w:rPr>
          <w:rFonts w:cs="Arial"/>
          <w:sz w:val="24"/>
          <w:szCs w:val="24"/>
        </w:rPr>
      </w:pPr>
      <w:r w:rsidRPr="007A7393">
        <w:rPr>
          <w:rFonts w:cs="Arial"/>
          <w:sz w:val="24"/>
          <w:szCs w:val="24"/>
        </w:rPr>
        <w:t>Électromécanique et Informatique Industrielle (EMII)</w:t>
      </w:r>
    </w:p>
    <w:p w:rsidR="00737375" w:rsidRPr="007A7393" w:rsidRDefault="00737375" w:rsidP="00A07A7E">
      <w:pPr>
        <w:pStyle w:val="ListParagraph"/>
        <w:numPr>
          <w:ilvl w:val="0"/>
          <w:numId w:val="33"/>
        </w:numPr>
        <w:spacing w:after="0" w:line="360" w:lineRule="auto"/>
        <w:jc w:val="both"/>
        <w:rPr>
          <w:rFonts w:cs="Arial"/>
          <w:sz w:val="24"/>
          <w:szCs w:val="24"/>
        </w:rPr>
      </w:pPr>
      <w:r w:rsidRPr="007A7393">
        <w:rPr>
          <w:rFonts w:cs="Arial"/>
          <w:sz w:val="24"/>
          <w:szCs w:val="24"/>
        </w:rPr>
        <w:t>Industries Chimiques, Minières et Pétrolières (ICMP)</w:t>
      </w:r>
    </w:p>
    <w:p w:rsidR="00737375" w:rsidRPr="007A7393" w:rsidRDefault="00737375" w:rsidP="00A07A7E">
      <w:pPr>
        <w:pStyle w:val="ListParagraph"/>
        <w:keepNext/>
        <w:numPr>
          <w:ilvl w:val="0"/>
          <w:numId w:val="31"/>
        </w:numPr>
        <w:spacing w:after="0" w:line="360" w:lineRule="auto"/>
        <w:ind w:hanging="357"/>
        <w:jc w:val="both"/>
        <w:rPr>
          <w:rFonts w:cs="Arial"/>
          <w:b/>
          <w:sz w:val="24"/>
          <w:szCs w:val="24"/>
        </w:rPr>
      </w:pPr>
      <w:r w:rsidRPr="007A7393">
        <w:rPr>
          <w:rFonts w:cs="Arial"/>
          <w:b/>
          <w:sz w:val="24"/>
          <w:szCs w:val="24"/>
        </w:rPr>
        <w:lastRenderedPageBreak/>
        <w:t>Mention Génie Civil et Architecture</w:t>
      </w:r>
    </w:p>
    <w:p w:rsidR="00737375" w:rsidRPr="007A7393" w:rsidRDefault="00737375" w:rsidP="00A07A7E">
      <w:pPr>
        <w:pStyle w:val="ListParagraph"/>
        <w:keepNext/>
        <w:numPr>
          <w:ilvl w:val="0"/>
          <w:numId w:val="33"/>
        </w:numPr>
        <w:spacing w:after="0" w:line="360" w:lineRule="auto"/>
        <w:ind w:hanging="357"/>
        <w:jc w:val="both"/>
        <w:rPr>
          <w:rFonts w:cs="Arial"/>
          <w:sz w:val="24"/>
          <w:szCs w:val="24"/>
        </w:rPr>
      </w:pPr>
      <w:r w:rsidRPr="007A7393">
        <w:rPr>
          <w:rFonts w:cs="Arial"/>
          <w:sz w:val="24"/>
          <w:szCs w:val="24"/>
        </w:rPr>
        <w:t>Génie Civil et Architecture (GCA)</w:t>
      </w:r>
    </w:p>
    <w:p w:rsidR="00737375" w:rsidRPr="007A7393" w:rsidRDefault="00737375" w:rsidP="00A07A7E">
      <w:pPr>
        <w:pStyle w:val="ListParagraph"/>
        <w:numPr>
          <w:ilvl w:val="0"/>
          <w:numId w:val="31"/>
        </w:numPr>
        <w:spacing w:after="0" w:line="360" w:lineRule="auto"/>
        <w:jc w:val="both"/>
        <w:rPr>
          <w:rFonts w:cs="Arial"/>
          <w:b/>
          <w:sz w:val="24"/>
          <w:szCs w:val="24"/>
        </w:rPr>
      </w:pPr>
      <w:r w:rsidRPr="007A7393">
        <w:rPr>
          <w:rFonts w:cs="Arial"/>
          <w:b/>
          <w:sz w:val="24"/>
          <w:szCs w:val="24"/>
        </w:rPr>
        <w:t>Mention Droit et Techniques des Affaires</w:t>
      </w:r>
    </w:p>
    <w:p w:rsidR="00737375" w:rsidRPr="007A7393" w:rsidRDefault="00737375" w:rsidP="00A07A7E">
      <w:pPr>
        <w:pStyle w:val="ListParagraph"/>
        <w:numPr>
          <w:ilvl w:val="0"/>
          <w:numId w:val="33"/>
        </w:numPr>
        <w:spacing w:after="0" w:line="360" w:lineRule="auto"/>
        <w:jc w:val="both"/>
        <w:rPr>
          <w:rFonts w:cs="Arial"/>
          <w:sz w:val="24"/>
          <w:szCs w:val="24"/>
        </w:rPr>
      </w:pPr>
      <w:r w:rsidRPr="007A7393">
        <w:rPr>
          <w:rFonts w:cs="Arial"/>
          <w:sz w:val="24"/>
          <w:szCs w:val="24"/>
        </w:rPr>
        <w:t>Commerce et Administration des Affaires (CAA)</w:t>
      </w:r>
    </w:p>
    <w:p w:rsidR="00737375" w:rsidRPr="007A7393" w:rsidRDefault="00737375" w:rsidP="00A07A7E">
      <w:pPr>
        <w:pStyle w:val="ListParagraph"/>
        <w:numPr>
          <w:ilvl w:val="0"/>
          <w:numId w:val="33"/>
        </w:numPr>
        <w:spacing w:after="0" w:line="360" w:lineRule="auto"/>
        <w:jc w:val="both"/>
        <w:rPr>
          <w:rFonts w:cs="Arial"/>
          <w:sz w:val="24"/>
          <w:szCs w:val="24"/>
        </w:rPr>
      </w:pPr>
      <w:r w:rsidRPr="007A7393">
        <w:rPr>
          <w:rFonts w:cs="Arial"/>
          <w:sz w:val="24"/>
          <w:szCs w:val="24"/>
        </w:rPr>
        <w:t>Économie et Management de Projet (EMP)</w:t>
      </w:r>
    </w:p>
    <w:p w:rsidR="00737375" w:rsidRPr="007A7393" w:rsidRDefault="00737375" w:rsidP="00A07A7E">
      <w:pPr>
        <w:pStyle w:val="ListParagraph"/>
        <w:numPr>
          <w:ilvl w:val="0"/>
          <w:numId w:val="33"/>
        </w:numPr>
        <w:spacing w:after="0" w:line="360" w:lineRule="auto"/>
        <w:jc w:val="both"/>
        <w:rPr>
          <w:rFonts w:cs="Arial"/>
          <w:sz w:val="24"/>
          <w:szCs w:val="24"/>
        </w:rPr>
      </w:pPr>
      <w:r w:rsidRPr="007A7393">
        <w:rPr>
          <w:rFonts w:cs="Arial"/>
          <w:sz w:val="24"/>
          <w:szCs w:val="24"/>
        </w:rPr>
        <w:t>Finances et Comptabilités (FIC)</w:t>
      </w:r>
    </w:p>
    <w:p w:rsidR="00737375" w:rsidRPr="007A7393" w:rsidRDefault="00737375" w:rsidP="00A07A7E">
      <w:pPr>
        <w:pStyle w:val="ListParagraph"/>
        <w:numPr>
          <w:ilvl w:val="0"/>
          <w:numId w:val="33"/>
        </w:numPr>
        <w:spacing w:after="0" w:line="360" w:lineRule="auto"/>
        <w:jc w:val="both"/>
        <w:rPr>
          <w:rFonts w:cs="Arial"/>
          <w:sz w:val="24"/>
          <w:szCs w:val="24"/>
        </w:rPr>
      </w:pPr>
      <w:r w:rsidRPr="007A7393">
        <w:rPr>
          <w:rFonts w:cs="Arial"/>
          <w:sz w:val="24"/>
          <w:szCs w:val="24"/>
        </w:rPr>
        <w:t>Droit et Techniques Juridiques des Affaires (DTJA)</w:t>
      </w:r>
    </w:p>
    <w:p w:rsidR="00737375" w:rsidRPr="007A7393" w:rsidRDefault="00737375" w:rsidP="00A07A7E">
      <w:pPr>
        <w:pStyle w:val="ListParagraph"/>
        <w:numPr>
          <w:ilvl w:val="0"/>
          <w:numId w:val="31"/>
        </w:numPr>
        <w:spacing w:after="0" w:line="360" w:lineRule="auto"/>
        <w:jc w:val="both"/>
        <w:rPr>
          <w:rFonts w:cs="Arial"/>
          <w:b/>
          <w:sz w:val="24"/>
          <w:szCs w:val="24"/>
        </w:rPr>
      </w:pPr>
      <w:r w:rsidRPr="007A7393">
        <w:rPr>
          <w:rFonts w:cs="Arial"/>
          <w:b/>
          <w:sz w:val="24"/>
          <w:szCs w:val="24"/>
        </w:rPr>
        <w:t>Mention Biotechnologie</w:t>
      </w:r>
    </w:p>
    <w:p w:rsidR="00737375" w:rsidRPr="007A7393" w:rsidRDefault="00737375" w:rsidP="00A07A7E">
      <w:pPr>
        <w:pStyle w:val="ListParagraph"/>
        <w:numPr>
          <w:ilvl w:val="0"/>
          <w:numId w:val="33"/>
        </w:numPr>
        <w:spacing w:after="0" w:line="360" w:lineRule="auto"/>
        <w:jc w:val="both"/>
        <w:rPr>
          <w:rFonts w:cs="Arial"/>
          <w:sz w:val="24"/>
          <w:szCs w:val="24"/>
        </w:rPr>
      </w:pPr>
      <w:r w:rsidRPr="007A7393">
        <w:rPr>
          <w:rFonts w:cs="Arial"/>
          <w:sz w:val="24"/>
          <w:szCs w:val="24"/>
        </w:rPr>
        <w:t>Industries Agro-Alimentaires (IAA)</w:t>
      </w:r>
    </w:p>
    <w:p w:rsidR="00737375" w:rsidRPr="007A7393" w:rsidRDefault="00737375" w:rsidP="00A07A7E">
      <w:pPr>
        <w:pStyle w:val="ListParagraph"/>
        <w:numPr>
          <w:ilvl w:val="0"/>
          <w:numId w:val="33"/>
        </w:numPr>
        <w:spacing w:after="0" w:line="360" w:lineRule="auto"/>
        <w:jc w:val="both"/>
        <w:rPr>
          <w:rFonts w:cs="Arial"/>
          <w:sz w:val="24"/>
          <w:szCs w:val="24"/>
        </w:rPr>
      </w:pPr>
      <w:r w:rsidRPr="007A7393">
        <w:rPr>
          <w:rFonts w:cs="Arial"/>
          <w:sz w:val="24"/>
          <w:szCs w:val="24"/>
        </w:rPr>
        <w:t>Agriculture et Élevage (AEE)</w:t>
      </w:r>
    </w:p>
    <w:p w:rsidR="00737375" w:rsidRPr="007A7393" w:rsidRDefault="00737375" w:rsidP="00A07A7E">
      <w:pPr>
        <w:pStyle w:val="ListParagraph"/>
        <w:numPr>
          <w:ilvl w:val="0"/>
          <w:numId w:val="33"/>
        </w:numPr>
        <w:spacing w:after="0" w:line="360" w:lineRule="auto"/>
        <w:jc w:val="both"/>
        <w:rPr>
          <w:rFonts w:cs="Arial"/>
          <w:sz w:val="24"/>
          <w:szCs w:val="24"/>
        </w:rPr>
      </w:pPr>
      <w:r w:rsidRPr="007A7393">
        <w:rPr>
          <w:rFonts w:cs="Arial"/>
          <w:sz w:val="24"/>
          <w:szCs w:val="24"/>
        </w:rPr>
        <w:t>Pharmacologie et Industries Pharmaceutiques (PIP)</w:t>
      </w:r>
    </w:p>
    <w:p w:rsidR="00737375" w:rsidRPr="007A7393" w:rsidRDefault="00737375" w:rsidP="00A07A7E">
      <w:pPr>
        <w:pStyle w:val="ListParagraph"/>
        <w:numPr>
          <w:ilvl w:val="0"/>
          <w:numId w:val="31"/>
        </w:numPr>
        <w:spacing w:after="0" w:line="360" w:lineRule="auto"/>
        <w:jc w:val="both"/>
        <w:rPr>
          <w:rFonts w:cs="Arial"/>
          <w:b/>
          <w:sz w:val="24"/>
          <w:szCs w:val="24"/>
        </w:rPr>
      </w:pPr>
      <w:r w:rsidRPr="007A7393">
        <w:rPr>
          <w:rFonts w:cs="Arial"/>
          <w:b/>
          <w:sz w:val="24"/>
          <w:szCs w:val="24"/>
        </w:rPr>
        <w:t>Mention Technique du Tourisme</w:t>
      </w:r>
    </w:p>
    <w:p w:rsidR="00737375" w:rsidRPr="007A7393" w:rsidRDefault="00737375" w:rsidP="00A07A7E">
      <w:pPr>
        <w:pStyle w:val="ListParagraph"/>
        <w:numPr>
          <w:ilvl w:val="0"/>
          <w:numId w:val="33"/>
        </w:numPr>
        <w:spacing w:after="0" w:line="360" w:lineRule="auto"/>
        <w:jc w:val="both"/>
        <w:rPr>
          <w:rFonts w:cs="Arial"/>
          <w:sz w:val="24"/>
          <w:szCs w:val="24"/>
        </w:rPr>
      </w:pPr>
      <w:r w:rsidRPr="007A7393">
        <w:rPr>
          <w:rFonts w:cs="Arial"/>
          <w:sz w:val="24"/>
          <w:szCs w:val="24"/>
        </w:rPr>
        <w:t>Tourisme et Environnement (TEE)</w:t>
      </w:r>
    </w:p>
    <w:p w:rsidR="00737375" w:rsidRPr="007A7393" w:rsidRDefault="00737375" w:rsidP="00A07A7E">
      <w:pPr>
        <w:pStyle w:val="ListParagraph"/>
        <w:numPr>
          <w:ilvl w:val="0"/>
          <w:numId w:val="33"/>
        </w:numPr>
        <w:spacing w:after="0" w:line="360" w:lineRule="auto"/>
        <w:jc w:val="both"/>
        <w:rPr>
          <w:rFonts w:cs="Arial"/>
          <w:sz w:val="24"/>
          <w:szCs w:val="24"/>
        </w:rPr>
      </w:pPr>
      <w:r w:rsidRPr="007A7393">
        <w:rPr>
          <w:rFonts w:cs="Arial"/>
          <w:sz w:val="24"/>
          <w:szCs w:val="24"/>
        </w:rPr>
        <w:t>Tourisme et Hôtellerie (TEH)</w:t>
      </w:r>
    </w:p>
    <w:p w:rsidR="00737375" w:rsidRPr="007A7393" w:rsidRDefault="00737375" w:rsidP="00125841">
      <w:pPr>
        <w:spacing w:after="240" w:line="360" w:lineRule="auto"/>
        <w:ind w:firstLine="357"/>
        <w:jc w:val="both"/>
        <w:rPr>
          <w:rFonts w:cs="Arial"/>
          <w:sz w:val="24"/>
          <w:szCs w:val="24"/>
        </w:rPr>
      </w:pPr>
      <w:r w:rsidRPr="007A7393">
        <w:rPr>
          <w:rFonts w:cs="Arial"/>
          <w:sz w:val="24"/>
          <w:szCs w:val="24"/>
        </w:rPr>
        <w:t>Il est à rappeler que toutes les formations de l’ISPM sont habilitées par le Ministère de l’Enseignant Supérieur et de la Recherche Scientifique.</w:t>
      </w:r>
    </w:p>
    <w:p w:rsidR="00F6499A" w:rsidRDefault="00F6499A" w:rsidP="00F6499A">
      <w:pPr>
        <w:pStyle w:val="Heading3"/>
      </w:pPr>
      <w:bookmarkStart w:id="71" w:name="_Toc26477453"/>
      <w:bookmarkStart w:id="72" w:name="_Toc26816395"/>
      <w:r>
        <w:t>ORGANIGRAMME DE L’ISPM</w:t>
      </w:r>
      <w:bookmarkEnd w:id="71"/>
      <w:bookmarkEnd w:id="72"/>
    </w:p>
    <w:p w:rsidR="007A7393" w:rsidRDefault="00F6499A" w:rsidP="007A7393">
      <w:pPr>
        <w:jc w:val="center"/>
        <w:rPr>
          <w:rStyle w:val="SubtitleChar"/>
        </w:rPr>
      </w:pPr>
      <w:r>
        <w:rPr>
          <w:noProof/>
        </w:rPr>
        <w:drawing>
          <wp:inline distT="0" distB="0" distL="0" distR="0" wp14:anchorId="05DB035B" wp14:editId="3E1C691D">
            <wp:extent cx="5760720" cy="2327563"/>
            <wp:effectExtent l="0" t="0" r="0" b="0"/>
            <wp:docPr id="93" name="Image 9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327563"/>
                    </a:xfrm>
                    <a:prstGeom prst="rect">
                      <a:avLst/>
                    </a:prstGeom>
                  </pic:spPr>
                </pic:pic>
              </a:graphicData>
            </a:graphic>
          </wp:inline>
        </w:drawing>
      </w:r>
    </w:p>
    <w:p w:rsidR="007A7393" w:rsidRPr="007A7393" w:rsidRDefault="007A7393" w:rsidP="007A7393">
      <w:pPr>
        <w:pStyle w:val="Subtitle"/>
        <w:jc w:val="center"/>
      </w:pPr>
      <w:bookmarkStart w:id="73" w:name="_Toc26816170"/>
      <w:r>
        <w:t>Organigramme de l’ISPM</w:t>
      </w:r>
      <w:bookmarkEnd w:id="73"/>
    </w:p>
    <w:p w:rsidR="00F6499A" w:rsidRDefault="00F6499A" w:rsidP="00F6499A">
      <w:pPr>
        <w:pStyle w:val="Heading3"/>
      </w:pPr>
      <w:bookmarkStart w:id="74" w:name="_Toc26477454"/>
      <w:bookmarkStart w:id="75" w:name="_Toc26816396"/>
      <w:r>
        <w:t>PARTICULARITES DE L’ISPM</w:t>
      </w:r>
      <w:bookmarkEnd w:id="74"/>
      <w:bookmarkEnd w:id="75"/>
    </w:p>
    <w:p w:rsidR="00CE0284" w:rsidRPr="00AD60CB" w:rsidRDefault="00F6499A" w:rsidP="00FB068C">
      <w:pPr>
        <w:ind w:firstLine="709"/>
        <w:jc w:val="both"/>
        <w:rPr>
          <w:rFonts w:cs="Arial"/>
          <w:sz w:val="24"/>
          <w:szCs w:val="24"/>
        </w:rPr>
      </w:pPr>
      <w:r w:rsidRPr="00AD60CB">
        <w:rPr>
          <w:rFonts w:cs="Arial"/>
          <w:sz w:val="24"/>
          <w:szCs w:val="24"/>
        </w:rPr>
        <w:t>Actuellement, le système LMD est déjà adopté à l’ISPM et les enseignants sont impliqués profondément dans la recherche. Les étudiants doivent également effectuer leurs propres recherches pour approfondir leurs savoirs et leurs acquis.</w:t>
      </w:r>
    </w:p>
    <w:p w:rsidR="00CE0284" w:rsidRDefault="00CE0284" w:rsidP="00A07A7E">
      <w:pPr>
        <w:pStyle w:val="Heading4"/>
        <w:numPr>
          <w:ilvl w:val="0"/>
          <w:numId w:val="35"/>
        </w:numPr>
      </w:pPr>
      <w:bookmarkStart w:id="76" w:name="_Toc26816397"/>
      <w:r>
        <w:lastRenderedPageBreak/>
        <w:t>Recherches scientifiques sur les plans national et international</w:t>
      </w:r>
      <w:bookmarkEnd w:id="76"/>
      <w:r>
        <w:t> </w:t>
      </w:r>
    </w:p>
    <w:p w:rsidR="00CE0284" w:rsidRPr="00813922" w:rsidRDefault="00CE0284" w:rsidP="00FB068C">
      <w:pPr>
        <w:spacing w:after="240" w:line="360" w:lineRule="auto"/>
        <w:ind w:firstLine="709"/>
        <w:jc w:val="both"/>
        <w:rPr>
          <w:rFonts w:cs="Arial"/>
          <w:sz w:val="24"/>
          <w:szCs w:val="24"/>
        </w:rPr>
      </w:pPr>
      <w:r w:rsidRPr="00813922">
        <w:rPr>
          <w:rFonts w:cs="Arial"/>
          <w:sz w:val="24"/>
          <w:szCs w:val="24"/>
        </w:rPr>
        <w:t>Les étudiants et les enseignant-chercheurs à l’ISPM font des recherches scientifiques d’ordres national et international et les publient dans des journaux internationaux et dans des « </w:t>
      </w:r>
      <w:proofErr w:type="spellStart"/>
      <w:r w:rsidRPr="00813922">
        <w:rPr>
          <w:rFonts w:cs="Arial"/>
          <w:sz w:val="24"/>
          <w:szCs w:val="24"/>
        </w:rPr>
        <w:t>proceedings</w:t>
      </w:r>
      <w:proofErr w:type="spellEnd"/>
      <w:r w:rsidRPr="00813922">
        <w:rPr>
          <w:rFonts w:cs="Arial"/>
          <w:sz w:val="24"/>
          <w:szCs w:val="24"/>
        </w:rPr>
        <w:t> » des conférences internationales prestigieuses. Un extrait de la liste de ces publications est disponible sur http://ispm-edu.com/publications.php.</w:t>
      </w:r>
    </w:p>
    <w:p w:rsidR="00555C98" w:rsidRDefault="00CE0284" w:rsidP="00A07A7E">
      <w:pPr>
        <w:pStyle w:val="Heading4"/>
        <w:numPr>
          <w:ilvl w:val="0"/>
          <w:numId w:val="35"/>
        </w:numPr>
      </w:pPr>
      <w:bookmarkStart w:id="77" w:name="_Toc26816398"/>
      <w:r>
        <w:t>Portes ouvertes et salon de l’ISPM</w:t>
      </w:r>
      <w:bookmarkEnd w:id="77"/>
    </w:p>
    <w:p w:rsidR="00555C98" w:rsidRPr="00813922" w:rsidRDefault="00555C98" w:rsidP="00FB068C">
      <w:pPr>
        <w:spacing w:after="240" w:line="360" w:lineRule="auto"/>
        <w:ind w:firstLine="709"/>
        <w:jc w:val="both"/>
        <w:rPr>
          <w:rFonts w:cs="Arial"/>
          <w:sz w:val="24"/>
          <w:szCs w:val="24"/>
        </w:rPr>
      </w:pPr>
      <w:r w:rsidRPr="00813922">
        <w:rPr>
          <w:rFonts w:cs="Arial"/>
          <w:sz w:val="24"/>
          <w:szCs w:val="24"/>
        </w:rPr>
        <w:t>L’année académique se divise en deux semestres. À chaque semestre ont lieu deux examens dont un « </w:t>
      </w:r>
      <w:proofErr w:type="spellStart"/>
      <w:r w:rsidRPr="00813922">
        <w:rPr>
          <w:rFonts w:cs="Arial"/>
          <w:sz w:val="24"/>
          <w:szCs w:val="24"/>
        </w:rPr>
        <w:t>Mid-Term</w:t>
      </w:r>
      <w:proofErr w:type="spellEnd"/>
      <w:r w:rsidRPr="00813922">
        <w:rPr>
          <w:rFonts w:cs="Arial"/>
          <w:sz w:val="24"/>
          <w:szCs w:val="24"/>
        </w:rPr>
        <w:t> » et un « Final-Exam ». Le deuxième semestre se démarque par l’organisation des « portes ouvertes » et un salon de l’ISPM. Ces évènements sont une occasion pour les étudiants de montrer, au grand public leurs projets effectués dans le cadre des recherches personnelles en équipe.</w:t>
      </w:r>
    </w:p>
    <w:p w:rsidR="007723F4" w:rsidRDefault="00555C98" w:rsidP="00A07A7E">
      <w:pPr>
        <w:pStyle w:val="Heading4"/>
        <w:numPr>
          <w:ilvl w:val="0"/>
          <w:numId w:val="35"/>
        </w:numPr>
      </w:pPr>
      <w:bookmarkStart w:id="78" w:name="_Toc26816399"/>
      <w:r>
        <w:t>Supports pédagogiques</w:t>
      </w:r>
      <w:bookmarkEnd w:id="78"/>
    </w:p>
    <w:p w:rsidR="00555C98" w:rsidRPr="00813922" w:rsidRDefault="00555C98" w:rsidP="00FB068C">
      <w:pPr>
        <w:spacing w:line="360" w:lineRule="auto"/>
        <w:ind w:firstLine="709"/>
        <w:jc w:val="both"/>
        <w:rPr>
          <w:rFonts w:cs="Arial"/>
          <w:sz w:val="24"/>
          <w:szCs w:val="24"/>
        </w:rPr>
      </w:pPr>
      <w:r w:rsidRPr="00813922">
        <w:rPr>
          <w:rFonts w:cs="Arial"/>
          <w:sz w:val="24"/>
          <w:szCs w:val="24"/>
        </w:rPr>
        <w:t>L’ISPM met à la disposition de ses étudiants :</w:t>
      </w:r>
    </w:p>
    <w:p w:rsidR="00555C98" w:rsidRPr="00813922" w:rsidRDefault="00555C98" w:rsidP="00A07A7E">
      <w:pPr>
        <w:pStyle w:val="ListParagraph"/>
        <w:numPr>
          <w:ilvl w:val="0"/>
          <w:numId w:val="36"/>
        </w:numPr>
        <w:spacing w:after="0" w:line="360" w:lineRule="auto"/>
        <w:jc w:val="both"/>
        <w:rPr>
          <w:rFonts w:cs="Arial"/>
          <w:sz w:val="24"/>
          <w:szCs w:val="24"/>
        </w:rPr>
      </w:pPr>
      <w:r w:rsidRPr="00813922">
        <w:rPr>
          <w:rFonts w:cs="Arial"/>
          <w:sz w:val="24"/>
          <w:szCs w:val="24"/>
        </w:rPr>
        <w:t>Deux laboratoires informatiques pour un total de cent vingt ordinateurs,</w:t>
      </w:r>
    </w:p>
    <w:p w:rsidR="00555C98" w:rsidRPr="00813922" w:rsidRDefault="00555C98" w:rsidP="00A07A7E">
      <w:pPr>
        <w:pStyle w:val="ListParagraph"/>
        <w:numPr>
          <w:ilvl w:val="0"/>
          <w:numId w:val="36"/>
        </w:numPr>
        <w:spacing w:after="0" w:line="360" w:lineRule="auto"/>
        <w:jc w:val="both"/>
        <w:rPr>
          <w:rFonts w:cs="Arial"/>
          <w:sz w:val="24"/>
          <w:szCs w:val="24"/>
        </w:rPr>
      </w:pPr>
      <w:r w:rsidRPr="00813922">
        <w:rPr>
          <w:rFonts w:cs="Arial"/>
          <w:sz w:val="24"/>
          <w:szCs w:val="24"/>
        </w:rPr>
        <w:t>Un laboratoire expérimental pour le département biotechnologie,</w:t>
      </w:r>
    </w:p>
    <w:p w:rsidR="00555C98" w:rsidRPr="00813922" w:rsidRDefault="00555C98" w:rsidP="00A07A7E">
      <w:pPr>
        <w:pStyle w:val="ListParagraph"/>
        <w:numPr>
          <w:ilvl w:val="0"/>
          <w:numId w:val="36"/>
        </w:numPr>
        <w:spacing w:after="0" w:line="360" w:lineRule="auto"/>
        <w:jc w:val="both"/>
        <w:rPr>
          <w:rFonts w:cs="Arial"/>
          <w:sz w:val="24"/>
          <w:szCs w:val="24"/>
        </w:rPr>
      </w:pPr>
      <w:r w:rsidRPr="00813922">
        <w:rPr>
          <w:rFonts w:cs="Arial"/>
          <w:sz w:val="24"/>
          <w:szCs w:val="24"/>
        </w:rPr>
        <w:t>Un laboratoire de travaux pratiques en électricité et électronique,</w:t>
      </w:r>
    </w:p>
    <w:p w:rsidR="00555C98" w:rsidRPr="00813922" w:rsidRDefault="00555C98" w:rsidP="00A07A7E">
      <w:pPr>
        <w:pStyle w:val="ListParagraph"/>
        <w:numPr>
          <w:ilvl w:val="0"/>
          <w:numId w:val="36"/>
        </w:numPr>
        <w:spacing w:after="0" w:line="360" w:lineRule="auto"/>
        <w:jc w:val="both"/>
        <w:rPr>
          <w:rFonts w:cs="Arial"/>
          <w:sz w:val="24"/>
          <w:szCs w:val="24"/>
        </w:rPr>
      </w:pPr>
      <w:r w:rsidRPr="00813922">
        <w:rPr>
          <w:rFonts w:cs="Arial"/>
          <w:sz w:val="24"/>
          <w:szCs w:val="24"/>
        </w:rPr>
        <w:t>Un atelier de travaux pratiques pour les étudiants en mécanique,</w:t>
      </w:r>
    </w:p>
    <w:p w:rsidR="00555C98" w:rsidRPr="00813922" w:rsidRDefault="00555C98" w:rsidP="00A07A7E">
      <w:pPr>
        <w:pStyle w:val="ListParagraph"/>
        <w:numPr>
          <w:ilvl w:val="0"/>
          <w:numId w:val="36"/>
        </w:numPr>
        <w:spacing w:after="240" w:line="360" w:lineRule="auto"/>
        <w:ind w:left="714" w:hanging="357"/>
        <w:jc w:val="both"/>
        <w:rPr>
          <w:rFonts w:cs="Arial"/>
          <w:sz w:val="24"/>
          <w:szCs w:val="24"/>
        </w:rPr>
      </w:pPr>
      <w:r w:rsidRPr="00813922">
        <w:rPr>
          <w:rFonts w:cs="Arial"/>
          <w:sz w:val="24"/>
          <w:szCs w:val="24"/>
        </w:rPr>
        <w:t>Divers appareils topographiques.</w:t>
      </w:r>
    </w:p>
    <w:p w:rsidR="00555C98" w:rsidRDefault="00555C98" w:rsidP="00A07A7E">
      <w:pPr>
        <w:pStyle w:val="Heading4"/>
        <w:numPr>
          <w:ilvl w:val="0"/>
          <w:numId w:val="35"/>
        </w:numPr>
      </w:pPr>
      <w:bookmarkStart w:id="79" w:name="_Toc26816400"/>
      <w:r>
        <w:t>L’Examen Clinique</w:t>
      </w:r>
      <w:bookmarkEnd w:id="79"/>
    </w:p>
    <w:p w:rsidR="00555C98" w:rsidRPr="00813922" w:rsidRDefault="00555C98" w:rsidP="00FB068C">
      <w:pPr>
        <w:spacing w:after="240" w:line="360" w:lineRule="auto"/>
        <w:ind w:firstLine="709"/>
        <w:jc w:val="both"/>
        <w:rPr>
          <w:rFonts w:cs="Arial"/>
          <w:sz w:val="24"/>
          <w:szCs w:val="24"/>
        </w:rPr>
      </w:pPr>
      <w:r w:rsidRPr="00813922">
        <w:rPr>
          <w:rFonts w:cs="Arial"/>
          <w:sz w:val="24"/>
          <w:szCs w:val="24"/>
        </w:rPr>
        <w:t>L’Examen « Clinique » est aussi un des plus grandes particularités de l’ISPM. C’est l’épreuve à passer avant la préparation de l’ingéniorat. Il consiste en l’évaluation de l’étudiant sur toutes ses connaissances, depuis la première année jusqu’à le cinquième. La réussite à ce test donne accès au stage ainsi qu’au mémoire de fun du Second Cycle.</w:t>
      </w:r>
    </w:p>
    <w:p w:rsidR="00555C98" w:rsidRPr="00555C98" w:rsidRDefault="00555C98" w:rsidP="007E4051">
      <w:pPr>
        <w:pStyle w:val="Heading4"/>
      </w:pPr>
      <w:bookmarkStart w:id="80" w:name="_Toc26816401"/>
      <w:r w:rsidRPr="00555C98">
        <w:lastRenderedPageBreak/>
        <w:t>Supports académiques</w:t>
      </w:r>
      <w:bookmarkEnd w:id="80"/>
    </w:p>
    <w:p w:rsidR="00555C98" w:rsidRPr="00813922" w:rsidRDefault="00555C98" w:rsidP="00574A99">
      <w:pPr>
        <w:ind w:firstLine="709"/>
        <w:jc w:val="both"/>
        <w:rPr>
          <w:rFonts w:cs="Arial"/>
          <w:sz w:val="24"/>
          <w:szCs w:val="24"/>
        </w:rPr>
      </w:pPr>
      <w:r w:rsidRPr="00813922">
        <w:rPr>
          <w:rFonts w:cs="Arial"/>
          <w:sz w:val="24"/>
          <w:szCs w:val="24"/>
        </w:rPr>
        <w:t>L’ISPM offre aussi un bouquet complet de complexe sportif à ses étudiants. À savoir : un terrain de basket-ball, un terrain de football, un terrain de volley-ball, des tables de baby-foot, des tables de tennis de table.</w:t>
      </w:r>
    </w:p>
    <w:p w:rsidR="00555C98" w:rsidRPr="00555C98" w:rsidRDefault="00555C98" w:rsidP="00555C98">
      <w:pPr>
        <w:rPr>
          <w:rFonts w:cs="Arial"/>
        </w:rPr>
      </w:pPr>
      <w:r>
        <w:rPr>
          <w:rFonts w:cs="Arial"/>
        </w:rPr>
        <w:br w:type="page"/>
      </w:r>
    </w:p>
    <w:p w:rsidR="004F77F4" w:rsidRDefault="004F77F4" w:rsidP="009B1E07">
      <w:pPr>
        <w:pStyle w:val="Heading2"/>
      </w:pPr>
      <w:bookmarkStart w:id="81" w:name="_Toc26477455"/>
      <w:bookmarkStart w:id="82" w:name="_Toc26816225"/>
      <w:bookmarkStart w:id="83" w:name="_Toc26816402"/>
      <w:r w:rsidRPr="004F77F4">
        <w:lastRenderedPageBreak/>
        <w:t>CHAPITRE 2 : PRESENTATION DE L’ENTREPRISE</w:t>
      </w:r>
      <w:bookmarkEnd w:id="81"/>
      <w:bookmarkEnd w:id="82"/>
      <w:bookmarkEnd w:id="83"/>
    </w:p>
    <w:p w:rsidR="00155547" w:rsidRPr="00155547" w:rsidRDefault="0061332D" w:rsidP="00253243">
      <w:pPr>
        <w:pStyle w:val="Heading3"/>
        <w:numPr>
          <w:ilvl w:val="0"/>
          <w:numId w:val="8"/>
        </w:numPr>
      </w:pPr>
      <w:bookmarkStart w:id="84" w:name="_Toc26477456"/>
      <w:bookmarkStart w:id="85" w:name="_Toc26816403"/>
      <w:r w:rsidRPr="004112BF">
        <w:t>HISTORIQUE</w:t>
      </w:r>
      <w:r w:rsidRPr="0061332D">
        <w:rPr>
          <w:color w:val="auto"/>
          <w:vertAlign w:val="superscript"/>
        </w:rPr>
        <w:t xml:space="preserve"> [7]</w:t>
      </w:r>
      <w:bookmarkEnd w:id="84"/>
      <w:bookmarkEnd w:id="85"/>
    </w:p>
    <w:p w:rsidR="00155547" w:rsidRPr="00150F7E" w:rsidRDefault="00155547" w:rsidP="00574A99">
      <w:pPr>
        <w:spacing w:before="240" w:after="120"/>
        <w:ind w:firstLine="709"/>
        <w:jc w:val="both"/>
        <w:rPr>
          <w:sz w:val="24"/>
          <w:szCs w:val="24"/>
        </w:rPr>
      </w:pPr>
      <w:r w:rsidRPr="00150F7E">
        <w:rPr>
          <w:sz w:val="24"/>
          <w:szCs w:val="24"/>
        </w:rPr>
        <w:t xml:space="preserve">EQIMA est une société incubée par CRP, créée en </w:t>
      </w:r>
      <w:r w:rsidRPr="00150F7E">
        <w:rPr>
          <w:bCs/>
          <w:sz w:val="24"/>
          <w:szCs w:val="24"/>
        </w:rPr>
        <w:t>2011</w:t>
      </w:r>
      <w:r w:rsidRPr="00150F7E">
        <w:rPr>
          <w:sz w:val="24"/>
          <w:szCs w:val="24"/>
        </w:rPr>
        <w:t>, elle s’est donnée comme mission le développement dans l’environnement en tenant compte en permanence des exigences liées à la technologie du Web.</w:t>
      </w:r>
    </w:p>
    <w:p w:rsidR="00155547" w:rsidRPr="00150F7E" w:rsidRDefault="00155547" w:rsidP="00574A99">
      <w:pPr>
        <w:spacing w:before="240" w:after="120"/>
        <w:ind w:firstLine="709"/>
        <w:jc w:val="both"/>
        <w:rPr>
          <w:sz w:val="24"/>
          <w:szCs w:val="24"/>
        </w:rPr>
      </w:pPr>
      <w:r w:rsidRPr="00150F7E">
        <w:rPr>
          <w:sz w:val="24"/>
          <w:szCs w:val="24"/>
        </w:rPr>
        <w:t xml:space="preserve">Œuvrant aussi dans le domaine de l’e-Commerce que dans les sites web, dits classiques, et </w:t>
      </w:r>
      <w:r w:rsidR="00813922" w:rsidRPr="00150F7E">
        <w:rPr>
          <w:sz w:val="24"/>
          <w:szCs w:val="24"/>
        </w:rPr>
        <w:t>assure les</w:t>
      </w:r>
      <w:r w:rsidRPr="00150F7E">
        <w:rPr>
          <w:sz w:val="24"/>
          <w:szCs w:val="24"/>
        </w:rPr>
        <w:t xml:space="preserve"> techniques de sécurisation des développements.</w:t>
      </w:r>
    </w:p>
    <w:p w:rsidR="00155547" w:rsidRPr="00150F7E" w:rsidRDefault="00155547" w:rsidP="00574A99">
      <w:pPr>
        <w:spacing w:before="240" w:after="120"/>
        <w:ind w:firstLine="709"/>
        <w:jc w:val="both"/>
        <w:rPr>
          <w:sz w:val="24"/>
          <w:szCs w:val="24"/>
        </w:rPr>
      </w:pPr>
      <w:r w:rsidRPr="00150F7E">
        <w:rPr>
          <w:sz w:val="24"/>
          <w:szCs w:val="24"/>
        </w:rPr>
        <w:t xml:space="preserve">Ayant développés pour un certain nombre de clients des extensions pour les </w:t>
      </w:r>
      <w:r w:rsidRPr="00150F7E">
        <w:rPr>
          <w:bCs/>
          <w:sz w:val="24"/>
          <w:szCs w:val="24"/>
        </w:rPr>
        <w:t xml:space="preserve">CMS Joomla, WordPress et </w:t>
      </w:r>
      <w:proofErr w:type="spellStart"/>
      <w:r w:rsidRPr="00150F7E">
        <w:rPr>
          <w:bCs/>
          <w:sz w:val="24"/>
          <w:szCs w:val="24"/>
        </w:rPr>
        <w:t>Prestashop</w:t>
      </w:r>
      <w:proofErr w:type="spellEnd"/>
      <w:r w:rsidRPr="00150F7E">
        <w:rPr>
          <w:sz w:val="24"/>
          <w:szCs w:val="24"/>
        </w:rPr>
        <w:t xml:space="preserve">, et édite </w:t>
      </w:r>
      <w:r w:rsidRPr="00150F7E">
        <w:rPr>
          <w:bCs/>
          <w:sz w:val="24"/>
          <w:szCs w:val="24"/>
        </w:rPr>
        <w:t xml:space="preserve">depuis 2013 </w:t>
      </w:r>
      <w:r w:rsidRPr="00150F7E">
        <w:rPr>
          <w:sz w:val="24"/>
          <w:szCs w:val="24"/>
        </w:rPr>
        <w:t xml:space="preserve">ses propres extensions et plug-ins. Elles sont disponibles sur son site web </w:t>
      </w:r>
      <w:hyperlink r:id="rId20" w:tgtFrame="_blank" w:history="1">
        <w:r w:rsidRPr="00150F7E">
          <w:rPr>
            <w:rStyle w:val="Hyperlink"/>
            <w:color w:val="262626" w:themeColor="text1" w:themeTint="D9"/>
            <w:sz w:val="24"/>
            <w:szCs w:val="24"/>
            <w:u w:val="none"/>
          </w:rPr>
          <w:t xml:space="preserve"> www.byeqima.com</w:t>
        </w:r>
      </w:hyperlink>
      <w:r w:rsidRPr="00150F7E">
        <w:rPr>
          <w:color w:val="262626" w:themeColor="text1" w:themeTint="D9"/>
          <w:sz w:val="24"/>
          <w:szCs w:val="24"/>
        </w:rPr>
        <w:t xml:space="preserve"> .</w:t>
      </w:r>
    </w:p>
    <w:p w:rsidR="00971C51" w:rsidRPr="00971C51" w:rsidRDefault="00971C51" w:rsidP="00253243">
      <w:pPr>
        <w:pStyle w:val="Heading4"/>
        <w:numPr>
          <w:ilvl w:val="0"/>
          <w:numId w:val="9"/>
        </w:numPr>
      </w:pPr>
      <w:bookmarkStart w:id="86" w:name="_Toc26816404"/>
      <w:r>
        <w:t>Logo de l’Entreprise</w:t>
      </w:r>
      <w:bookmarkEnd w:id="86"/>
    </w:p>
    <w:p w:rsidR="004112BF" w:rsidRDefault="004112BF" w:rsidP="00574A99">
      <w:pPr>
        <w:tabs>
          <w:tab w:val="left" w:pos="3285"/>
        </w:tabs>
        <w:ind w:firstLine="709"/>
        <w:jc w:val="both"/>
        <w:rPr>
          <w:sz w:val="24"/>
          <w:szCs w:val="24"/>
        </w:rPr>
      </w:pPr>
      <w:r w:rsidRPr="004112BF">
        <w:rPr>
          <w:sz w:val="24"/>
          <w:szCs w:val="24"/>
        </w:rPr>
        <w:t>Le logo de la société se présente comme suit :</w:t>
      </w:r>
    </w:p>
    <w:p w:rsidR="00971C51" w:rsidRDefault="00971C51" w:rsidP="00253243">
      <w:pPr>
        <w:pStyle w:val="ListParagraph"/>
        <w:numPr>
          <w:ilvl w:val="0"/>
          <w:numId w:val="10"/>
        </w:numPr>
        <w:tabs>
          <w:tab w:val="left" w:pos="3285"/>
        </w:tabs>
        <w:jc w:val="both"/>
        <w:rPr>
          <w:sz w:val="24"/>
          <w:szCs w:val="24"/>
        </w:rPr>
      </w:pPr>
      <w:r>
        <w:rPr>
          <w:sz w:val="24"/>
          <w:szCs w:val="24"/>
        </w:rPr>
        <w:t>Une main qui clique une souris</w:t>
      </w:r>
    </w:p>
    <w:p w:rsidR="00971C51" w:rsidRDefault="00971C51" w:rsidP="00253243">
      <w:pPr>
        <w:pStyle w:val="ListParagraph"/>
        <w:numPr>
          <w:ilvl w:val="0"/>
          <w:numId w:val="10"/>
        </w:numPr>
        <w:tabs>
          <w:tab w:val="left" w:pos="3285"/>
        </w:tabs>
        <w:jc w:val="both"/>
        <w:rPr>
          <w:sz w:val="24"/>
          <w:szCs w:val="24"/>
        </w:rPr>
      </w:pPr>
      <w:r>
        <w:rPr>
          <w:sz w:val="24"/>
          <w:szCs w:val="24"/>
        </w:rPr>
        <w:t>Lettre qui compose le nom EQIMA</w:t>
      </w:r>
    </w:p>
    <w:p w:rsidR="00971C51" w:rsidRPr="00971C51" w:rsidRDefault="00971C51" w:rsidP="00971C51">
      <w:pPr>
        <w:tabs>
          <w:tab w:val="left" w:pos="3285"/>
        </w:tabs>
        <w:jc w:val="both"/>
        <w:rPr>
          <w:sz w:val="24"/>
          <w:szCs w:val="24"/>
        </w:rPr>
      </w:pPr>
    </w:p>
    <w:p w:rsidR="004112BF" w:rsidRDefault="004112BF" w:rsidP="00A86F40">
      <w:pPr>
        <w:tabs>
          <w:tab w:val="left" w:pos="3285"/>
        </w:tabs>
        <w:jc w:val="center"/>
        <w:rPr>
          <w:sz w:val="24"/>
          <w:szCs w:val="24"/>
        </w:rPr>
      </w:pPr>
      <w:r>
        <w:rPr>
          <w:noProof/>
          <w:sz w:val="24"/>
          <w:szCs w:val="24"/>
        </w:rPr>
        <w:drawing>
          <wp:inline distT="0" distB="0" distL="0" distR="0" wp14:anchorId="7CA5CE19" wp14:editId="7FE08E2A">
            <wp:extent cx="2000250" cy="556509"/>
            <wp:effectExtent l="0" t="0" r="0" b="0"/>
            <wp:docPr id="8" name="Image 5" descr="C:\Users\ampasampito\Desktop\BOKY ANDRY 5\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pasampito\Desktop\BOKY ANDRY 5\logo-eqima.png"/>
                    <pic:cNvPicPr>
                      <a:picLocks noChangeAspect="1" noChangeArrowheads="1"/>
                    </pic:cNvPicPr>
                  </pic:nvPicPr>
                  <pic:blipFill>
                    <a:blip r:embed="rId21"/>
                    <a:srcRect/>
                    <a:stretch>
                      <a:fillRect/>
                    </a:stretch>
                  </pic:blipFill>
                  <pic:spPr bwMode="auto">
                    <a:xfrm>
                      <a:off x="0" y="0"/>
                      <a:ext cx="2072351" cy="576569"/>
                    </a:xfrm>
                    <a:prstGeom prst="rect">
                      <a:avLst/>
                    </a:prstGeom>
                    <a:noFill/>
                    <a:ln w="9525">
                      <a:noFill/>
                      <a:miter lim="800000"/>
                      <a:headEnd/>
                      <a:tailEnd/>
                    </a:ln>
                  </pic:spPr>
                </pic:pic>
              </a:graphicData>
            </a:graphic>
          </wp:inline>
        </w:drawing>
      </w:r>
    </w:p>
    <w:p w:rsidR="00A86F40" w:rsidRDefault="004112BF" w:rsidP="00A86F40">
      <w:pPr>
        <w:pStyle w:val="Subtitle"/>
        <w:jc w:val="center"/>
      </w:pPr>
      <w:bookmarkStart w:id="87" w:name="_Toc26816171"/>
      <w:r>
        <w:t>Logo EQIMA</w:t>
      </w:r>
      <w:bookmarkEnd w:id="87"/>
    </w:p>
    <w:p w:rsidR="001722D6" w:rsidRDefault="001722D6" w:rsidP="001722D6"/>
    <w:p w:rsidR="001722D6" w:rsidRDefault="001722D6" w:rsidP="001722D6"/>
    <w:p w:rsidR="001722D6" w:rsidRDefault="001722D6" w:rsidP="001722D6"/>
    <w:p w:rsidR="001722D6" w:rsidRDefault="001722D6" w:rsidP="001722D6"/>
    <w:p w:rsidR="001722D6" w:rsidRDefault="001722D6" w:rsidP="001722D6"/>
    <w:p w:rsidR="001722D6" w:rsidRPr="001722D6" w:rsidRDefault="001722D6" w:rsidP="001722D6"/>
    <w:p w:rsidR="00971C51" w:rsidRPr="00971C51" w:rsidRDefault="00155547" w:rsidP="00253243">
      <w:pPr>
        <w:pStyle w:val="Heading4"/>
        <w:numPr>
          <w:ilvl w:val="0"/>
          <w:numId w:val="9"/>
        </w:numPr>
        <w:tabs>
          <w:tab w:val="left" w:pos="3000"/>
        </w:tabs>
        <w:jc w:val="both"/>
        <w:rPr>
          <w:szCs w:val="24"/>
        </w:rPr>
      </w:pPr>
      <w:bookmarkStart w:id="88" w:name="_Toc26816405"/>
      <w:r w:rsidRPr="00971C51">
        <w:rPr>
          <w:szCs w:val="24"/>
        </w:rPr>
        <w:lastRenderedPageBreak/>
        <w:t>Site web de l’EQIMA :</w:t>
      </w:r>
      <w:bookmarkEnd w:id="88"/>
      <w:r w:rsidRPr="00971C51">
        <w:rPr>
          <w:szCs w:val="24"/>
        </w:rPr>
        <w:t xml:space="preserve"> </w:t>
      </w:r>
    </w:p>
    <w:p w:rsidR="00971C51" w:rsidRPr="00574A99" w:rsidRDefault="00971C51" w:rsidP="00574A99">
      <w:pPr>
        <w:tabs>
          <w:tab w:val="left" w:pos="3000"/>
        </w:tabs>
        <w:ind w:firstLine="709"/>
        <w:jc w:val="both"/>
        <w:rPr>
          <w:color w:val="262626" w:themeColor="text1" w:themeTint="D9"/>
          <w:sz w:val="24"/>
          <w:szCs w:val="24"/>
        </w:rPr>
      </w:pPr>
      <w:r w:rsidRPr="00150F7E">
        <w:rPr>
          <w:color w:val="262626" w:themeColor="text1" w:themeTint="D9"/>
          <w:sz w:val="24"/>
          <w:szCs w:val="24"/>
        </w:rPr>
        <w:t xml:space="preserve">L’adresse du site web est </w:t>
      </w:r>
      <w:hyperlink r:id="rId22" w:history="1">
        <w:r w:rsidR="00155547" w:rsidRPr="00150F7E">
          <w:rPr>
            <w:rStyle w:val="Hyperlink"/>
            <w:color w:val="262626" w:themeColor="text1" w:themeTint="D9"/>
            <w:sz w:val="24"/>
            <w:szCs w:val="24"/>
            <w:u w:val="none"/>
          </w:rPr>
          <w:t>www.eqima.org</w:t>
        </w:r>
      </w:hyperlink>
      <w:r w:rsidRPr="00150F7E">
        <w:rPr>
          <w:color w:val="262626" w:themeColor="text1" w:themeTint="D9"/>
          <w:sz w:val="24"/>
          <w:szCs w:val="24"/>
        </w:rPr>
        <w:t xml:space="preserve">. </w:t>
      </w:r>
      <w:r w:rsidR="00F87D19" w:rsidRPr="00150F7E">
        <w:rPr>
          <w:color w:val="262626" w:themeColor="text1" w:themeTint="D9"/>
          <w:sz w:val="24"/>
          <w:szCs w:val="24"/>
        </w:rPr>
        <w:t>Ci-après</w:t>
      </w:r>
      <w:r w:rsidRPr="00150F7E">
        <w:rPr>
          <w:color w:val="262626" w:themeColor="text1" w:themeTint="D9"/>
          <w:sz w:val="24"/>
          <w:szCs w:val="24"/>
        </w:rPr>
        <w:t xml:space="preserve"> la représentation graphique de la page d’accueil</w:t>
      </w:r>
      <w:r w:rsidR="00033193" w:rsidRPr="00150F7E">
        <w:rPr>
          <w:color w:val="262626" w:themeColor="text1" w:themeTint="D9"/>
          <w:sz w:val="24"/>
          <w:szCs w:val="24"/>
        </w:rPr>
        <w:t>.</w:t>
      </w:r>
    </w:p>
    <w:p w:rsidR="00155547" w:rsidRDefault="001722D6" w:rsidP="004C7732">
      <w:pPr>
        <w:tabs>
          <w:tab w:val="left" w:pos="3000"/>
        </w:tabs>
        <w:jc w:val="both"/>
        <w:rPr>
          <w:sz w:val="24"/>
          <w:szCs w:val="24"/>
        </w:rPr>
      </w:pPr>
      <w:r>
        <w:rPr>
          <w:noProof/>
          <w:sz w:val="24"/>
          <w:szCs w:val="24"/>
        </w:rPr>
        <w:drawing>
          <wp:anchor distT="0" distB="0" distL="114300" distR="114300" simplePos="0" relativeHeight="251611136" behindDoc="1" locked="0" layoutInCell="1" allowOverlap="1" wp14:anchorId="64BACF7A" wp14:editId="6DB65CA6">
            <wp:simplePos x="0" y="0"/>
            <wp:positionH relativeFrom="column">
              <wp:posOffset>718820</wp:posOffset>
            </wp:positionH>
            <wp:positionV relativeFrom="paragraph">
              <wp:posOffset>5080</wp:posOffset>
            </wp:positionV>
            <wp:extent cx="4311015" cy="1988820"/>
            <wp:effectExtent l="0" t="0" r="0" b="0"/>
            <wp:wrapTight wrapText="bothSides">
              <wp:wrapPolygon edited="0">
                <wp:start x="0" y="0"/>
                <wp:lineTo x="0" y="21310"/>
                <wp:lineTo x="21476" y="21310"/>
                <wp:lineTo x="21476" y="0"/>
                <wp:lineTo x="0" y="0"/>
              </wp:wrapPolygon>
            </wp:wrapTight>
            <wp:docPr id="15" name="Image 2" descr="C:\Documents and Settings\Administrateur\Bureau\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eur\Bureau\eqima.png"/>
                    <pic:cNvPicPr>
                      <a:picLocks noChangeAspect="1" noChangeArrowheads="1"/>
                    </pic:cNvPicPr>
                  </pic:nvPicPr>
                  <pic:blipFill>
                    <a:blip r:embed="rId23"/>
                    <a:srcRect/>
                    <a:stretch>
                      <a:fillRect/>
                    </a:stretch>
                  </pic:blipFill>
                  <pic:spPr bwMode="auto">
                    <a:xfrm>
                      <a:off x="0" y="0"/>
                      <a:ext cx="4311015" cy="19888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Default="00155547" w:rsidP="004C7732">
      <w:pPr>
        <w:jc w:val="both"/>
        <w:rPr>
          <w:sz w:val="24"/>
          <w:szCs w:val="24"/>
        </w:rPr>
      </w:pPr>
    </w:p>
    <w:p w:rsidR="00EE16FC" w:rsidRPr="005951C4" w:rsidRDefault="00155547" w:rsidP="005951C4">
      <w:pPr>
        <w:pStyle w:val="Subtitle"/>
        <w:jc w:val="center"/>
      </w:pPr>
      <w:bookmarkStart w:id="89" w:name="_Toc26816172"/>
      <w:r>
        <w:t>Site web de l’EQIMA</w:t>
      </w:r>
      <w:bookmarkEnd w:id="89"/>
    </w:p>
    <w:p w:rsidR="00EE16FC" w:rsidRPr="00D40BB7" w:rsidRDefault="00EE16FC" w:rsidP="00D40BB7">
      <w:pPr>
        <w:pStyle w:val="Heading3"/>
      </w:pPr>
      <w:bookmarkStart w:id="90" w:name="_Toc26477457"/>
      <w:bookmarkStart w:id="91" w:name="_Toc26816406"/>
      <w:proofErr w:type="spellStart"/>
      <w:proofErr w:type="gramStart"/>
      <w:r w:rsidRPr="00D40BB7">
        <w:t>ByEQIMA</w:t>
      </w:r>
      <w:proofErr w:type="spellEnd"/>
      <w:r w:rsidRPr="00D40BB7">
        <w:t>:</w:t>
      </w:r>
      <w:bookmarkEnd w:id="90"/>
      <w:bookmarkEnd w:id="91"/>
      <w:proofErr w:type="gramEnd"/>
    </w:p>
    <w:p w:rsidR="00EE16FC" w:rsidRPr="00EE16FC" w:rsidRDefault="00EE16FC" w:rsidP="00914142">
      <w:pPr>
        <w:tabs>
          <w:tab w:val="left" w:pos="3000"/>
        </w:tabs>
        <w:ind w:firstLine="709"/>
        <w:jc w:val="both"/>
        <w:rPr>
          <w:sz w:val="24"/>
          <w:szCs w:val="24"/>
        </w:rPr>
      </w:pPr>
      <w:proofErr w:type="spellStart"/>
      <w:r w:rsidRPr="00EE16FC">
        <w:rPr>
          <w:sz w:val="24"/>
          <w:szCs w:val="24"/>
        </w:rPr>
        <w:t>ByEQIMA</w:t>
      </w:r>
      <w:proofErr w:type="spellEnd"/>
      <w:r w:rsidRPr="00EE16FC">
        <w:rPr>
          <w:sz w:val="24"/>
          <w:szCs w:val="24"/>
        </w:rPr>
        <w:t xml:space="preserve"> est l’activité d’éditeur de logiciels à destination du marché, des outils de gestion de contenus appartenant à la start-up EQIMA.</w:t>
      </w:r>
    </w:p>
    <w:p w:rsidR="00914142" w:rsidRDefault="00EE16FC" w:rsidP="00914142">
      <w:pPr>
        <w:tabs>
          <w:tab w:val="left" w:pos="567"/>
        </w:tabs>
        <w:ind w:firstLine="709"/>
        <w:jc w:val="both"/>
        <w:rPr>
          <w:sz w:val="24"/>
          <w:szCs w:val="24"/>
        </w:rPr>
      </w:pPr>
      <w:r w:rsidRPr="00EE16FC">
        <w:rPr>
          <w:sz w:val="24"/>
          <w:szCs w:val="24"/>
        </w:rPr>
        <w:t>La start-up a besoin d’un accélérateur pour développer les ventes en ligne qui est fortement dépendant de la présence dans les annuaires de références mais aussi de l’augmentation conséquente du nombre de visites.</w:t>
      </w:r>
    </w:p>
    <w:p w:rsidR="00EE16FC" w:rsidRPr="00EE16FC" w:rsidRDefault="00EE16FC" w:rsidP="00914142">
      <w:pPr>
        <w:tabs>
          <w:tab w:val="left" w:pos="567"/>
        </w:tabs>
        <w:ind w:firstLine="709"/>
        <w:jc w:val="both"/>
        <w:rPr>
          <w:sz w:val="24"/>
          <w:szCs w:val="24"/>
        </w:rPr>
      </w:pPr>
      <w:r w:rsidRPr="00EE16FC">
        <w:rPr>
          <w:sz w:val="24"/>
          <w:szCs w:val="24"/>
        </w:rPr>
        <w:t>La start-up a une deuxième source de revenus qui est la prestation offshore de développement web (développement spécifique provenant de donneurs d’ordres, développement avancé de boutique e-commerce, etc…)</w:t>
      </w:r>
    </w:p>
    <w:p w:rsidR="00EE16FC" w:rsidRPr="00EE16FC" w:rsidRDefault="00F87D19" w:rsidP="00914142">
      <w:pPr>
        <w:tabs>
          <w:tab w:val="left" w:pos="3000"/>
        </w:tabs>
        <w:ind w:firstLine="709"/>
        <w:jc w:val="both"/>
        <w:rPr>
          <w:sz w:val="24"/>
          <w:szCs w:val="24"/>
        </w:rPr>
      </w:pPr>
      <w:r>
        <w:rPr>
          <w:sz w:val="24"/>
          <w:szCs w:val="24"/>
        </w:rPr>
        <w:t>Voici q</w:t>
      </w:r>
      <w:r w:rsidR="00EE16FC" w:rsidRPr="00EE16FC">
        <w:rPr>
          <w:sz w:val="24"/>
          <w:szCs w:val="24"/>
        </w:rPr>
        <w:t>uelques chiffres :</w:t>
      </w:r>
    </w:p>
    <w:p w:rsidR="00EE16FC" w:rsidRPr="00EE16FC" w:rsidRDefault="00EE16FC" w:rsidP="00D47E7E">
      <w:pPr>
        <w:pStyle w:val="ListParagraph"/>
        <w:numPr>
          <w:ilvl w:val="1"/>
          <w:numId w:val="1"/>
        </w:numPr>
        <w:tabs>
          <w:tab w:val="left" w:pos="567"/>
        </w:tabs>
        <w:jc w:val="both"/>
        <w:rPr>
          <w:sz w:val="24"/>
          <w:szCs w:val="24"/>
        </w:rPr>
      </w:pPr>
      <w:r w:rsidRPr="00EE16FC">
        <w:rPr>
          <w:sz w:val="24"/>
          <w:szCs w:val="24"/>
        </w:rPr>
        <w:t>20 000 visiteurs par mois</w:t>
      </w:r>
      <w:r w:rsidR="00F87D19">
        <w:rPr>
          <w:sz w:val="24"/>
          <w:szCs w:val="24"/>
        </w:rPr>
        <w:t>,</w:t>
      </w:r>
    </w:p>
    <w:p w:rsidR="00EE16FC" w:rsidRPr="00EE16FC" w:rsidRDefault="00EE16FC" w:rsidP="00D47E7E">
      <w:pPr>
        <w:pStyle w:val="ListParagraph"/>
        <w:numPr>
          <w:ilvl w:val="1"/>
          <w:numId w:val="1"/>
        </w:numPr>
        <w:tabs>
          <w:tab w:val="left" w:pos="567"/>
        </w:tabs>
        <w:jc w:val="both"/>
        <w:rPr>
          <w:sz w:val="24"/>
          <w:szCs w:val="24"/>
        </w:rPr>
      </w:pPr>
      <w:r w:rsidRPr="00EE16FC">
        <w:rPr>
          <w:sz w:val="24"/>
          <w:szCs w:val="24"/>
        </w:rPr>
        <w:t>35 produits Joomla en rayon</w:t>
      </w:r>
      <w:r w:rsidR="00F87D19">
        <w:rPr>
          <w:sz w:val="24"/>
          <w:szCs w:val="24"/>
        </w:rPr>
        <w:t>,</w:t>
      </w:r>
    </w:p>
    <w:p w:rsidR="00EE16FC" w:rsidRPr="00EE16FC" w:rsidRDefault="00EE16FC" w:rsidP="00D47E7E">
      <w:pPr>
        <w:pStyle w:val="ListParagraph"/>
        <w:numPr>
          <w:ilvl w:val="1"/>
          <w:numId w:val="1"/>
        </w:numPr>
        <w:tabs>
          <w:tab w:val="left" w:pos="567"/>
        </w:tabs>
        <w:jc w:val="both"/>
        <w:rPr>
          <w:sz w:val="24"/>
          <w:szCs w:val="24"/>
        </w:rPr>
      </w:pPr>
      <w:r w:rsidRPr="00EE16FC">
        <w:rPr>
          <w:sz w:val="24"/>
          <w:szCs w:val="24"/>
        </w:rPr>
        <w:t>10 produits WordPress</w:t>
      </w:r>
      <w:r w:rsidR="00F87D19">
        <w:rPr>
          <w:sz w:val="24"/>
          <w:szCs w:val="24"/>
        </w:rPr>
        <w:t>,</w:t>
      </w:r>
    </w:p>
    <w:p w:rsidR="0022329F" w:rsidRPr="00CB287A" w:rsidRDefault="00EE16FC" w:rsidP="0022329F">
      <w:pPr>
        <w:pStyle w:val="ListParagraph"/>
        <w:numPr>
          <w:ilvl w:val="1"/>
          <w:numId w:val="1"/>
        </w:numPr>
        <w:tabs>
          <w:tab w:val="left" w:pos="567"/>
        </w:tabs>
        <w:jc w:val="both"/>
        <w:rPr>
          <w:sz w:val="24"/>
          <w:szCs w:val="24"/>
        </w:rPr>
      </w:pPr>
      <w:r w:rsidRPr="00EE16FC">
        <w:rPr>
          <w:sz w:val="24"/>
          <w:szCs w:val="24"/>
        </w:rPr>
        <w:t>+ de 1400 membres enregistrés</w:t>
      </w:r>
      <w:r w:rsidR="00F87D19">
        <w:rPr>
          <w:sz w:val="24"/>
          <w:szCs w:val="24"/>
        </w:rPr>
        <w:t>.</w:t>
      </w:r>
    </w:p>
    <w:p w:rsidR="00EE16FC" w:rsidRPr="00EE16FC" w:rsidRDefault="00F87D19" w:rsidP="00914142">
      <w:pPr>
        <w:tabs>
          <w:tab w:val="left" w:pos="567"/>
        </w:tabs>
        <w:ind w:firstLine="709"/>
        <w:jc w:val="both"/>
        <w:rPr>
          <w:sz w:val="24"/>
          <w:szCs w:val="24"/>
        </w:rPr>
      </w:pPr>
      <w:r>
        <w:rPr>
          <w:sz w:val="24"/>
          <w:szCs w:val="24"/>
        </w:rPr>
        <w:t>L</w:t>
      </w:r>
      <w:r w:rsidR="00CB287A">
        <w:rPr>
          <w:sz w:val="24"/>
          <w:szCs w:val="24"/>
        </w:rPr>
        <w:t xml:space="preserve">es </w:t>
      </w:r>
      <w:r>
        <w:rPr>
          <w:sz w:val="24"/>
          <w:szCs w:val="24"/>
        </w:rPr>
        <w:t>entreprise</w:t>
      </w:r>
      <w:r w:rsidR="00CB287A">
        <w:rPr>
          <w:sz w:val="24"/>
          <w:szCs w:val="24"/>
        </w:rPr>
        <w:t>s</w:t>
      </w:r>
      <w:r w:rsidR="00EE16FC" w:rsidRPr="00EE16FC">
        <w:rPr>
          <w:sz w:val="24"/>
          <w:szCs w:val="24"/>
        </w:rPr>
        <w:t xml:space="preserve"> cible</w:t>
      </w:r>
      <w:r w:rsidR="00CB287A">
        <w:rPr>
          <w:sz w:val="24"/>
          <w:szCs w:val="24"/>
        </w:rPr>
        <w:t>s sont</w:t>
      </w:r>
      <w:r w:rsidR="00EE16FC" w:rsidRPr="00EE16FC">
        <w:rPr>
          <w:sz w:val="24"/>
          <w:szCs w:val="24"/>
        </w:rPr>
        <w:t xml:space="preserve"> :</w:t>
      </w:r>
    </w:p>
    <w:p w:rsidR="00EE16FC" w:rsidRPr="00EE16FC" w:rsidRDefault="00EE16FC" w:rsidP="00D47E7E">
      <w:pPr>
        <w:pStyle w:val="ListParagraph"/>
        <w:numPr>
          <w:ilvl w:val="1"/>
          <w:numId w:val="1"/>
        </w:numPr>
        <w:tabs>
          <w:tab w:val="left" w:pos="567"/>
        </w:tabs>
        <w:jc w:val="both"/>
        <w:rPr>
          <w:sz w:val="24"/>
          <w:szCs w:val="24"/>
        </w:rPr>
      </w:pPr>
      <w:r w:rsidRPr="00EE16FC">
        <w:rPr>
          <w:sz w:val="24"/>
          <w:szCs w:val="24"/>
        </w:rPr>
        <w:t xml:space="preserve">Les utilisateurs des CMS (gestion de contenu) tel que Joomla, WordPress et </w:t>
      </w:r>
      <w:proofErr w:type="spellStart"/>
      <w:r w:rsidRPr="00EE16FC">
        <w:rPr>
          <w:sz w:val="24"/>
          <w:szCs w:val="24"/>
        </w:rPr>
        <w:t>Prestashop</w:t>
      </w:r>
      <w:proofErr w:type="spellEnd"/>
      <w:r w:rsidR="00527218">
        <w:rPr>
          <w:sz w:val="24"/>
          <w:szCs w:val="24"/>
        </w:rPr>
        <w:t>,</w:t>
      </w:r>
    </w:p>
    <w:p w:rsidR="00B74E20" w:rsidRDefault="00F87D19" w:rsidP="00D47E7E">
      <w:pPr>
        <w:pStyle w:val="ListParagraph"/>
        <w:numPr>
          <w:ilvl w:val="1"/>
          <w:numId w:val="1"/>
        </w:numPr>
        <w:tabs>
          <w:tab w:val="left" w:pos="567"/>
        </w:tabs>
        <w:jc w:val="both"/>
        <w:rPr>
          <w:sz w:val="24"/>
          <w:szCs w:val="24"/>
        </w:rPr>
      </w:pPr>
      <w:r>
        <w:rPr>
          <w:sz w:val="24"/>
          <w:szCs w:val="24"/>
        </w:rPr>
        <w:t xml:space="preserve">Zone </w:t>
      </w:r>
      <w:r w:rsidR="003227BF">
        <w:rPr>
          <w:sz w:val="24"/>
          <w:szCs w:val="24"/>
        </w:rPr>
        <w:t xml:space="preserve">géographique </w:t>
      </w:r>
      <w:r w:rsidR="003227BF" w:rsidRPr="00EE16FC">
        <w:rPr>
          <w:sz w:val="24"/>
          <w:szCs w:val="24"/>
        </w:rPr>
        <w:t>internationale</w:t>
      </w:r>
      <w:r w:rsidR="00EE16FC" w:rsidRPr="00EE16FC">
        <w:rPr>
          <w:sz w:val="24"/>
          <w:szCs w:val="24"/>
        </w:rPr>
        <w:t xml:space="preserve"> (francophone puis anglophone)</w:t>
      </w:r>
      <w:r>
        <w:rPr>
          <w:sz w:val="24"/>
          <w:szCs w:val="24"/>
        </w:rPr>
        <w:t>.</w:t>
      </w:r>
    </w:p>
    <w:p w:rsidR="00B74E20" w:rsidRDefault="00B74E20" w:rsidP="004C7732">
      <w:pPr>
        <w:jc w:val="both"/>
      </w:pPr>
    </w:p>
    <w:p w:rsidR="00EE16FC" w:rsidRDefault="00B74E20" w:rsidP="00D40BB7">
      <w:pPr>
        <w:pStyle w:val="Heading3"/>
      </w:pPr>
      <w:bookmarkStart w:id="92" w:name="_Toc26477458"/>
      <w:bookmarkStart w:id="93" w:name="_Toc26816407"/>
      <w:r w:rsidRPr="00B74E20">
        <w:lastRenderedPageBreak/>
        <w:t>Organigramme de l’EQIMA</w:t>
      </w:r>
      <w:bookmarkEnd w:id="92"/>
      <w:bookmarkEnd w:id="93"/>
    </w:p>
    <w:p w:rsidR="00D40BB7" w:rsidRDefault="00D40BB7" w:rsidP="00914142">
      <w:pPr>
        <w:ind w:firstLine="709"/>
        <w:jc w:val="both"/>
        <w:rPr>
          <w:sz w:val="24"/>
          <w:szCs w:val="24"/>
        </w:rPr>
      </w:pPr>
      <w:r w:rsidRPr="0022329F">
        <w:rPr>
          <w:sz w:val="24"/>
          <w:szCs w:val="24"/>
        </w:rPr>
        <w:t>On va voir la représentation de l’organigramme de l’Entreprise</w:t>
      </w:r>
    </w:p>
    <w:p w:rsidR="009108F5" w:rsidRDefault="009108F5" w:rsidP="005119FD">
      <w:pPr>
        <w:rPr>
          <w:sz w:val="24"/>
          <w:szCs w:val="24"/>
        </w:rPr>
      </w:pPr>
    </w:p>
    <w:p w:rsidR="009108F5" w:rsidRDefault="009108F5" w:rsidP="005119FD">
      <w:pPr>
        <w:rPr>
          <w:sz w:val="24"/>
          <w:szCs w:val="24"/>
        </w:rPr>
      </w:pPr>
      <w:r>
        <w:rPr>
          <w:noProof/>
        </w:rPr>
        <w:drawing>
          <wp:anchor distT="0" distB="0" distL="114300" distR="114300" simplePos="0" relativeHeight="251625472" behindDoc="1" locked="0" layoutInCell="1" allowOverlap="1" wp14:anchorId="080D4AA3" wp14:editId="00F50C49">
            <wp:simplePos x="0" y="0"/>
            <wp:positionH relativeFrom="column">
              <wp:posOffset>-4445</wp:posOffset>
            </wp:positionH>
            <wp:positionV relativeFrom="paragraph">
              <wp:posOffset>40005</wp:posOffset>
            </wp:positionV>
            <wp:extent cx="5753100" cy="3171825"/>
            <wp:effectExtent l="0" t="0" r="0" b="0"/>
            <wp:wrapTight wrapText="bothSides">
              <wp:wrapPolygon edited="0">
                <wp:start x="8082" y="0"/>
                <wp:lineTo x="8082" y="2335"/>
                <wp:lineTo x="6509" y="3632"/>
                <wp:lineTo x="6223" y="4022"/>
                <wp:lineTo x="2932" y="5578"/>
                <wp:lineTo x="2932" y="8562"/>
                <wp:lineTo x="3290" y="10638"/>
                <wp:lineTo x="143" y="12714"/>
                <wp:lineTo x="143" y="15049"/>
                <wp:lineTo x="2932" y="16865"/>
                <wp:lineTo x="3290" y="16865"/>
                <wp:lineTo x="143" y="18941"/>
                <wp:lineTo x="143" y="21405"/>
                <wp:lineTo x="7295" y="21405"/>
                <wp:lineTo x="7295" y="18941"/>
                <wp:lineTo x="3719" y="16865"/>
                <wp:lineTo x="5650" y="16865"/>
                <wp:lineTo x="15521" y="15178"/>
                <wp:lineTo x="15449" y="12714"/>
                <wp:lineTo x="12016" y="10638"/>
                <wp:lineTo x="21457" y="8692"/>
                <wp:lineTo x="21528" y="5708"/>
                <wp:lineTo x="21242" y="5449"/>
                <wp:lineTo x="18167" y="4022"/>
                <wp:lineTo x="15234" y="2335"/>
                <wp:lineTo x="15234" y="0"/>
                <wp:lineTo x="8082" y="0"/>
              </wp:wrapPolygon>
            </wp:wrapTight>
            <wp:docPr id="1" name="Image 1" descr="C:\Users\ampasampito\Desktop\o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org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8F5" w:rsidRPr="0022329F" w:rsidRDefault="009108F5" w:rsidP="005119FD">
      <w:pPr>
        <w:rPr>
          <w:sz w:val="24"/>
          <w:szCs w:val="24"/>
        </w:rPr>
      </w:pPr>
    </w:p>
    <w:p w:rsidR="00D40BB7" w:rsidRPr="00D40BB7" w:rsidRDefault="00D40BB7" w:rsidP="00D40BB7"/>
    <w:p w:rsidR="00B74E20" w:rsidRDefault="00B74E20" w:rsidP="004C7732">
      <w:pPr>
        <w:jc w:val="both"/>
        <w:rPr>
          <w:u w:val="single"/>
        </w:rPr>
      </w:pPr>
    </w:p>
    <w:p w:rsidR="00B74E20" w:rsidRPr="00B74E20" w:rsidRDefault="00B74E20" w:rsidP="004C7732">
      <w:pPr>
        <w:jc w:val="both"/>
      </w:pPr>
    </w:p>
    <w:p w:rsidR="00B74E20" w:rsidRDefault="00B74E20" w:rsidP="004C7732">
      <w:pPr>
        <w:jc w:val="both"/>
      </w:pPr>
    </w:p>
    <w:p w:rsidR="00B74E20" w:rsidRDefault="00B74E20" w:rsidP="004C7732">
      <w:pPr>
        <w:jc w:val="both"/>
      </w:pPr>
    </w:p>
    <w:p w:rsidR="00B74E20" w:rsidRDefault="00B74E20" w:rsidP="004C7732">
      <w:pPr>
        <w:jc w:val="both"/>
      </w:pPr>
    </w:p>
    <w:p w:rsidR="00B74E20" w:rsidRPr="00B74E20" w:rsidRDefault="00B74E20" w:rsidP="004C7732">
      <w:pPr>
        <w:jc w:val="both"/>
      </w:pPr>
    </w:p>
    <w:p w:rsidR="00386F43" w:rsidRPr="00B74E20" w:rsidRDefault="00386F43" w:rsidP="004C7732">
      <w:pPr>
        <w:jc w:val="both"/>
      </w:pPr>
    </w:p>
    <w:p w:rsidR="00B74E20" w:rsidRDefault="00B74E20" w:rsidP="009445AA">
      <w:pPr>
        <w:pStyle w:val="Subtitle"/>
        <w:jc w:val="center"/>
      </w:pPr>
      <w:bookmarkStart w:id="94" w:name="_Toc26816173"/>
      <w:r>
        <w:t>Organigramme de l’EQIMA</w:t>
      </w:r>
      <w:bookmarkEnd w:id="94"/>
    </w:p>
    <w:p w:rsidR="001B1D8F" w:rsidRDefault="001B1D8F">
      <w:pPr>
        <w:sectPr w:rsidR="001B1D8F" w:rsidSect="003E0426">
          <w:headerReference w:type="default" r:id="rId25"/>
          <w:footerReference w:type="default" r:id="rId26"/>
          <w:pgSz w:w="11906" w:h="16838"/>
          <w:pgMar w:top="1417" w:right="1417" w:bottom="1417" w:left="1417" w:header="708" w:footer="708" w:gutter="0"/>
          <w:cols w:space="708"/>
          <w:docGrid w:linePitch="360"/>
        </w:sectPr>
      </w:pPr>
      <w:r>
        <w:br w:type="page"/>
      </w:r>
    </w:p>
    <w:p w:rsidR="0053249E" w:rsidRDefault="0046150A" w:rsidP="00244279">
      <w:pPr>
        <w:pStyle w:val="Heading2"/>
      </w:pPr>
      <w:bookmarkStart w:id="95" w:name="_Toc26477459"/>
      <w:bookmarkStart w:id="96" w:name="_Toc26816226"/>
      <w:bookmarkStart w:id="97" w:name="_Toc26816408"/>
      <w:r>
        <w:lastRenderedPageBreak/>
        <w:t>CHAPITRE 3 : PRESENTATION DU PROJET</w:t>
      </w:r>
      <w:bookmarkEnd w:id="95"/>
      <w:bookmarkEnd w:id="96"/>
      <w:bookmarkEnd w:id="97"/>
    </w:p>
    <w:p w:rsidR="00244279" w:rsidRPr="00244279" w:rsidRDefault="00244279" w:rsidP="00A07A7E">
      <w:pPr>
        <w:pStyle w:val="Heading3"/>
        <w:numPr>
          <w:ilvl w:val="0"/>
          <w:numId w:val="42"/>
        </w:numPr>
      </w:pPr>
      <w:bookmarkStart w:id="98" w:name="_Toc26477460"/>
      <w:bookmarkStart w:id="99" w:name="_Toc26816409"/>
      <w:r>
        <w:t>GENERALITE</w:t>
      </w:r>
      <w:bookmarkEnd w:id="98"/>
      <w:bookmarkEnd w:id="99"/>
    </w:p>
    <w:p w:rsidR="008A4242" w:rsidRPr="00033193" w:rsidRDefault="008A4242" w:rsidP="00914142">
      <w:pPr>
        <w:ind w:firstLine="709"/>
        <w:jc w:val="both"/>
        <w:rPr>
          <w:sz w:val="24"/>
          <w:szCs w:val="24"/>
        </w:rPr>
      </w:pPr>
      <w:r w:rsidRPr="00033193">
        <w:rPr>
          <w:sz w:val="24"/>
          <w:szCs w:val="24"/>
        </w:rPr>
        <w:t xml:space="preserve">Ce projet a été effectué au sein de la société EQIMA qui se situe à </w:t>
      </w:r>
      <w:proofErr w:type="spellStart"/>
      <w:r w:rsidRPr="00033193">
        <w:rPr>
          <w:sz w:val="24"/>
          <w:szCs w:val="24"/>
        </w:rPr>
        <w:t>Andranobevava</w:t>
      </w:r>
      <w:proofErr w:type="spellEnd"/>
      <w:r w:rsidRPr="00033193">
        <w:rPr>
          <w:sz w:val="24"/>
          <w:szCs w:val="24"/>
        </w:rPr>
        <w:t>. Nous avons été assignés à l’équipe des développeurs hybride durant notre stage.</w:t>
      </w:r>
      <w:del w:id="100" w:author="Toky Hajatiana RABOANARY" w:date="2019-12-10T18:50:00Z">
        <w:r w:rsidRPr="00033193" w:rsidDel="00676E90">
          <w:rPr>
            <w:sz w:val="24"/>
            <w:szCs w:val="24"/>
          </w:rPr>
          <w:delText xml:space="preserve"> </w:delText>
        </w:r>
      </w:del>
      <w:r w:rsidR="005D2104" w:rsidRPr="00033193">
        <w:rPr>
          <w:sz w:val="24"/>
          <w:szCs w:val="24"/>
        </w:rPr>
        <w:t xml:space="preserve"> Sous la responsabilité d’un Lead développeur, n</w:t>
      </w:r>
      <w:r w:rsidRPr="00033193">
        <w:rPr>
          <w:sz w:val="24"/>
          <w:szCs w:val="24"/>
        </w:rPr>
        <w:t>ous avons eu une durée de six mois pour développer le projet.</w:t>
      </w:r>
    </w:p>
    <w:p w:rsidR="00557030" w:rsidRDefault="008276B5" w:rsidP="00A07A7E">
      <w:pPr>
        <w:pStyle w:val="Heading4"/>
        <w:numPr>
          <w:ilvl w:val="0"/>
          <w:numId w:val="41"/>
        </w:numPr>
      </w:pPr>
      <w:bookmarkStart w:id="101" w:name="_Toc26816410"/>
      <w:r>
        <w:t xml:space="preserve">Contexte et </w:t>
      </w:r>
      <w:r w:rsidR="005D2104">
        <w:t>Problématique</w:t>
      </w:r>
      <w:bookmarkEnd w:id="101"/>
    </w:p>
    <w:p w:rsidR="008276B5" w:rsidRPr="00033193" w:rsidRDefault="008276B5" w:rsidP="00914142">
      <w:pPr>
        <w:ind w:firstLine="709"/>
        <w:jc w:val="both"/>
        <w:rPr>
          <w:sz w:val="24"/>
          <w:szCs w:val="24"/>
        </w:rPr>
      </w:pPr>
      <w:r w:rsidRPr="00033193">
        <w:rPr>
          <w:sz w:val="24"/>
          <w:szCs w:val="24"/>
        </w:rPr>
        <w:t>Depuis quelques années, l’offre de transport n’a cessé de se développer et de s’améliorer, et avec elle les dem</w:t>
      </w:r>
      <w:r w:rsidR="0004082A">
        <w:rPr>
          <w:sz w:val="24"/>
          <w:szCs w:val="24"/>
        </w:rPr>
        <w:t>andes et les exigences des usager</w:t>
      </w:r>
      <w:r w:rsidRPr="00033193">
        <w:rPr>
          <w:sz w:val="24"/>
          <w:szCs w:val="24"/>
        </w:rPr>
        <w:t>s, rendant ces moyens de transport moins compétitifs.</w:t>
      </w:r>
    </w:p>
    <w:p w:rsidR="00B27E76" w:rsidRPr="00033193" w:rsidRDefault="008276B5" w:rsidP="00914142">
      <w:pPr>
        <w:ind w:firstLine="709"/>
        <w:jc w:val="both"/>
        <w:rPr>
          <w:sz w:val="24"/>
          <w:szCs w:val="24"/>
        </w:rPr>
      </w:pPr>
      <w:r w:rsidRPr="00033193">
        <w:rPr>
          <w:sz w:val="24"/>
          <w:szCs w:val="24"/>
        </w:rPr>
        <w:t>De plus, o</w:t>
      </w:r>
      <w:r w:rsidR="0080163D" w:rsidRPr="00033193">
        <w:rPr>
          <w:sz w:val="24"/>
          <w:szCs w:val="24"/>
        </w:rPr>
        <w:t xml:space="preserve">n peut se perdre facilement en se déplaçant dans les grandes villes. </w:t>
      </w:r>
      <w:r w:rsidR="00270B1D" w:rsidRPr="00033193">
        <w:rPr>
          <w:sz w:val="24"/>
          <w:szCs w:val="24"/>
        </w:rPr>
        <w:t>Mis à part, le souci de rater son transport ou d’attendre trop longtemps</w:t>
      </w:r>
      <w:r w:rsidR="002C2F56" w:rsidRPr="00033193">
        <w:rPr>
          <w:sz w:val="24"/>
          <w:szCs w:val="24"/>
        </w:rPr>
        <w:t xml:space="preserve">. </w:t>
      </w:r>
      <w:r w:rsidR="00737502" w:rsidRPr="00033193">
        <w:rPr>
          <w:sz w:val="24"/>
          <w:szCs w:val="24"/>
        </w:rPr>
        <w:t xml:space="preserve">Faisant partie du quotidien de la population, </w:t>
      </w:r>
      <w:r w:rsidR="002A7D44" w:rsidRPr="00033193">
        <w:rPr>
          <w:sz w:val="24"/>
          <w:szCs w:val="24"/>
        </w:rPr>
        <w:t xml:space="preserve">ces petits problèmes sur le transport </w:t>
      </w:r>
      <w:r w:rsidR="00737502" w:rsidRPr="00033193">
        <w:rPr>
          <w:sz w:val="24"/>
          <w:szCs w:val="24"/>
        </w:rPr>
        <w:t>ainsi que le temps qui y est consacré</w:t>
      </w:r>
      <w:r w:rsidR="002C2F56" w:rsidRPr="00033193">
        <w:rPr>
          <w:sz w:val="24"/>
          <w:szCs w:val="24"/>
        </w:rPr>
        <w:t xml:space="preserve"> pour trouver un taxi</w:t>
      </w:r>
      <w:r w:rsidR="00737502" w:rsidRPr="00033193">
        <w:rPr>
          <w:sz w:val="24"/>
          <w:szCs w:val="24"/>
        </w:rPr>
        <w:t xml:space="preserve"> </w:t>
      </w:r>
      <w:r w:rsidR="003759E1" w:rsidRPr="00033193">
        <w:rPr>
          <w:sz w:val="24"/>
          <w:szCs w:val="24"/>
        </w:rPr>
        <w:t>restent</w:t>
      </w:r>
      <w:r w:rsidR="00737502" w:rsidRPr="00033193">
        <w:rPr>
          <w:sz w:val="24"/>
          <w:szCs w:val="24"/>
        </w:rPr>
        <w:t xml:space="preserve"> toujours un dilemme</w:t>
      </w:r>
      <w:ins w:id="102" w:author="Toky Hajatiana RABOANARY" w:date="2019-12-10T18:51:00Z">
        <w:r w:rsidR="00676E90">
          <w:rPr>
            <w:sz w:val="24"/>
            <w:szCs w:val="24"/>
          </w:rPr>
          <w:t>,</w:t>
        </w:r>
      </w:ins>
      <w:r w:rsidR="00737502" w:rsidRPr="00033193">
        <w:rPr>
          <w:sz w:val="24"/>
          <w:szCs w:val="24"/>
        </w:rPr>
        <w:t xml:space="preserve"> voire un défi</w:t>
      </w:r>
      <w:r w:rsidR="00B428C1" w:rsidRPr="00033193">
        <w:rPr>
          <w:sz w:val="24"/>
          <w:szCs w:val="24"/>
        </w:rPr>
        <w:t xml:space="preserve"> à </w:t>
      </w:r>
      <w:r w:rsidR="00F41BCB" w:rsidRPr="00033193">
        <w:rPr>
          <w:sz w:val="24"/>
          <w:szCs w:val="24"/>
        </w:rPr>
        <w:t>sur</w:t>
      </w:r>
      <w:r w:rsidR="00EF73A3" w:rsidRPr="00033193">
        <w:rPr>
          <w:sz w:val="24"/>
          <w:szCs w:val="24"/>
        </w:rPr>
        <w:t>é</w:t>
      </w:r>
      <w:r w:rsidR="00B428C1" w:rsidRPr="00033193">
        <w:rPr>
          <w:sz w:val="24"/>
          <w:szCs w:val="24"/>
        </w:rPr>
        <w:t xml:space="preserve">lever </w:t>
      </w:r>
      <w:r w:rsidR="002A7D44" w:rsidRPr="00033193">
        <w:rPr>
          <w:sz w:val="24"/>
          <w:szCs w:val="24"/>
        </w:rPr>
        <w:t>tous les jours</w:t>
      </w:r>
      <w:r w:rsidR="003759E1" w:rsidRPr="00033193">
        <w:rPr>
          <w:sz w:val="24"/>
          <w:szCs w:val="24"/>
        </w:rPr>
        <w:t>.</w:t>
      </w:r>
      <w:r w:rsidR="00B27E76" w:rsidRPr="00033193">
        <w:rPr>
          <w:sz w:val="24"/>
          <w:szCs w:val="24"/>
        </w:rPr>
        <w:t xml:space="preserve"> </w:t>
      </w:r>
    </w:p>
    <w:p w:rsidR="001E226D" w:rsidRPr="00840977" w:rsidRDefault="00BF49C6" w:rsidP="00914142">
      <w:pPr>
        <w:ind w:firstLine="709"/>
        <w:jc w:val="both"/>
        <w:rPr>
          <w:sz w:val="24"/>
          <w:szCs w:val="24"/>
        </w:rPr>
      </w:pPr>
      <w:r w:rsidRPr="00840977">
        <w:rPr>
          <w:sz w:val="24"/>
          <w:szCs w:val="24"/>
        </w:rPr>
        <w:t xml:space="preserve">A partir de cette situation, plusieurs questions se posent : </w:t>
      </w:r>
      <w:r w:rsidR="001E226D" w:rsidRPr="00840977">
        <w:rPr>
          <w:sz w:val="24"/>
          <w:szCs w:val="24"/>
        </w:rPr>
        <w:t xml:space="preserve">quelle est l’attente de la population ? </w:t>
      </w:r>
    </w:p>
    <w:p w:rsidR="001E226D" w:rsidRPr="00840977" w:rsidRDefault="001E226D" w:rsidP="00253243">
      <w:pPr>
        <w:pStyle w:val="ListParagraph"/>
        <w:numPr>
          <w:ilvl w:val="0"/>
          <w:numId w:val="10"/>
        </w:numPr>
        <w:jc w:val="both"/>
        <w:rPr>
          <w:sz w:val="24"/>
          <w:szCs w:val="24"/>
        </w:rPr>
      </w:pPr>
      <w:r w:rsidRPr="00840977">
        <w:rPr>
          <w:sz w:val="24"/>
          <w:szCs w:val="24"/>
        </w:rPr>
        <w:t xml:space="preserve">La facilité ? N’a-t-on pas besoin de simplifier notre routine de vie ? </w:t>
      </w:r>
    </w:p>
    <w:p w:rsidR="001E226D" w:rsidRPr="00840977" w:rsidRDefault="001E226D" w:rsidP="00253243">
      <w:pPr>
        <w:pStyle w:val="ListParagraph"/>
        <w:numPr>
          <w:ilvl w:val="0"/>
          <w:numId w:val="10"/>
        </w:numPr>
        <w:jc w:val="both"/>
        <w:rPr>
          <w:sz w:val="24"/>
          <w:szCs w:val="24"/>
        </w:rPr>
      </w:pPr>
      <w:r w:rsidRPr="00840977">
        <w:rPr>
          <w:sz w:val="24"/>
          <w:szCs w:val="24"/>
        </w:rPr>
        <w:t xml:space="preserve">La fiabilité ? N’a-t-on pas besoin d’un peu </w:t>
      </w:r>
      <w:r w:rsidR="008276B5" w:rsidRPr="00840977">
        <w:rPr>
          <w:sz w:val="24"/>
          <w:szCs w:val="24"/>
        </w:rPr>
        <w:t>d’assurance et</w:t>
      </w:r>
      <w:r w:rsidRPr="00840977">
        <w:rPr>
          <w:sz w:val="24"/>
          <w:szCs w:val="24"/>
        </w:rPr>
        <w:t xml:space="preserve"> de contrôle sur notre propre trajet ?</w:t>
      </w:r>
    </w:p>
    <w:p w:rsidR="00BF49C6" w:rsidRPr="00840977" w:rsidRDefault="001E226D" w:rsidP="00253243">
      <w:pPr>
        <w:pStyle w:val="ListParagraph"/>
        <w:numPr>
          <w:ilvl w:val="0"/>
          <w:numId w:val="10"/>
        </w:numPr>
        <w:jc w:val="both"/>
        <w:rPr>
          <w:sz w:val="24"/>
          <w:szCs w:val="24"/>
        </w:rPr>
      </w:pPr>
      <w:r w:rsidRPr="00840977">
        <w:rPr>
          <w:sz w:val="24"/>
          <w:szCs w:val="24"/>
        </w:rPr>
        <w:t xml:space="preserve"> Le gain de temps ? N’est-il pas nécessaire d’</w:t>
      </w:r>
      <w:r w:rsidR="00EF73A3" w:rsidRPr="00840977">
        <w:rPr>
          <w:sz w:val="24"/>
          <w:szCs w:val="24"/>
        </w:rPr>
        <w:t>économiser notre</w:t>
      </w:r>
      <w:r w:rsidRPr="00840977">
        <w:rPr>
          <w:sz w:val="24"/>
          <w:szCs w:val="24"/>
        </w:rPr>
        <w:t xml:space="preserve"> temps pour des </w:t>
      </w:r>
      <w:r w:rsidR="000A28D2" w:rsidRPr="00840977">
        <w:rPr>
          <w:sz w:val="24"/>
          <w:szCs w:val="24"/>
        </w:rPr>
        <w:t>raisons</w:t>
      </w:r>
      <w:r w:rsidRPr="00840977">
        <w:rPr>
          <w:sz w:val="24"/>
          <w:szCs w:val="24"/>
        </w:rPr>
        <w:t xml:space="preserve"> plus importantes ?</w:t>
      </w:r>
    </w:p>
    <w:p w:rsidR="002F7D2C" w:rsidRDefault="002F7D2C" w:rsidP="00A07A7E">
      <w:pPr>
        <w:pStyle w:val="Heading4"/>
        <w:numPr>
          <w:ilvl w:val="0"/>
          <w:numId w:val="41"/>
        </w:numPr>
      </w:pPr>
      <w:bookmarkStart w:id="103" w:name="_Toc26816411"/>
      <w:r>
        <w:t>Solutions</w:t>
      </w:r>
      <w:bookmarkEnd w:id="103"/>
    </w:p>
    <w:p w:rsidR="009021A7" w:rsidRPr="00840977" w:rsidRDefault="00322FAD" w:rsidP="00914142">
      <w:pPr>
        <w:ind w:firstLine="709"/>
        <w:jc w:val="both"/>
        <w:rPr>
          <w:sz w:val="24"/>
          <w:szCs w:val="24"/>
        </w:rPr>
      </w:pPr>
      <w:r w:rsidRPr="00840977">
        <w:rPr>
          <w:sz w:val="24"/>
          <w:szCs w:val="24"/>
        </w:rPr>
        <w:t xml:space="preserve">La solution que l’on a apportée pour résoudre ce problème consiste à la conception d’une application mobile qui permet aux usagers </w:t>
      </w:r>
      <w:r w:rsidR="0047056B" w:rsidRPr="00840977">
        <w:rPr>
          <w:sz w:val="24"/>
          <w:szCs w:val="24"/>
        </w:rPr>
        <w:t>d’</w:t>
      </w:r>
      <w:r w:rsidR="00362CF4" w:rsidRPr="00840977">
        <w:rPr>
          <w:sz w:val="24"/>
          <w:szCs w:val="24"/>
        </w:rPr>
        <w:t>avoir la</w:t>
      </w:r>
      <w:r w:rsidR="0047056B" w:rsidRPr="00840977">
        <w:rPr>
          <w:sz w:val="24"/>
          <w:szCs w:val="24"/>
        </w:rPr>
        <w:t xml:space="preserve"> maitrise sur ces trois </w:t>
      </w:r>
      <w:r w:rsidR="00AD582A" w:rsidRPr="00840977">
        <w:rPr>
          <w:sz w:val="24"/>
          <w:szCs w:val="24"/>
        </w:rPr>
        <w:t>problématiques, c'est-à-dire : pouvoir préparer leurs trajets et</w:t>
      </w:r>
      <w:r w:rsidRPr="00840977">
        <w:rPr>
          <w:sz w:val="24"/>
          <w:szCs w:val="24"/>
        </w:rPr>
        <w:t xml:space="preserve"> mieux utiliser les </w:t>
      </w:r>
      <w:r w:rsidR="00406F82" w:rsidRPr="00840977">
        <w:rPr>
          <w:sz w:val="24"/>
          <w:szCs w:val="24"/>
        </w:rPr>
        <w:t>taxis dans</w:t>
      </w:r>
      <w:r w:rsidRPr="00840977">
        <w:rPr>
          <w:sz w:val="24"/>
          <w:szCs w:val="24"/>
        </w:rPr>
        <w:t xml:space="preserve"> la ville d’Antananarivo</w:t>
      </w:r>
      <w:r w:rsidR="00362CF4" w:rsidRPr="00840977">
        <w:rPr>
          <w:sz w:val="24"/>
          <w:szCs w:val="24"/>
        </w:rPr>
        <w:t xml:space="preserve"> </w:t>
      </w:r>
      <w:r w:rsidRPr="00840977">
        <w:rPr>
          <w:sz w:val="24"/>
          <w:szCs w:val="24"/>
        </w:rPr>
        <w:t>en prenant le meilleur itinéraire possible.</w:t>
      </w:r>
      <w:r w:rsidR="00C149C8" w:rsidRPr="00840977">
        <w:rPr>
          <w:sz w:val="24"/>
          <w:szCs w:val="24"/>
        </w:rPr>
        <w:t xml:space="preserve"> Cette application est destinée, à la fois, aux clients et aux chauffeurs du </w:t>
      </w:r>
      <w:r w:rsidR="00406F82" w:rsidRPr="00840977">
        <w:rPr>
          <w:sz w:val="24"/>
          <w:szCs w:val="24"/>
        </w:rPr>
        <w:t>taxi</w:t>
      </w:r>
      <w:r w:rsidR="00C149C8" w:rsidRPr="00840977">
        <w:rPr>
          <w:sz w:val="24"/>
          <w:szCs w:val="24"/>
        </w:rPr>
        <w:t>.</w:t>
      </w:r>
    </w:p>
    <w:p w:rsidR="009021A7" w:rsidRDefault="009021A7" w:rsidP="00A07A7E">
      <w:pPr>
        <w:pStyle w:val="Heading4"/>
        <w:numPr>
          <w:ilvl w:val="0"/>
          <w:numId w:val="41"/>
        </w:numPr>
      </w:pPr>
      <w:bookmarkStart w:id="104" w:name="_Toc26816412"/>
      <w:r>
        <w:t>Objectifs</w:t>
      </w:r>
      <w:bookmarkEnd w:id="104"/>
    </w:p>
    <w:p w:rsidR="00D818C9" w:rsidRPr="00840977" w:rsidRDefault="00362CF4" w:rsidP="00914142">
      <w:pPr>
        <w:ind w:firstLine="709"/>
        <w:jc w:val="both"/>
        <w:rPr>
          <w:sz w:val="24"/>
          <w:szCs w:val="24"/>
        </w:rPr>
      </w:pPr>
      <w:r w:rsidRPr="00840977">
        <w:rPr>
          <w:sz w:val="24"/>
          <w:szCs w:val="24"/>
        </w:rPr>
        <w:t>L’objectif du projet est de</w:t>
      </w:r>
      <w:r w:rsidR="00BC0498" w:rsidRPr="00840977">
        <w:rPr>
          <w:sz w:val="24"/>
          <w:szCs w:val="24"/>
        </w:rPr>
        <w:t xml:space="preserve"> concevoir une application Android qui r</w:t>
      </w:r>
      <w:r w:rsidRPr="00840977">
        <w:rPr>
          <w:sz w:val="24"/>
          <w:szCs w:val="24"/>
        </w:rPr>
        <w:t>e</w:t>
      </w:r>
      <w:r w:rsidR="00BC0498" w:rsidRPr="00840977">
        <w:rPr>
          <w:sz w:val="24"/>
          <w:szCs w:val="24"/>
        </w:rPr>
        <w:t>nd</w:t>
      </w:r>
      <w:r w:rsidRPr="00840977">
        <w:rPr>
          <w:sz w:val="24"/>
          <w:szCs w:val="24"/>
        </w:rPr>
        <w:t xml:space="preserve"> plus facile </w:t>
      </w:r>
      <w:r w:rsidR="00A71ACB" w:rsidRPr="00840977">
        <w:rPr>
          <w:sz w:val="24"/>
          <w:szCs w:val="24"/>
        </w:rPr>
        <w:t xml:space="preserve">et plus fiable la recherche et </w:t>
      </w:r>
      <w:r w:rsidRPr="00840977">
        <w:rPr>
          <w:sz w:val="24"/>
          <w:szCs w:val="24"/>
        </w:rPr>
        <w:t xml:space="preserve">l’utilisation des </w:t>
      </w:r>
      <w:r w:rsidR="00BC0498" w:rsidRPr="00840977">
        <w:rPr>
          <w:sz w:val="24"/>
          <w:szCs w:val="24"/>
        </w:rPr>
        <w:t>transports</w:t>
      </w:r>
      <w:r w:rsidRPr="00840977">
        <w:rPr>
          <w:sz w:val="24"/>
          <w:szCs w:val="24"/>
        </w:rPr>
        <w:t xml:space="preserve">, dans notre cas, pour les </w:t>
      </w:r>
      <w:r w:rsidR="00BC0498" w:rsidRPr="00840977">
        <w:rPr>
          <w:sz w:val="24"/>
          <w:szCs w:val="24"/>
        </w:rPr>
        <w:t xml:space="preserve">taxis. </w:t>
      </w:r>
    </w:p>
    <w:p w:rsidR="009445AA" w:rsidRPr="00840977" w:rsidRDefault="00757784" w:rsidP="00914142">
      <w:pPr>
        <w:ind w:firstLine="709"/>
        <w:jc w:val="both"/>
        <w:rPr>
          <w:sz w:val="24"/>
          <w:szCs w:val="24"/>
        </w:rPr>
      </w:pPr>
      <w:r w:rsidRPr="00840977">
        <w:rPr>
          <w:sz w:val="24"/>
          <w:szCs w:val="24"/>
        </w:rPr>
        <w:lastRenderedPageBreak/>
        <w:t xml:space="preserve">Le projet consiste alors à garantir une inter-connectivité </w:t>
      </w:r>
      <w:r w:rsidR="00BC0498" w:rsidRPr="00840977">
        <w:rPr>
          <w:sz w:val="24"/>
          <w:szCs w:val="24"/>
        </w:rPr>
        <w:t>en temps réel entre les taxis</w:t>
      </w:r>
      <w:r w:rsidR="00A64AFF" w:rsidRPr="00840977">
        <w:rPr>
          <w:sz w:val="24"/>
          <w:szCs w:val="24"/>
        </w:rPr>
        <w:t xml:space="preserve"> et les </w:t>
      </w:r>
      <w:r w:rsidR="00BC0498" w:rsidRPr="00840977">
        <w:rPr>
          <w:sz w:val="24"/>
          <w:szCs w:val="24"/>
        </w:rPr>
        <w:t>usagers</w:t>
      </w:r>
      <w:r w:rsidR="00A64AFF" w:rsidRPr="00840977">
        <w:rPr>
          <w:sz w:val="24"/>
          <w:szCs w:val="24"/>
        </w:rPr>
        <w:t>.</w:t>
      </w:r>
    </w:p>
    <w:p w:rsidR="007F523E" w:rsidRDefault="007F523E" w:rsidP="00C55C0B">
      <w:pPr>
        <w:jc w:val="both"/>
      </w:pPr>
    </w:p>
    <w:p w:rsidR="00D818C9" w:rsidRDefault="003227BF" w:rsidP="00C55C0B">
      <w:pPr>
        <w:pStyle w:val="Heading3"/>
      </w:pPr>
      <w:bookmarkStart w:id="105" w:name="_Toc26477461"/>
      <w:bookmarkStart w:id="106" w:name="_Toc26816413"/>
      <w:r>
        <w:t>CHOIX DES OUTILS ET LANGAGES</w:t>
      </w:r>
      <w:bookmarkEnd w:id="105"/>
      <w:bookmarkEnd w:id="106"/>
    </w:p>
    <w:p w:rsidR="00601023" w:rsidRPr="00C11DF6" w:rsidRDefault="00601023" w:rsidP="00836C35">
      <w:pPr>
        <w:ind w:firstLine="709"/>
        <w:jc w:val="both"/>
        <w:rPr>
          <w:sz w:val="24"/>
          <w:szCs w:val="24"/>
        </w:rPr>
      </w:pPr>
      <w:r w:rsidRPr="00C11DF6">
        <w:rPr>
          <w:sz w:val="24"/>
          <w:szCs w:val="24"/>
        </w:rPr>
        <w:t>Pour ce projet, on a utilisé principalement :</w:t>
      </w:r>
    </w:p>
    <w:p w:rsidR="00601023" w:rsidRPr="00C11DF6" w:rsidRDefault="00601023" w:rsidP="00A07A7E">
      <w:pPr>
        <w:pStyle w:val="ListParagraph"/>
        <w:numPr>
          <w:ilvl w:val="0"/>
          <w:numId w:val="56"/>
        </w:numPr>
        <w:jc w:val="both"/>
        <w:rPr>
          <w:sz w:val="24"/>
          <w:szCs w:val="24"/>
        </w:rPr>
      </w:pPr>
      <w:r w:rsidRPr="00C11DF6">
        <w:rPr>
          <w:b/>
          <w:sz w:val="24"/>
          <w:szCs w:val="24"/>
        </w:rPr>
        <w:t>IONIC FRAMEWORK</w:t>
      </w:r>
      <w:r w:rsidRPr="00C11DF6">
        <w:rPr>
          <w:sz w:val="24"/>
          <w:szCs w:val="24"/>
        </w:rPr>
        <w:t xml:space="preserve"> comme outil de programmation</w:t>
      </w:r>
    </w:p>
    <w:p w:rsidR="00DC7C8D" w:rsidRPr="00C11DF6" w:rsidRDefault="00BC3AF1" w:rsidP="00836C35">
      <w:pPr>
        <w:ind w:firstLine="709"/>
        <w:jc w:val="both"/>
        <w:rPr>
          <w:sz w:val="24"/>
          <w:szCs w:val="24"/>
        </w:rPr>
      </w:pPr>
      <w:r w:rsidRPr="00C11DF6">
        <w:rPr>
          <w:sz w:val="24"/>
          <w:szCs w:val="24"/>
        </w:rPr>
        <w:t>C’est</w:t>
      </w:r>
      <w:r w:rsidR="00DC7C8D" w:rsidRPr="00C11DF6">
        <w:rPr>
          <w:sz w:val="24"/>
          <w:szCs w:val="24"/>
        </w:rPr>
        <w:t xml:space="preserve"> est un </w:t>
      </w:r>
      <w:del w:id="107" w:author="Toky Hajatiana RABOANARY" w:date="2019-12-10T18:53:00Z">
        <w:r w:rsidR="00DC7C8D" w:rsidRPr="00C11DF6" w:rsidDel="00676E90">
          <w:rPr>
            <w:sz w:val="24"/>
            <w:szCs w:val="24"/>
          </w:rPr>
          <w:delText>framework</w:delText>
        </w:r>
      </w:del>
      <w:ins w:id="108" w:author="Toky Hajatiana RABOANARY" w:date="2019-12-10T18:53:00Z">
        <w:r w:rsidR="00676E90" w:rsidRPr="00C11DF6">
          <w:rPr>
            <w:sz w:val="24"/>
            <w:szCs w:val="24"/>
          </w:rPr>
          <w:t>Framework</w:t>
        </w:r>
      </w:ins>
      <w:r w:rsidR="00DC7C8D" w:rsidRPr="00C11DF6">
        <w:rPr>
          <w:sz w:val="24"/>
          <w:szCs w:val="24"/>
        </w:rPr>
        <w:t xml:space="preserve"> pour créer des applications mobiles semi-hybrides. Ces dernières peuvent fonctionner sous IOS, Android et Windows Phone. </w:t>
      </w:r>
      <w:proofErr w:type="spellStart"/>
      <w:r w:rsidR="00DC7C8D" w:rsidRPr="00C11DF6">
        <w:rPr>
          <w:sz w:val="24"/>
          <w:szCs w:val="24"/>
        </w:rPr>
        <w:t>Ionic</w:t>
      </w:r>
      <w:proofErr w:type="spellEnd"/>
      <w:r w:rsidR="00DC7C8D" w:rsidRPr="00C11DF6">
        <w:rPr>
          <w:sz w:val="24"/>
          <w:szCs w:val="24"/>
        </w:rPr>
        <w:t xml:space="preserve"> peut aussi créer des applications Chrome ou </w:t>
      </w:r>
      <w:proofErr w:type="spellStart"/>
      <w:r w:rsidR="00DC7C8D" w:rsidRPr="00C11DF6">
        <w:rPr>
          <w:sz w:val="24"/>
          <w:szCs w:val="24"/>
        </w:rPr>
        <w:t>Electron</w:t>
      </w:r>
      <w:proofErr w:type="spellEnd"/>
      <w:r w:rsidR="00DC7C8D" w:rsidRPr="00C11DF6">
        <w:rPr>
          <w:sz w:val="24"/>
          <w:szCs w:val="24"/>
        </w:rPr>
        <w:t xml:space="preserve"> JS. Son principal atout est d’écrire une seule fois le code pour les multiples plateformes.</w:t>
      </w:r>
    </w:p>
    <w:p w:rsidR="00DC7C8D" w:rsidRPr="00C11DF6" w:rsidRDefault="00DC7C8D" w:rsidP="00836C35">
      <w:pPr>
        <w:ind w:firstLine="709"/>
        <w:jc w:val="both"/>
        <w:rPr>
          <w:sz w:val="24"/>
          <w:szCs w:val="24"/>
        </w:rPr>
      </w:pPr>
      <w:r w:rsidRPr="00C11DF6">
        <w:rPr>
          <w:sz w:val="24"/>
          <w:szCs w:val="24"/>
        </w:rPr>
        <w:t xml:space="preserve">Ce </w:t>
      </w:r>
      <w:del w:id="109" w:author="Toky Hajatiana RABOANARY" w:date="2019-12-10T18:53:00Z">
        <w:r w:rsidRPr="00C11DF6" w:rsidDel="00676E90">
          <w:rPr>
            <w:sz w:val="24"/>
            <w:szCs w:val="24"/>
          </w:rPr>
          <w:delText>framework</w:delText>
        </w:r>
      </w:del>
      <w:ins w:id="110" w:author="Toky Hajatiana RABOANARY" w:date="2019-12-10T18:53:00Z">
        <w:r w:rsidR="00676E90" w:rsidRPr="00C11DF6">
          <w:rPr>
            <w:sz w:val="24"/>
            <w:szCs w:val="24"/>
          </w:rPr>
          <w:t>Framework</w:t>
        </w:r>
      </w:ins>
      <w:r w:rsidRPr="00C11DF6">
        <w:rPr>
          <w:sz w:val="24"/>
          <w:szCs w:val="24"/>
        </w:rPr>
        <w:t xml:space="preserve"> s’utilise en HTML, CSS, JavaScript mais il offre aussi la possibilité d’utiliser le langage </w:t>
      </w:r>
      <w:proofErr w:type="spellStart"/>
      <w:r w:rsidRPr="00C11DF6">
        <w:rPr>
          <w:sz w:val="24"/>
          <w:szCs w:val="24"/>
        </w:rPr>
        <w:t>TypeScript</w:t>
      </w:r>
      <w:proofErr w:type="spellEnd"/>
      <w:r w:rsidRPr="00C11DF6">
        <w:rPr>
          <w:sz w:val="24"/>
          <w:szCs w:val="24"/>
        </w:rPr>
        <w:t xml:space="preserve">. Le langage </w:t>
      </w:r>
      <w:proofErr w:type="spellStart"/>
      <w:r w:rsidRPr="00C11DF6">
        <w:rPr>
          <w:sz w:val="24"/>
          <w:szCs w:val="24"/>
        </w:rPr>
        <w:t>Typescript</w:t>
      </w:r>
      <w:proofErr w:type="spellEnd"/>
      <w:r w:rsidRPr="00C11DF6">
        <w:rPr>
          <w:sz w:val="24"/>
          <w:szCs w:val="24"/>
        </w:rPr>
        <w:t xml:space="preserve"> est converti en JavaScript lors de la compilation de l’application. L’avantage du </w:t>
      </w:r>
      <w:proofErr w:type="spellStart"/>
      <w:r w:rsidRPr="00C11DF6">
        <w:rPr>
          <w:sz w:val="24"/>
          <w:szCs w:val="24"/>
        </w:rPr>
        <w:t>TypeScript</w:t>
      </w:r>
      <w:proofErr w:type="spellEnd"/>
      <w:r w:rsidRPr="00C11DF6">
        <w:rPr>
          <w:sz w:val="24"/>
          <w:szCs w:val="24"/>
        </w:rPr>
        <w:t xml:space="preserve"> est d’offrir</w:t>
      </w:r>
      <w:r w:rsidR="00306137" w:rsidRPr="00C11DF6">
        <w:rPr>
          <w:sz w:val="24"/>
          <w:szCs w:val="24"/>
        </w:rPr>
        <w:t xml:space="preserve"> un langage plus propre et plus </w:t>
      </w:r>
      <w:r w:rsidRPr="00C11DF6">
        <w:rPr>
          <w:sz w:val="24"/>
          <w:szCs w:val="24"/>
        </w:rPr>
        <w:t>structuré que le JavaScript, notamment pour la création des classes en orienté objet.</w:t>
      </w:r>
    </w:p>
    <w:p w:rsidR="00DC7C8D" w:rsidRPr="00C11DF6" w:rsidRDefault="00DC7C8D" w:rsidP="00836C35">
      <w:pPr>
        <w:ind w:firstLine="709"/>
        <w:jc w:val="both"/>
        <w:rPr>
          <w:sz w:val="24"/>
          <w:szCs w:val="24"/>
        </w:rPr>
      </w:pPr>
      <w:r w:rsidRPr="00C11DF6">
        <w:rPr>
          <w:sz w:val="24"/>
          <w:szCs w:val="24"/>
        </w:rPr>
        <w:t xml:space="preserve">Une application </w:t>
      </w:r>
      <w:proofErr w:type="spellStart"/>
      <w:r w:rsidRPr="00C11DF6">
        <w:rPr>
          <w:sz w:val="24"/>
          <w:szCs w:val="24"/>
        </w:rPr>
        <w:t>Ionic</w:t>
      </w:r>
      <w:proofErr w:type="spellEnd"/>
      <w:r w:rsidRPr="00C11DF6">
        <w:rPr>
          <w:sz w:val="24"/>
          <w:szCs w:val="24"/>
        </w:rPr>
        <w:t xml:space="preserve"> est en réalité une </w:t>
      </w:r>
      <w:proofErr w:type="spellStart"/>
      <w:r w:rsidRPr="00C11DF6">
        <w:rPr>
          <w:sz w:val="24"/>
          <w:szCs w:val="24"/>
        </w:rPr>
        <w:t>WebView</w:t>
      </w:r>
      <w:proofErr w:type="spellEnd"/>
      <w:r w:rsidRPr="00C11DF6">
        <w:rPr>
          <w:sz w:val="24"/>
          <w:szCs w:val="24"/>
        </w:rPr>
        <w:t xml:space="preserve"> utilisant les fonctionnalités natives de la plateforme sur laquelle l’application fonctionne. Ainsi, l’apparence est la même sur les différentes plateformes. Mais on verra par la suite que </w:t>
      </w:r>
      <w:proofErr w:type="spellStart"/>
      <w:r w:rsidRPr="00C11DF6">
        <w:rPr>
          <w:sz w:val="24"/>
          <w:szCs w:val="24"/>
        </w:rPr>
        <w:t>Ionic</w:t>
      </w:r>
      <w:proofErr w:type="spellEnd"/>
      <w:r w:rsidRPr="00C11DF6">
        <w:rPr>
          <w:sz w:val="24"/>
          <w:szCs w:val="24"/>
        </w:rPr>
        <w:t xml:space="preserve"> utilise des fonctionnalités natives de l’appareil. Nous allons voir dans un premier temps les fonctionnalités de </w:t>
      </w:r>
      <w:proofErr w:type="spellStart"/>
      <w:r w:rsidRPr="00C11DF6">
        <w:rPr>
          <w:sz w:val="24"/>
          <w:szCs w:val="24"/>
        </w:rPr>
        <w:t>Ionic</w:t>
      </w:r>
      <w:proofErr w:type="spellEnd"/>
      <w:r w:rsidRPr="00C11DF6">
        <w:rPr>
          <w:sz w:val="24"/>
          <w:szCs w:val="24"/>
        </w:rPr>
        <w:t xml:space="preserve"> puis les outils de développement mis à disposition.</w:t>
      </w:r>
    </w:p>
    <w:p w:rsidR="00601023" w:rsidRPr="00C11DF6" w:rsidRDefault="00601023" w:rsidP="00A07A7E">
      <w:pPr>
        <w:pStyle w:val="ListParagraph"/>
        <w:numPr>
          <w:ilvl w:val="0"/>
          <w:numId w:val="56"/>
        </w:numPr>
        <w:jc w:val="both"/>
        <w:rPr>
          <w:sz w:val="24"/>
          <w:szCs w:val="24"/>
        </w:rPr>
      </w:pPr>
      <w:r w:rsidRPr="00C11DF6">
        <w:rPr>
          <w:b/>
          <w:sz w:val="24"/>
          <w:szCs w:val="24"/>
        </w:rPr>
        <w:t>FIREBASE</w:t>
      </w:r>
      <w:r w:rsidRPr="00C11DF6">
        <w:rPr>
          <w:sz w:val="24"/>
          <w:szCs w:val="24"/>
        </w:rPr>
        <w:t xml:space="preserve"> comme le server de base de données</w:t>
      </w:r>
    </w:p>
    <w:p w:rsidR="00BC3AF1" w:rsidRPr="00C11DF6" w:rsidRDefault="00BC3AF1" w:rsidP="00836C35">
      <w:pPr>
        <w:ind w:firstLine="709"/>
        <w:jc w:val="both"/>
        <w:rPr>
          <w:sz w:val="24"/>
          <w:szCs w:val="24"/>
        </w:rPr>
      </w:pPr>
      <w:proofErr w:type="spellStart"/>
      <w:r w:rsidRPr="00C11DF6">
        <w:rPr>
          <w:sz w:val="24"/>
          <w:szCs w:val="24"/>
        </w:rPr>
        <w:t>Firebase</w:t>
      </w:r>
      <w:proofErr w:type="spellEnd"/>
      <w:r w:rsidRPr="00C11DF6">
        <w:rPr>
          <w:sz w:val="24"/>
          <w:szCs w:val="24"/>
        </w:rPr>
        <w:t xml:space="preserve"> est une plate-forme de développement d'applications mobiles et Web qui fournit aux développeurs une pléthore d'outils et de services pour les aider à développer des applications de haute qualité, à élargir leur base d'utilisateurs et à générer davantage de profits.</w:t>
      </w:r>
    </w:p>
    <w:p w:rsidR="00601023" w:rsidRPr="00C11DF6" w:rsidRDefault="00601023" w:rsidP="00A07A7E">
      <w:pPr>
        <w:pStyle w:val="ListParagraph"/>
        <w:numPr>
          <w:ilvl w:val="0"/>
          <w:numId w:val="56"/>
        </w:numPr>
        <w:jc w:val="both"/>
        <w:rPr>
          <w:sz w:val="24"/>
          <w:szCs w:val="24"/>
        </w:rPr>
      </w:pPr>
      <w:r w:rsidRPr="00C11DF6">
        <w:rPr>
          <w:b/>
          <w:sz w:val="24"/>
          <w:szCs w:val="24"/>
        </w:rPr>
        <w:t>API Google</w:t>
      </w:r>
      <w:r w:rsidRPr="00C11DF6">
        <w:rPr>
          <w:sz w:val="24"/>
          <w:szCs w:val="24"/>
        </w:rPr>
        <w:t xml:space="preserve"> qui contribue à la majorité des fonctionnalités,</w:t>
      </w:r>
    </w:p>
    <w:p w:rsidR="00BC3AF1" w:rsidRPr="00C11DF6" w:rsidRDefault="00BC3AF1" w:rsidP="00836C35">
      <w:pPr>
        <w:ind w:firstLine="709"/>
        <w:jc w:val="both"/>
        <w:rPr>
          <w:sz w:val="24"/>
          <w:szCs w:val="24"/>
        </w:rPr>
      </w:pPr>
      <w:r w:rsidRPr="00C11DF6">
        <w:rPr>
          <w:sz w:val="24"/>
          <w:szCs w:val="24"/>
        </w:rPr>
        <w:t xml:space="preserve">Google </w:t>
      </w:r>
      <w:proofErr w:type="spellStart"/>
      <w:r w:rsidRPr="00C11DF6">
        <w:rPr>
          <w:sz w:val="24"/>
          <w:szCs w:val="24"/>
        </w:rPr>
        <w:t>Maps</w:t>
      </w:r>
      <w:proofErr w:type="spellEnd"/>
      <w:r w:rsidRPr="00C11DF6">
        <w:rPr>
          <w:sz w:val="24"/>
          <w:szCs w:val="24"/>
        </w:rPr>
        <w:t xml:space="preserve"> est un service de cartographie en ligne. Le service a été créé par Google. ... Deux types de vue sont disponibles dans Google </w:t>
      </w:r>
      <w:proofErr w:type="spellStart"/>
      <w:r w:rsidRPr="00C11DF6">
        <w:rPr>
          <w:sz w:val="24"/>
          <w:szCs w:val="24"/>
        </w:rPr>
        <w:t>Maps</w:t>
      </w:r>
      <w:proofErr w:type="spellEnd"/>
      <w:r w:rsidRPr="00C11DF6">
        <w:rPr>
          <w:sz w:val="24"/>
          <w:szCs w:val="24"/>
        </w:rPr>
        <w:t xml:space="preserve"> : une vue en plan classique, avec nom des rues, quartier, villes et une vue en image satellite, qui couvre aujourd'hui le monde entier.</w:t>
      </w:r>
    </w:p>
    <w:p w:rsidR="00601023" w:rsidRPr="00C11DF6" w:rsidRDefault="00601023" w:rsidP="00836C35">
      <w:pPr>
        <w:ind w:firstLine="709"/>
        <w:jc w:val="both"/>
        <w:rPr>
          <w:sz w:val="24"/>
          <w:szCs w:val="24"/>
        </w:rPr>
      </w:pPr>
      <w:r w:rsidRPr="00C11DF6">
        <w:rPr>
          <w:sz w:val="24"/>
          <w:szCs w:val="24"/>
        </w:rPr>
        <w:t>On a aussi utilisé des outils complémentaires pendant la réalisation du projet :</w:t>
      </w:r>
    </w:p>
    <w:p w:rsidR="00601023" w:rsidRPr="00C11DF6" w:rsidRDefault="00601023" w:rsidP="00253243">
      <w:pPr>
        <w:pStyle w:val="ListParagraph"/>
        <w:numPr>
          <w:ilvl w:val="0"/>
          <w:numId w:val="2"/>
        </w:numPr>
        <w:jc w:val="both"/>
        <w:rPr>
          <w:sz w:val="24"/>
          <w:szCs w:val="24"/>
        </w:rPr>
      </w:pPr>
      <w:r w:rsidRPr="00C11DF6">
        <w:rPr>
          <w:b/>
          <w:sz w:val="24"/>
          <w:szCs w:val="24"/>
        </w:rPr>
        <w:t>TRELLO</w:t>
      </w:r>
      <w:r w:rsidRPr="00C11DF6">
        <w:rPr>
          <w:sz w:val="24"/>
          <w:szCs w:val="24"/>
        </w:rPr>
        <w:t>, qui permet de planifier les tâches,</w:t>
      </w:r>
    </w:p>
    <w:p w:rsidR="00601023" w:rsidRPr="00C11DF6" w:rsidRDefault="00601023" w:rsidP="00253243">
      <w:pPr>
        <w:pStyle w:val="ListParagraph"/>
        <w:numPr>
          <w:ilvl w:val="0"/>
          <w:numId w:val="2"/>
        </w:numPr>
        <w:jc w:val="both"/>
        <w:rPr>
          <w:sz w:val="24"/>
          <w:szCs w:val="24"/>
        </w:rPr>
      </w:pPr>
      <w:r w:rsidRPr="00C11DF6">
        <w:rPr>
          <w:b/>
          <w:sz w:val="24"/>
          <w:szCs w:val="24"/>
        </w:rPr>
        <w:t>GIT</w:t>
      </w:r>
      <w:r w:rsidRPr="00C11DF6">
        <w:rPr>
          <w:sz w:val="24"/>
          <w:szCs w:val="24"/>
        </w:rPr>
        <w:t xml:space="preserve"> était la gestion de </w:t>
      </w:r>
      <w:proofErr w:type="spellStart"/>
      <w:r w:rsidRPr="00C11DF6">
        <w:rPr>
          <w:sz w:val="24"/>
          <w:szCs w:val="24"/>
        </w:rPr>
        <w:t>versionning</w:t>
      </w:r>
      <w:proofErr w:type="spellEnd"/>
      <w:r w:rsidR="007D01D8" w:rsidRPr="00C11DF6">
        <w:rPr>
          <w:sz w:val="24"/>
          <w:szCs w:val="24"/>
        </w:rPr>
        <w:t>,</w:t>
      </w:r>
    </w:p>
    <w:p w:rsidR="007D01D8" w:rsidRPr="00C11DF6" w:rsidRDefault="007D01D8" w:rsidP="00253243">
      <w:pPr>
        <w:pStyle w:val="ListParagraph"/>
        <w:numPr>
          <w:ilvl w:val="0"/>
          <w:numId w:val="2"/>
        </w:numPr>
        <w:jc w:val="both"/>
        <w:rPr>
          <w:sz w:val="24"/>
          <w:szCs w:val="24"/>
        </w:rPr>
      </w:pPr>
      <w:r w:rsidRPr="00C11DF6">
        <w:rPr>
          <w:b/>
          <w:sz w:val="24"/>
          <w:szCs w:val="24"/>
        </w:rPr>
        <w:t xml:space="preserve">Sublime </w:t>
      </w:r>
      <w:proofErr w:type="spellStart"/>
      <w:r w:rsidRPr="00C11DF6">
        <w:rPr>
          <w:b/>
          <w:sz w:val="24"/>
          <w:szCs w:val="24"/>
        </w:rPr>
        <w:t>Text</w:t>
      </w:r>
      <w:proofErr w:type="spellEnd"/>
      <w:r w:rsidRPr="00C11DF6">
        <w:rPr>
          <w:sz w:val="24"/>
          <w:szCs w:val="24"/>
        </w:rPr>
        <w:t xml:space="preserve"> nous a servi comme éditeurs de texte</w:t>
      </w:r>
    </w:p>
    <w:p w:rsidR="00601023" w:rsidRPr="00C11DF6" w:rsidRDefault="00BC3AF1" w:rsidP="00253243">
      <w:pPr>
        <w:pStyle w:val="ListParagraph"/>
        <w:numPr>
          <w:ilvl w:val="0"/>
          <w:numId w:val="2"/>
        </w:numPr>
        <w:jc w:val="both"/>
        <w:rPr>
          <w:sz w:val="24"/>
          <w:szCs w:val="24"/>
        </w:rPr>
      </w:pPr>
      <w:r w:rsidRPr="00C11DF6">
        <w:rPr>
          <w:b/>
          <w:sz w:val="24"/>
          <w:szCs w:val="24"/>
        </w:rPr>
        <w:t>ADOBE PHOTOSHOP</w:t>
      </w:r>
      <w:r w:rsidRPr="00C11DF6">
        <w:rPr>
          <w:sz w:val="24"/>
          <w:szCs w:val="24"/>
        </w:rPr>
        <w:t xml:space="preserve"> pour la conception des maquettes graphiques.</w:t>
      </w:r>
    </w:p>
    <w:p w:rsidR="0054715A" w:rsidRPr="00C11DF6" w:rsidRDefault="00F11103" w:rsidP="00836C35">
      <w:pPr>
        <w:ind w:firstLine="709"/>
        <w:jc w:val="both"/>
        <w:rPr>
          <w:sz w:val="24"/>
          <w:szCs w:val="24"/>
        </w:rPr>
      </w:pPr>
      <w:r w:rsidRPr="00C11DF6">
        <w:rPr>
          <w:sz w:val="24"/>
          <w:szCs w:val="24"/>
        </w:rPr>
        <w:lastRenderedPageBreak/>
        <w:t xml:space="preserve">Ils seront présentés plus en </w:t>
      </w:r>
      <w:r w:rsidR="007871DE" w:rsidRPr="00C11DF6">
        <w:rPr>
          <w:sz w:val="24"/>
          <w:szCs w:val="24"/>
        </w:rPr>
        <w:t>détails</w:t>
      </w:r>
      <w:r w:rsidRPr="00C11DF6">
        <w:rPr>
          <w:sz w:val="24"/>
          <w:szCs w:val="24"/>
        </w:rPr>
        <w:t xml:space="preserve"> dans la partie II</w:t>
      </w:r>
      <w:r w:rsidR="00370B7E" w:rsidRPr="00C11DF6">
        <w:rPr>
          <w:sz w:val="24"/>
          <w:szCs w:val="24"/>
        </w:rPr>
        <w:t>.</w:t>
      </w:r>
    </w:p>
    <w:p w:rsidR="00E276F0" w:rsidRDefault="00E276F0">
      <w:r>
        <w:br w:type="page"/>
      </w:r>
    </w:p>
    <w:p w:rsidR="00484F21" w:rsidRDefault="00484F21" w:rsidP="00E276F0">
      <w:pPr>
        <w:ind w:firstLine="360"/>
      </w:pPr>
    </w:p>
    <w:p w:rsidR="0054715A" w:rsidRDefault="0054715A" w:rsidP="0054715A"/>
    <w:p w:rsidR="00484F21" w:rsidRDefault="00484F21" w:rsidP="0054715A"/>
    <w:p w:rsidR="0054715A" w:rsidRDefault="0054715A"/>
    <w:p w:rsidR="00313FFE" w:rsidRDefault="00313FFE" w:rsidP="00313FFE"/>
    <w:p w:rsidR="00867E14" w:rsidRDefault="00867E14" w:rsidP="002F7D2C"/>
    <w:p w:rsidR="004C1BB3" w:rsidRDefault="00EB2D7B" w:rsidP="004F4AF0">
      <w:pPr>
        <w:pStyle w:val="Heading1"/>
      </w:pPr>
      <w:bookmarkStart w:id="111" w:name="_Toc26477462"/>
      <w:bookmarkStart w:id="112" w:name="_Toc26816227"/>
      <w:bookmarkStart w:id="113" w:name="_Toc26816414"/>
      <w:r>
        <w:t>PARTIE 2</w:t>
      </w:r>
      <w:bookmarkEnd w:id="111"/>
      <w:bookmarkEnd w:id="112"/>
      <w:bookmarkEnd w:id="113"/>
    </w:p>
    <w:p w:rsidR="004F4AF0" w:rsidRPr="004F4AF0" w:rsidRDefault="004F4AF0" w:rsidP="004F4AF0">
      <w:pPr>
        <w:jc w:val="center"/>
        <w:rPr>
          <w:rFonts w:ascii="Calibri" w:eastAsiaTheme="majorEastAsia" w:hAnsi="Calibri" w:cstheme="majorBidi"/>
          <w:b/>
          <w:bCs/>
          <w:color w:val="129A74"/>
          <w:sz w:val="48"/>
          <w:szCs w:val="32"/>
        </w:rPr>
      </w:pPr>
      <w:r w:rsidRPr="004F4AF0">
        <w:rPr>
          <w:rFonts w:ascii="Calibri" w:eastAsiaTheme="majorEastAsia" w:hAnsi="Calibri" w:cstheme="majorBidi"/>
          <w:b/>
          <w:bCs/>
          <w:color w:val="129A74"/>
          <w:sz w:val="48"/>
          <w:szCs w:val="32"/>
        </w:rPr>
        <w:t>CONCEPTION DU PROJET ET OUTILS</w:t>
      </w:r>
      <w:r w:rsidR="00720CE2">
        <w:rPr>
          <w:rFonts w:ascii="Calibri" w:eastAsiaTheme="majorEastAsia" w:hAnsi="Calibri" w:cstheme="majorBidi"/>
          <w:b/>
          <w:bCs/>
          <w:color w:val="129A74"/>
          <w:sz w:val="48"/>
          <w:szCs w:val="32"/>
        </w:rPr>
        <w:t xml:space="preserve"> UTILISES</w:t>
      </w:r>
    </w:p>
    <w:p w:rsidR="004C1BB3" w:rsidRPr="004F4AF0" w:rsidRDefault="004C1BB3" w:rsidP="004C7732">
      <w:pPr>
        <w:tabs>
          <w:tab w:val="left" w:pos="3480"/>
        </w:tabs>
        <w:jc w:val="both"/>
        <w:rPr>
          <w:rFonts w:ascii="Calibri" w:eastAsiaTheme="majorEastAsia" w:hAnsi="Calibri" w:cstheme="majorBidi"/>
          <w:b/>
          <w:bCs/>
          <w:color w:val="129A74"/>
          <w:sz w:val="48"/>
          <w:szCs w:val="32"/>
        </w:rPr>
      </w:pPr>
    </w:p>
    <w:p w:rsidR="004C1BB3" w:rsidRDefault="004C1BB3" w:rsidP="004C7732">
      <w:pPr>
        <w:tabs>
          <w:tab w:val="left" w:pos="3480"/>
        </w:tabs>
        <w:jc w:val="both"/>
      </w:pPr>
    </w:p>
    <w:p w:rsidR="001B1D8F" w:rsidRDefault="00582D21" w:rsidP="00582D21">
      <w:pPr>
        <w:sectPr w:rsidR="001B1D8F" w:rsidSect="003E0426">
          <w:headerReference w:type="default" r:id="rId27"/>
          <w:footerReference w:type="default" r:id="rId28"/>
          <w:pgSz w:w="11906" w:h="16838"/>
          <w:pgMar w:top="1417" w:right="1417" w:bottom="1417" w:left="1417" w:header="708" w:footer="708" w:gutter="0"/>
          <w:cols w:space="708"/>
          <w:docGrid w:linePitch="360"/>
        </w:sectPr>
      </w:pPr>
      <w:r>
        <w:br w:type="page"/>
      </w:r>
    </w:p>
    <w:p w:rsidR="00C11DF6" w:rsidRPr="00C11DF6" w:rsidRDefault="007E4051" w:rsidP="002D20F8">
      <w:pPr>
        <w:rPr>
          <w:rFonts w:asciiTheme="majorHAnsi" w:eastAsiaTheme="majorEastAsia" w:hAnsiTheme="majorHAnsi" w:cstheme="majorBidi"/>
          <w:b/>
          <w:bCs/>
          <w:color w:val="4F81BD" w:themeColor="accent1"/>
          <w:sz w:val="44"/>
          <w:szCs w:val="26"/>
        </w:rPr>
      </w:pPr>
      <w:r>
        <w:rPr>
          <w:rFonts w:asciiTheme="majorHAnsi" w:eastAsiaTheme="majorEastAsia" w:hAnsiTheme="majorHAnsi" w:cstheme="majorBidi"/>
          <w:b/>
          <w:bCs/>
          <w:color w:val="4F81BD" w:themeColor="accent1"/>
          <w:sz w:val="44"/>
          <w:szCs w:val="26"/>
        </w:rPr>
        <w:lastRenderedPageBreak/>
        <w:t>CHAPITRE 4</w:t>
      </w:r>
      <w:r w:rsidR="000A5941" w:rsidRPr="000A5941">
        <w:rPr>
          <w:rFonts w:asciiTheme="majorHAnsi" w:eastAsiaTheme="majorEastAsia" w:hAnsiTheme="majorHAnsi" w:cstheme="majorBidi"/>
          <w:b/>
          <w:bCs/>
          <w:color w:val="4F81BD" w:themeColor="accent1"/>
          <w:sz w:val="44"/>
          <w:szCs w:val="26"/>
        </w:rPr>
        <w:t> : PRESENTATION DES OUTILS</w:t>
      </w:r>
      <w:r w:rsidR="008E7E18">
        <w:rPr>
          <w:rFonts w:asciiTheme="majorHAnsi" w:eastAsiaTheme="majorEastAsia" w:hAnsiTheme="majorHAnsi" w:cstheme="majorBidi"/>
          <w:b/>
          <w:bCs/>
          <w:color w:val="4F81BD" w:themeColor="accent1"/>
          <w:sz w:val="44"/>
          <w:szCs w:val="26"/>
        </w:rPr>
        <w:t xml:space="preserve"> DE DEVELOPPEMENTS</w:t>
      </w:r>
    </w:p>
    <w:p w:rsidR="002D20F8" w:rsidRPr="00C11DF6" w:rsidRDefault="002D20F8" w:rsidP="00205560">
      <w:pPr>
        <w:ind w:firstLine="709"/>
        <w:jc w:val="both"/>
        <w:rPr>
          <w:rFonts w:eastAsiaTheme="majorEastAsia"/>
          <w:sz w:val="24"/>
          <w:szCs w:val="24"/>
        </w:rPr>
      </w:pPr>
      <w:r w:rsidRPr="00C11DF6">
        <w:rPr>
          <w:rFonts w:eastAsiaTheme="majorEastAsia"/>
          <w:sz w:val="24"/>
          <w:szCs w:val="24"/>
        </w:rPr>
        <w:t xml:space="preserve">Dans ce chapitre, nous allons voir en détails l’environnement </w:t>
      </w:r>
      <w:r w:rsidR="00B84ADD" w:rsidRPr="00C11DF6">
        <w:rPr>
          <w:rFonts w:eastAsiaTheme="majorEastAsia"/>
          <w:sz w:val="24"/>
          <w:szCs w:val="24"/>
        </w:rPr>
        <w:t xml:space="preserve">et </w:t>
      </w:r>
      <w:r w:rsidR="00A2554A" w:rsidRPr="00C11DF6">
        <w:rPr>
          <w:rFonts w:eastAsiaTheme="majorEastAsia"/>
          <w:sz w:val="24"/>
          <w:szCs w:val="24"/>
        </w:rPr>
        <w:t>outils de développement utilisés ainsi que les langages de programmation. Ces derniers, nous ont permis d’arriver au résultat voulu, que nous présentons à travers les interfaces réalisées.</w:t>
      </w:r>
    </w:p>
    <w:p w:rsidR="00B6499F" w:rsidRDefault="001A4BB2" w:rsidP="00A07A7E">
      <w:pPr>
        <w:pStyle w:val="Heading3"/>
        <w:numPr>
          <w:ilvl w:val="0"/>
          <w:numId w:val="59"/>
        </w:numPr>
      </w:pPr>
      <w:bookmarkStart w:id="114" w:name="_Toc26477463"/>
      <w:bookmarkStart w:id="115" w:name="_Toc26816415"/>
      <w:r>
        <w:t>ENVIRONNEMENT DE DEVE</w:t>
      </w:r>
      <w:r w:rsidR="00306137">
        <w:t>LOP</w:t>
      </w:r>
      <w:r>
        <w:t>P</w:t>
      </w:r>
      <w:r w:rsidR="00306137">
        <w:t>EMENT</w:t>
      </w:r>
      <w:bookmarkEnd w:id="114"/>
      <w:bookmarkEnd w:id="115"/>
    </w:p>
    <w:p w:rsidR="001A4BB2" w:rsidRPr="00E771C5" w:rsidRDefault="00306137" w:rsidP="00205560">
      <w:pPr>
        <w:ind w:firstLine="709"/>
        <w:jc w:val="both"/>
        <w:rPr>
          <w:rFonts w:eastAsiaTheme="majorEastAsia"/>
          <w:sz w:val="24"/>
          <w:szCs w:val="24"/>
        </w:rPr>
      </w:pPr>
      <w:r w:rsidRPr="00E771C5">
        <w:rPr>
          <w:rFonts w:eastAsiaTheme="majorEastAsia"/>
          <w:sz w:val="24"/>
          <w:szCs w:val="24"/>
        </w:rPr>
        <w:t xml:space="preserve">IONIC </w:t>
      </w:r>
      <w:r w:rsidR="001A4BB2" w:rsidRPr="00E771C5">
        <w:rPr>
          <w:rFonts w:eastAsiaTheme="majorEastAsia"/>
          <w:sz w:val="24"/>
          <w:szCs w:val="24"/>
        </w:rPr>
        <w:t>est un nouvel environnement de développem</w:t>
      </w:r>
      <w:r w:rsidR="000B123E">
        <w:rPr>
          <w:rFonts w:eastAsiaTheme="majorEastAsia"/>
          <w:sz w:val="24"/>
          <w:szCs w:val="24"/>
        </w:rPr>
        <w:t>ent d’application mobile qui</w:t>
      </w:r>
      <w:r w:rsidR="001A4BB2" w:rsidRPr="00E771C5">
        <w:rPr>
          <w:rFonts w:eastAsiaTheme="majorEastAsia"/>
          <w:sz w:val="24"/>
          <w:szCs w:val="24"/>
        </w:rPr>
        <w:t> :</w:t>
      </w:r>
    </w:p>
    <w:p w:rsidR="001A4BB2" w:rsidRPr="00E771C5" w:rsidRDefault="00FD74CC" w:rsidP="00253243">
      <w:pPr>
        <w:pStyle w:val="ListParagraph"/>
        <w:numPr>
          <w:ilvl w:val="0"/>
          <w:numId w:val="2"/>
        </w:numPr>
        <w:jc w:val="both"/>
        <w:rPr>
          <w:rFonts w:eastAsiaTheme="majorEastAsia"/>
          <w:sz w:val="24"/>
          <w:szCs w:val="24"/>
        </w:rPr>
      </w:pPr>
      <w:proofErr w:type="gramStart"/>
      <w:r>
        <w:rPr>
          <w:rFonts w:eastAsiaTheme="majorEastAsia"/>
          <w:sz w:val="24"/>
          <w:szCs w:val="24"/>
        </w:rPr>
        <w:t>est</w:t>
      </w:r>
      <w:proofErr w:type="gramEnd"/>
      <w:r>
        <w:rPr>
          <w:rFonts w:eastAsiaTheme="majorEastAsia"/>
          <w:sz w:val="24"/>
          <w:szCs w:val="24"/>
        </w:rPr>
        <w:t xml:space="preserve"> b</w:t>
      </w:r>
      <w:r w:rsidR="001A4BB2" w:rsidRPr="00E771C5">
        <w:rPr>
          <w:rFonts w:eastAsiaTheme="majorEastAsia"/>
          <w:sz w:val="24"/>
          <w:szCs w:val="24"/>
        </w:rPr>
        <w:t>asé sur le concept d’un FRAMEWORK ;</w:t>
      </w:r>
    </w:p>
    <w:p w:rsidR="00306137" w:rsidRPr="00E771C5" w:rsidRDefault="00FD74CC" w:rsidP="00253243">
      <w:pPr>
        <w:pStyle w:val="ListParagraph"/>
        <w:numPr>
          <w:ilvl w:val="0"/>
          <w:numId w:val="2"/>
        </w:numPr>
        <w:jc w:val="both"/>
        <w:rPr>
          <w:rFonts w:eastAsiaTheme="majorEastAsia"/>
          <w:sz w:val="24"/>
          <w:szCs w:val="24"/>
        </w:rPr>
      </w:pPr>
      <w:proofErr w:type="gramStart"/>
      <w:r>
        <w:rPr>
          <w:rFonts w:eastAsiaTheme="majorEastAsia"/>
          <w:sz w:val="24"/>
          <w:szCs w:val="24"/>
        </w:rPr>
        <w:t>s</w:t>
      </w:r>
      <w:r w:rsidR="001A4BB2" w:rsidRPr="00E771C5">
        <w:rPr>
          <w:rFonts w:eastAsiaTheme="majorEastAsia"/>
          <w:sz w:val="24"/>
          <w:szCs w:val="24"/>
        </w:rPr>
        <w:t>uit</w:t>
      </w:r>
      <w:proofErr w:type="gramEnd"/>
      <w:r w:rsidR="001A4BB2" w:rsidRPr="00E771C5">
        <w:rPr>
          <w:rFonts w:eastAsiaTheme="majorEastAsia"/>
          <w:sz w:val="24"/>
          <w:szCs w:val="24"/>
        </w:rPr>
        <w:t xml:space="preserve"> l’architecture MVC ;</w:t>
      </w:r>
      <w:r>
        <w:rPr>
          <w:rFonts w:eastAsiaTheme="majorEastAsia"/>
          <w:sz w:val="24"/>
          <w:szCs w:val="24"/>
        </w:rPr>
        <w:t xml:space="preserve"> et</w:t>
      </w:r>
    </w:p>
    <w:p w:rsidR="001A4BB2" w:rsidRPr="00E771C5" w:rsidRDefault="00C045C5" w:rsidP="00253243">
      <w:pPr>
        <w:pStyle w:val="ListParagraph"/>
        <w:numPr>
          <w:ilvl w:val="0"/>
          <w:numId w:val="2"/>
        </w:numPr>
        <w:jc w:val="both"/>
        <w:rPr>
          <w:rFonts w:eastAsiaTheme="majorEastAsia"/>
          <w:sz w:val="24"/>
          <w:szCs w:val="24"/>
        </w:rPr>
      </w:pPr>
      <w:proofErr w:type="gramStart"/>
      <w:r>
        <w:rPr>
          <w:rFonts w:eastAsiaTheme="majorEastAsia"/>
          <w:sz w:val="24"/>
          <w:szCs w:val="24"/>
        </w:rPr>
        <w:t>i</w:t>
      </w:r>
      <w:r w:rsidR="001A4BB2" w:rsidRPr="00E771C5">
        <w:rPr>
          <w:rFonts w:eastAsiaTheme="majorEastAsia"/>
          <w:sz w:val="24"/>
          <w:szCs w:val="24"/>
        </w:rPr>
        <w:t>nteragit</w:t>
      </w:r>
      <w:proofErr w:type="gramEnd"/>
      <w:r w:rsidR="001A4BB2" w:rsidRPr="00E771C5">
        <w:rPr>
          <w:rFonts w:eastAsiaTheme="majorEastAsia"/>
          <w:sz w:val="24"/>
          <w:szCs w:val="24"/>
        </w:rPr>
        <w:t xml:space="preserve"> parfaitement avec FIREBASE qui est une base de données « Real time »</w:t>
      </w:r>
      <w:r w:rsidR="000E1BF9">
        <w:rPr>
          <w:rFonts w:eastAsiaTheme="majorEastAsia"/>
          <w:sz w:val="24"/>
          <w:szCs w:val="24"/>
        </w:rPr>
        <w:t>.</w:t>
      </w:r>
    </w:p>
    <w:p w:rsidR="00DF7212" w:rsidRDefault="00DF7212" w:rsidP="00253243">
      <w:pPr>
        <w:pStyle w:val="Heading4"/>
        <w:numPr>
          <w:ilvl w:val="0"/>
          <w:numId w:val="12"/>
        </w:numPr>
      </w:pPr>
      <w:bookmarkStart w:id="116" w:name="_Toc26816416"/>
      <w:r>
        <w:t>Généralisation</w:t>
      </w:r>
      <w:bookmarkEnd w:id="116"/>
    </w:p>
    <w:p w:rsidR="00DF7212" w:rsidRDefault="00DF7212" w:rsidP="00253243">
      <w:pPr>
        <w:pStyle w:val="Heading5"/>
        <w:numPr>
          <w:ilvl w:val="0"/>
          <w:numId w:val="13"/>
        </w:numPr>
      </w:pPr>
      <w:bookmarkStart w:id="117" w:name="_Toc26816417"/>
      <w:r>
        <w:t>Définition</w:t>
      </w:r>
      <w:bookmarkEnd w:id="117"/>
    </w:p>
    <w:p w:rsidR="00DF7212" w:rsidRPr="007423A7" w:rsidRDefault="00DF7212" w:rsidP="00A07A7E">
      <w:pPr>
        <w:pStyle w:val="ListParagraph"/>
        <w:numPr>
          <w:ilvl w:val="0"/>
          <w:numId w:val="56"/>
        </w:numPr>
        <w:jc w:val="both"/>
        <w:rPr>
          <w:sz w:val="24"/>
          <w:szCs w:val="24"/>
        </w:rPr>
      </w:pPr>
      <w:r w:rsidRPr="007423A7">
        <w:rPr>
          <w:sz w:val="24"/>
          <w:szCs w:val="24"/>
        </w:rPr>
        <w:t xml:space="preserve">Un </w:t>
      </w:r>
      <w:del w:id="118" w:author="Toky Hajatiana RABOANARY" w:date="2019-12-10T18:56:00Z">
        <w:r w:rsidRPr="007423A7" w:rsidDel="00676E90">
          <w:rPr>
            <w:sz w:val="24"/>
            <w:szCs w:val="24"/>
          </w:rPr>
          <w:delText>framework</w:delText>
        </w:r>
      </w:del>
      <w:ins w:id="119" w:author="Toky Hajatiana RABOANARY" w:date="2019-12-10T18:56:00Z">
        <w:r w:rsidR="00676E90" w:rsidRPr="007423A7">
          <w:rPr>
            <w:sz w:val="24"/>
            <w:szCs w:val="24"/>
          </w:rPr>
          <w:t>Framework</w:t>
        </w:r>
      </w:ins>
      <w:r w:rsidRPr="007423A7">
        <w:rPr>
          <w:sz w:val="24"/>
          <w:szCs w:val="24"/>
        </w:rPr>
        <w:t xml:space="preserve"> est un ensemble d'outils et de composants logiciels organisés conformément à un plan d'architecture et des patterns, l'ensemble formant ou promouvant un « squelette » de programme, un canevas. Il est souvent fourni sous la forme d'une bibliothèque logicielle et accompagné du plan de l'architecture cible du </w:t>
      </w:r>
      <w:del w:id="120" w:author="Toky Hajatiana RABOANARY" w:date="2019-12-10T18:56:00Z">
        <w:r w:rsidRPr="007423A7" w:rsidDel="00676E90">
          <w:rPr>
            <w:sz w:val="24"/>
            <w:szCs w:val="24"/>
          </w:rPr>
          <w:delText>framework</w:delText>
        </w:r>
      </w:del>
      <w:ins w:id="121" w:author="Toky Hajatiana RABOANARY" w:date="2019-12-10T18:56:00Z">
        <w:r w:rsidR="00676E90" w:rsidRPr="007423A7">
          <w:rPr>
            <w:sz w:val="24"/>
            <w:szCs w:val="24"/>
          </w:rPr>
          <w:t>Framework</w:t>
        </w:r>
      </w:ins>
      <w:r w:rsidRPr="007423A7">
        <w:rPr>
          <w:sz w:val="24"/>
          <w:szCs w:val="24"/>
        </w:rPr>
        <w:t>.</w:t>
      </w:r>
    </w:p>
    <w:p w:rsidR="00DF7212" w:rsidRPr="007423A7" w:rsidRDefault="00DF7212" w:rsidP="00A07A7E">
      <w:pPr>
        <w:pStyle w:val="ListParagraph"/>
        <w:numPr>
          <w:ilvl w:val="0"/>
          <w:numId w:val="56"/>
        </w:numPr>
        <w:jc w:val="both"/>
        <w:rPr>
          <w:sz w:val="24"/>
          <w:szCs w:val="24"/>
        </w:rPr>
      </w:pPr>
      <w:r w:rsidRPr="007423A7">
        <w:rPr>
          <w:sz w:val="24"/>
          <w:szCs w:val="24"/>
        </w:rPr>
        <w:t xml:space="preserve">Un </w:t>
      </w:r>
      <w:del w:id="122" w:author="Toky Hajatiana RABOANARY" w:date="2019-12-10T18:56:00Z">
        <w:r w:rsidRPr="007423A7" w:rsidDel="00676E90">
          <w:rPr>
            <w:sz w:val="24"/>
            <w:szCs w:val="24"/>
          </w:rPr>
          <w:delText>framework</w:delText>
        </w:r>
      </w:del>
      <w:ins w:id="123" w:author="Toky Hajatiana RABOANARY" w:date="2019-12-10T18:56:00Z">
        <w:r w:rsidR="00676E90" w:rsidRPr="007423A7">
          <w:rPr>
            <w:sz w:val="24"/>
            <w:szCs w:val="24"/>
          </w:rPr>
          <w:t>Framework</w:t>
        </w:r>
      </w:ins>
      <w:r w:rsidRPr="007423A7">
        <w:rPr>
          <w:sz w:val="24"/>
          <w:szCs w:val="24"/>
        </w:rPr>
        <w:t xml:space="preserve"> est conçu en vue d'aider les programmeurs dans leur travail. L'organisation du </w:t>
      </w:r>
      <w:del w:id="124" w:author="Toky Hajatiana RABOANARY" w:date="2019-12-10T18:56:00Z">
        <w:r w:rsidRPr="007423A7" w:rsidDel="00676E90">
          <w:rPr>
            <w:sz w:val="24"/>
            <w:szCs w:val="24"/>
          </w:rPr>
          <w:delText>framework</w:delText>
        </w:r>
      </w:del>
      <w:ins w:id="125" w:author="Toky Hajatiana RABOANARY" w:date="2019-12-10T18:56:00Z">
        <w:r w:rsidR="00676E90" w:rsidRPr="007423A7">
          <w:rPr>
            <w:sz w:val="24"/>
            <w:szCs w:val="24"/>
          </w:rPr>
          <w:t>Framework</w:t>
        </w:r>
      </w:ins>
      <w:r w:rsidRPr="007423A7">
        <w:rPr>
          <w:sz w:val="24"/>
          <w:szCs w:val="24"/>
        </w:rPr>
        <w:t xml:space="preserve"> vise la productivité maximale du programmeur qui va l'utiliser — gage de baisse des coûts de construction et maintenance du programme. Le contenu exact du </w:t>
      </w:r>
      <w:del w:id="126" w:author="Toky Hajatiana RABOANARY" w:date="2019-12-10T18:56:00Z">
        <w:r w:rsidRPr="007423A7" w:rsidDel="00676E90">
          <w:rPr>
            <w:sz w:val="24"/>
            <w:szCs w:val="24"/>
          </w:rPr>
          <w:delText>framework</w:delText>
        </w:r>
      </w:del>
      <w:ins w:id="127" w:author="Toky Hajatiana RABOANARY" w:date="2019-12-10T18:56:00Z">
        <w:r w:rsidR="00676E90" w:rsidRPr="007423A7">
          <w:rPr>
            <w:sz w:val="24"/>
            <w:szCs w:val="24"/>
          </w:rPr>
          <w:t>Framework</w:t>
        </w:r>
      </w:ins>
      <w:r w:rsidRPr="007423A7">
        <w:rPr>
          <w:sz w:val="24"/>
          <w:szCs w:val="24"/>
        </w:rPr>
        <w:t xml:space="preserve"> est dicté par le type de programme et l'architecture cible pour lequel il est conçu.</w:t>
      </w:r>
    </w:p>
    <w:p w:rsidR="00DF7212" w:rsidRDefault="000E1BF9" w:rsidP="00DF7212">
      <w:pPr>
        <w:pStyle w:val="Heading5"/>
      </w:pPr>
      <w:bookmarkStart w:id="128" w:name="_Toc26816418"/>
      <w:r>
        <w:t>Types de F</w:t>
      </w:r>
      <w:r w:rsidR="00DF7212">
        <w:t>ramework</w:t>
      </w:r>
      <w:bookmarkEnd w:id="128"/>
    </w:p>
    <w:p w:rsidR="00DF7212" w:rsidRPr="00FE0753" w:rsidRDefault="000E1BF9" w:rsidP="000E1BF9">
      <w:pPr>
        <w:ind w:firstLine="709"/>
        <w:jc w:val="both"/>
        <w:rPr>
          <w:sz w:val="24"/>
          <w:szCs w:val="24"/>
        </w:rPr>
      </w:pPr>
      <w:r>
        <w:rPr>
          <w:sz w:val="24"/>
          <w:szCs w:val="24"/>
        </w:rPr>
        <w:t xml:space="preserve">On trouve différents types de </w:t>
      </w:r>
      <w:proofErr w:type="spellStart"/>
      <w:r>
        <w:rPr>
          <w:sz w:val="24"/>
          <w:szCs w:val="24"/>
        </w:rPr>
        <w:t>F</w:t>
      </w:r>
      <w:r w:rsidR="00DF7212" w:rsidRPr="00FE0753">
        <w:rPr>
          <w:sz w:val="24"/>
          <w:szCs w:val="24"/>
        </w:rPr>
        <w:t>rameworks</w:t>
      </w:r>
      <w:proofErr w:type="spellEnd"/>
      <w:r w:rsidR="00DF7212" w:rsidRPr="00FE0753">
        <w:rPr>
          <w:sz w:val="24"/>
          <w:szCs w:val="24"/>
        </w:rPr>
        <w:t xml:space="preserve"> :</w:t>
      </w:r>
    </w:p>
    <w:p w:rsidR="00DF7212" w:rsidRDefault="000E1BF9" w:rsidP="00253243">
      <w:pPr>
        <w:pStyle w:val="Heading6"/>
        <w:numPr>
          <w:ilvl w:val="0"/>
          <w:numId w:val="14"/>
        </w:numPr>
      </w:pPr>
      <w:r>
        <w:t xml:space="preserve"> F</w:t>
      </w:r>
      <w:r w:rsidR="00DF7212">
        <w:t>ramework d'infrastructure système :</w:t>
      </w:r>
    </w:p>
    <w:p w:rsidR="00DF7212" w:rsidRPr="000C3F1C" w:rsidRDefault="00DF7212" w:rsidP="00DF7212">
      <w:pPr>
        <w:ind w:firstLine="708"/>
        <w:jc w:val="both"/>
        <w:rPr>
          <w:sz w:val="24"/>
          <w:szCs w:val="24"/>
        </w:rPr>
      </w:pPr>
      <w:r>
        <w:rPr>
          <w:sz w:val="24"/>
          <w:szCs w:val="24"/>
        </w:rPr>
        <w:t xml:space="preserve">Le </w:t>
      </w:r>
      <w:del w:id="129" w:author="Toky Hajatiana RABOANARY" w:date="2019-12-10T18:57:00Z">
        <w:r w:rsidDel="00676E90">
          <w:rPr>
            <w:sz w:val="24"/>
            <w:szCs w:val="24"/>
          </w:rPr>
          <w:delText>framework</w:delText>
        </w:r>
      </w:del>
      <w:ins w:id="130" w:author="Toky Hajatiana RABOANARY" w:date="2019-12-10T18:57:00Z">
        <w:r w:rsidR="00676E90">
          <w:rPr>
            <w:sz w:val="24"/>
            <w:szCs w:val="24"/>
          </w:rPr>
          <w:t>Framework</w:t>
        </w:r>
      </w:ins>
      <w:r>
        <w:rPr>
          <w:sz w:val="24"/>
          <w:szCs w:val="24"/>
        </w:rPr>
        <w:t xml:space="preserve"> d’infrastructure permet de</w:t>
      </w:r>
      <w:r w:rsidRPr="000C3F1C">
        <w:rPr>
          <w:sz w:val="24"/>
          <w:szCs w:val="24"/>
        </w:rPr>
        <w:t xml:space="preserve"> développer des systèmes d'exploitation, des interfaces graphiques, des outils de communication (exe</w:t>
      </w:r>
      <w:r>
        <w:rPr>
          <w:sz w:val="24"/>
          <w:szCs w:val="24"/>
        </w:rPr>
        <w:t xml:space="preserve">mple : Framework .Net, </w:t>
      </w:r>
      <w:proofErr w:type="spellStart"/>
      <w:r>
        <w:rPr>
          <w:sz w:val="24"/>
          <w:szCs w:val="24"/>
        </w:rPr>
        <w:t>Struts</w:t>
      </w:r>
      <w:proofErr w:type="spellEnd"/>
      <w:r>
        <w:rPr>
          <w:sz w:val="24"/>
          <w:szCs w:val="24"/>
        </w:rPr>
        <w:t>).</w:t>
      </w:r>
    </w:p>
    <w:p w:rsidR="00DF7212" w:rsidRDefault="000E1BF9" w:rsidP="00DF7212">
      <w:pPr>
        <w:pStyle w:val="Heading6"/>
      </w:pPr>
      <w:r>
        <w:t>F</w:t>
      </w:r>
      <w:r w:rsidR="00DF7212">
        <w:t xml:space="preserve">ramework d'intégration </w:t>
      </w:r>
      <w:proofErr w:type="spellStart"/>
      <w:r w:rsidR="00DF7212">
        <w:t>intergicielle</w:t>
      </w:r>
      <w:proofErr w:type="spellEnd"/>
      <w:r w:rsidR="00DF7212">
        <w:t xml:space="preserve"> (middleware) :</w:t>
      </w:r>
    </w:p>
    <w:p w:rsidR="00DF7212" w:rsidRPr="000C3F1C" w:rsidRDefault="000E1BF9" w:rsidP="00DF7212">
      <w:pPr>
        <w:ind w:firstLine="708"/>
        <w:jc w:val="both"/>
        <w:rPr>
          <w:sz w:val="24"/>
          <w:szCs w:val="24"/>
        </w:rPr>
      </w:pPr>
      <w:r>
        <w:rPr>
          <w:sz w:val="24"/>
          <w:szCs w:val="24"/>
        </w:rPr>
        <w:t>Ce F</w:t>
      </w:r>
      <w:r w:rsidR="00DF7212">
        <w:rPr>
          <w:sz w:val="24"/>
          <w:szCs w:val="24"/>
        </w:rPr>
        <w:t>ramework consiste à</w:t>
      </w:r>
      <w:r w:rsidR="00DF7212" w:rsidRPr="000C3F1C">
        <w:rPr>
          <w:sz w:val="24"/>
          <w:szCs w:val="24"/>
        </w:rPr>
        <w:t xml:space="preserve"> fédérer des applications hétérogènes. Pour mettre à disposition différentes technologies sous l</w:t>
      </w:r>
      <w:r w:rsidR="00DF7212">
        <w:rPr>
          <w:sz w:val="24"/>
          <w:szCs w:val="24"/>
        </w:rPr>
        <w:t>a forme d'une interface unique.</w:t>
      </w:r>
    </w:p>
    <w:p w:rsidR="00DF7212" w:rsidRDefault="000E1BF9" w:rsidP="00DF7212">
      <w:pPr>
        <w:pStyle w:val="Heading6"/>
      </w:pPr>
      <w:r>
        <w:lastRenderedPageBreak/>
        <w:t>F</w:t>
      </w:r>
      <w:r w:rsidR="00DF7212">
        <w:t xml:space="preserve">ramework d'entreprise : </w:t>
      </w:r>
    </w:p>
    <w:p w:rsidR="00DF7212" w:rsidRPr="000C3F1C" w:rsidRDefault="000E1BF9" w:rsidP="00DF7212">
      <w:pPr>
        <w:ind w:firstLine="708"/>
        <w:jc w:val="both"/>
        <w:rPr>
          <w:sz w:val="24"/>
          <w:szCs w:val="24"/>
        </w:rPr>
      </w:pPr>
      <w:r>
        <w:rPr>
          <w:sz w:val="24"/>
          <w:szCs w:val="24"/>
        </w:rPr>
        <w:t>Le F</w:t>
      </w:r>
      <w:r w:rsidR="00DF7212">
        <w:rPr>
          <w:sz w:val="24"/>
          <w:szCs w:val="24"/>
        </w:rPr>
        <w:t>ramework d’entreprise est utilisé p</w:t>
      </w:r>
      <w:r w:rsidR="00DF7212" w:rsidRPr="000C3F1C">
        <w:rPr>
          <w:sz w:val="24"/>
          <w:szCs w:val="24"/>
        </w:rPr>
        <w:t>our développer des applications spécifiques au sect</w:t>
      </w:r>
      <w:r w:rsidR="00DF7212">
        <w:rPr>
          <w:sz w:val="24"/>
          <w:szCs w:val="24"/>
        </w:rPr>
        <w:t>eur d'activité de l'entreprise.</w:t>
      </w:r>
    </w:p>
    <w:p w:rsidR="00DF7212" w:rsidRDefault="000E1BF9" w:rsidP="00DF7212">
      <w:pPr>
        <w:pStyle w:val="Heading6"/>
      </w:pPr>
      <w:r>
        <w:t>F</w:t>
      </w:r>
      <w:r w:rsidR="00DF7212">
        <w:t>ramework de gestion de contenu :</w:t>
      </w:r>
    </w:p>
    <w:p w:rsidR="00DF7212" w:rsidRPr="000C3F1C" w:rsidRDefault="00DF7212" w:rsidP="007423A7">
      <w:pPr>
        <w:ind w:firstLine="708"/>
        <w:jc w:val="both"/>
        <w:rPr>
          <w:sz w:val="24"/>
          <w:szCs w:val="24"/>
        </w:rPr>
      </w:pPr>
      <w:r>
        <w:rPr>
          <w:sz w:val="24"/>
          <w:szCs w:val="24"/>
        </w:rPr>
        <w:t>Ce sont</w:t>
      </w:r>
      <w:r w:rsidRPr="000C3F1C">
        <w:rPr>
          <w:sz w:val="24"/>
          <w:szCs w:val="24"/>
        </w:rPr>
        <w:t xml:space="preserve"> les fondations d'un système de gestion de contenu pour la création, la collecte, le classement, le stockage et la publication de « biens numérisés ».</w:t>
      </w:r>
    </w:p>
    <w:p w:rsidR="00DF7212" w:rsidRPr="00A80B5E" w:rsidRDefault="00DF7212" w:rsidP="007423A7">
      <w:pPr>
        <w:ind w:firstLine="708"/>
        <w:jc w:val="both"/>
        <w:rPr>
          <w:sz w:val="24"/>
          <w:szCs w:val="24"/>
        </w:rPr>
      </w:pPr>
      <w:r w:rsidRPr="000C3F1C">
        <w:rPr>
          <w:sz w:val="24"/>
          <w:szCs w:val="24"/>
        </w:rPr>
        <w:t>L</w:t>
      </w:r>
      <w:r w:rsidR="000E1BF9">
        <w:rPr>
          <w:sz w:val="24"/>
          <w:szCs w:val="24"/>
        </w:rPr>
        <w:t xml:space="preserve">es principaux avantages de ces </w:t>
      </w:r>
      <w:proofErr w:type="spellStart"/>
      <w:r w:rsidR="000E1BF9">
        <w:rPr>
          <w:sz w:val="24"/>
          <w:szCs w:val="24"/>
        </w:rPr>
        <w:t>F</w:t>
      </w:r>
      <w:r w:rsidRPr="000C3F1C">
        <w:rPr>
          <w:sz w:val="24"/>
          <w:szCs w:val="24"/>
        </w:rPr>
        <w:t>rameworks</w:t>
      </w:r>
      <w:proofErr w:type="spellEnd"/>
      <w:r w:rsidRPr="000C3F1C">
        <w:rPr>
          <w:sz w:val="24"/>
          <w:szCs w:val="24"/>
        </w:rPr>
        <w:t xml:space="preserve"> sont la réutilisation de leur code, la standardisation du cycle de vie du logiciel (spécification, développement, maintenance, évolution), ils permettent de formaliser une architecture adaptée au besoin de l'entreprise. Ils tirent parti de l'expérience des développements antérieurs.</w:t>
      </w:r>
    </w:p>
    <w:p w:rsidR="00DF7212" w:rsidRDefault="00DF7212" w:rsidP="00DF7212">
      <w:pPr>
        <w:pStyle w:val="Heading5"/>
      </w:pPr>
      <w:bookmarkStart w:id="131" w:name="_Toc26816419"/>
      <w:r w:rsidRPr="00F25846">
        <w:t>Avantage d’un « Framework »</w:t>
      </w:r>
      <w:bookmarkEnd w:id="131"/>
    </w:p>
    <w:p w:rsidR="00DF7212" w:rsidRPr="000C3F1C" w:rsidRDefault="00DF7212" w:rsidP="00DF7212">
      <w:pPr>
        <w:ind w:firstLine="708"/>
        <w:jc w:val="both"/>
        <w:rPr>
          <w:sz w:val="24"/>
          <w:szCs w:val="24"/>
        </w:rPr>
      </w:pPr>
      <w:r w:rsidRPr="000C3F1C">
        <w:rPr>
          <w:sz w:val="24"/>
          <w:szCs w:val="24"/>
        </w:rPr>
        <w:t>Autrement dit, un Framework PHP est un ensemble de codes qui fournit une organisation ainsi qu'un grand nombre de fonctionnalités, dont le nombre et la qualité diffèrent selon les Framework. Ainsi, la maîtrise d'un Framework permet de n’occuper que du site et de laisser le reste à d'autres développeurs, c'est-à-dire sa base, son socle, mais aussi tout ce qui s'articule autour : les classes, les fonctions, etc.</w:t>
      </w:r>
    </w:p>
    <w:p w:rsidR="00DF7212" w:rsidRPr="007423A7" w:rsidRDefault="00DF7212" w:rsidP="00253243">
      <w:pPr>
        <w:pStyle w:val="ListParagraph"/>
        <w:numPr>
          <w:ilvl w:val="0"/>
          <w:numId w:val="2"/>
        </w:numPr>
        <w:jc w:val="both"/>
        <w:rPr>
          <w:sz w:val="24"/>
          <w:szCs w:val="24"/>
        </w:rPr>
      </w:pPr>
      <w:r w:rsidRPr="007423A7">
        <w:rPr>
          <w:sz w:val="24"/>
          <w:szCs w:val="24"/>
        </w:rPr>
        <w:t>Le premier avantage est la liberté : c'est vous qui décidez de la recette pour arriver au gâteau souhaité et personne d'autre, si vous n'aimez pas le café il suffit de ne pas en mettre, c'est tout simple. Ce soir vous êtes 9 ? Une petite conversion et le tour est joué. Aïe, ce macro-ingrédient n'existe pas encore. Aucun problème il suffit de le créer vous-même ;</w:t>
      </w:r>
    </w:p>
    <w:p w:rsidR="00DF7212" w:rsidRPr="007423A7" w:rsidRDefault="00DF7212" w:rsidP="00253243">
      <w:pPr>
        <w:pStyle w:val="ListParagraph"/>
        <w:numPr>
          <w:ilvl w:val="0"/>
          <w:numId w:val="2"/>
        </w:numPr>
        <w:jc w:val="both"/>
        <w:rPr>
          <w:sz w:val="24"/>
          <w:szCs w:val="24"/>
        </w:rPr>
      </w:pPr>
      <w:r w:rsidRPr="007423A7">
        <w:rPr>
          <w:sz w:val="24"/>
          <w:szCs w:val="24"/>
        </w:rPr>
        <w:t>Le deuxième est la rapidité : faire votre gâteau à partir des ingrédients de base prendrait trop de temps, l'objectif est quand même d'être rassasié rapidement. Les macro-ingrédients sont le compromis idéal ;</w:t>
      </w:r>
    </w:p>
    <w:p w:rsidR="00DF7212" w:rsidRPr="007423A7" w:rsidRDefault="00DF7212" w:rsidP="00253243">
      <w:pPr>
        <w:pStyle w:val="ListParagraph"/>
        <w:numPr>
          <w:ilvl w:val="0"/>
          <w:numId w:val="2"/>
        </w:numPr>
        <w:jc w:val="both"/>
        <w:rPr>
          <w:sz w:val="24"/>
          <w:szCs w:val="24"/>
        </w:rPr>
      </w:pPr>
      <w:r w:rsidRPr="007423A7">
        <w:rPr>
          <w:sz w:val="24"/>
          <w:szCs w:val="24"/>
        </w:rPr>
        <w:t>Le troisième est la qualité : les macro-ingrédients ont été assemblés par des personnes très compétentes qui ont normalement envisagé toutes les possibilités d'assemblage. De plus, ceux-ci sont distincts donc vous pouvez facilement modifier/améliorer le vôtre pour ensuite éventuellement le partager ou directement récupérer celui d'un ami ;</w:t>
      </w:r>
    </w:p>
    <w:p w:rsidR="00DF7212" w:rsidRPr="007423A7" w:rsidRDefault="00DF7212" w:rsidP="00253243">
      <w:pPr>
        <w:pStyle w:val="ListParagraph"/>
        <w:numPr>
          <w:ilvl w:val="0"/>
          <w:numId w:val="2"/>
        </w:numPr>
        <w:jc w:val="both"/>
        <w:rPr>
          <w:sz w:val="24"/>
          <w:szCs w:val="24"/>
        </w:rPr>
      </w:pPr>
      <w:r w:rsidRPr="007423A7">
        <w:rPr>
          <w:sz w:val="24"/>
          <w:szCs w:val="24"/>
        </w:rPr>
        <w:t xml:space="preserve">Le quatrième est la cohérence : pour éviter les fautes de goût, tous les macro-ingrédients ont été assemblés dans un but commun qui est de faire de </w:t>
      </w:r>
      <w:proofErr w:type="gramStart"/>
      <w:r w:rsidRPr="007423A7">
        <w:rPr>
          <w:sz w:val="24"/>
          <w:szCs w:val="24"/>
        </w:rPr>
        <w:t>bons gâteau</w:t>
      </w:r>
      <w:proofErr w:type="gramEnd"/>
      <w:r w:rsidRPr="007423A7">
        <w:rPr>
          <w:sz w:val="24"/>
          <w:szCs w:val="24"/>
        </w:rPr>
        <w:t xml:space="preserve"> ;</w:t>
      </w:r>
    </w:p>
    <w:p w:rsidR="00DF7212" w:rsidRPr="007423A7" w:rsidRDefault="00DF7212" w:rsidP="00253243">
      <w:pPr>
        <w:pStyle w:val="ListParagraph"/>
        <w:numPr>
          <w:ilvl w:val="0"/>
          <w:numId w:val="2"/>
        </w:numPr>
        <w:jc w:val="both"/>
        <w:rPr>
          <w:sz w:val="24"/>
          <w:szCs w:val="24"/>
        </w:rPr>
      </w:pPr>
      <w:r w:rsidRPr="007423A7">
        <w:rPr>
          <w:sz w:val="24"/>
          <w:szCs w:val="24"/>
        </w:rPr>
        <w:t xml:space="preserve">La cinquième est la pérennité : tout le monde peut monter des blancs en neige, mais il faut toujours retenir ce qu'il faut mettre à la bonne température, combien de temps tourner dans un </w:t>
      </w:r>
      <w:r w:rsidR="00150F7E" w:rsidRPr="007423A7">
        <w:rPr>
          <w:sz w:val="24"/>
          <w:szCs w:val="24"/>
        </w:rPr>
        <w:t>sens,</w:t>
      </w:r>
      <w:r w:rsidRPr="007423A7">
        <w:rPr>
          <w:sz w:val="24"/>
          <w:szCs w:val="24"/>
        </w:rPr>
        <w:t xml:space="preserve"> les macro-ingrédients « blancs en neige » est toujours fait de la même manière, la meilleure. Et si jamais un jour il en existe un</w:t>
      </w:r>
      <w:r w:rsidR="000D3655">
        <w:rPr>
          <w:sz w:val="24"/>
          <w:szCs w:val="24"/>
        </w:rPr>
        <w:t>e</w:t>
      </w:r>
      <w:r w:rsidRPr="007423A7">
        <w:rPr>
          <w:sz w:val="24"/>
          <w:szCs w:val="24"/>
        </w:rPr>
        <w:t xml:space="preserve"> nouvelle encore meilleure, elle sera utilisée sans même que </w:t>
      </w:r>
      <w:r w:rsidR="000D3655">
        <w:rPr>
          <w:sz w:val="24"/>
          <w:szCs w:val="24"/>
        </w:rPr>
        <w:t>le développeur le sache</w:t>
      </w:r>
      <w:r w:rsidRPr="007423A7">
        <w:rPr>
          <w:sz w:val="24"/>
          <w:szCs w:val="24"/>
        </w:rPr>
        <w:t>.</w:t>
      </w:r>
    </w:p>
    <w:p w:rsidR="00DF7212" w:rsidRPr="000C3F1C" w:rsidRDefault="00DF7212" w:rsidP="00253243">
      <w:pPr>
        <w:pStyle w:val="ListParagraph"/>
        <w:numPr>
          <w:ilvl w:val="0"/>
          <w:numId w:val="2"/>
        </w:numPr>
        <w:jc w:val="both"/>
        <w:rPr>
          <w:sz w:val="24"/>
          <w:szCs w:val="24"/>
        </w:rPr>
      </w:pPr>
      <w:r w:rsidRPr="000C3F1C">
        <w:rPr>
          <w:sz w:val="24"/>
          <w:szCs w:val="24"/>
        </w:rPr>
        <w:t>Normaliser le développement</w:t>
      </w:r>
    </w:p>
    <w:p w:rsidR="00DF7212" w:rsidRPr="000C3F1C" w:rsidRDefault="00DF7212" w:rsidP="00205560">
      <w:pPr>
        <w:ind w:firstLine="709"/>
        <w:jc w:val="both"/>
        <w:rPr>
          <w:sz w:val="24"/>
          <w:szCs w:val="24"/>
        </w:rPr>
      </w:pPr>
      <w:r w:rsidRPr="000C3F1C">
        <w:rPr>
          <w:sz w:val="24"/>
          <w:szCs w:val="24"/>
        </w:rPr>
        <w:lastRenderedPageBreak/>
        <w:t>Un Framework permet de construire toutes les applications avec les mêmes technologies, les mêmes normes et les mêmes méthodes. Ceci est un point crucial pour les développements informatiques d’une agence Web : n'importe lequel de nos collaborateurs peut très facilement intervenir sur une application (développement, débogage, maintenance, ...).</w:t>
      </w:r>
    </w:p>
    <w:p w:rsidR="00DF7212" w:rsidRPr="000C3F1C" w:rsidRDefault="00DF7212" w:rsidP="00253243">
      <w:pPr>
        <w:pStyle w:val="ListParagraph"/>
        <w:numPr>
          <w:ilvl w:val="0"/>
          <w:numId w:val="2"/>
        </w:numPr>
        <w:jc w:val="both"/>
        <w:rPr>
          <w:sz w:val="24"/>
          <w:szCs w:val="24"/>
        </w:rPr>
      </w:pPr>
      <w:r w:rsidRPr="000C3F1C">
        <w:rPr>
          <w:sz w:val="24"/>
          <w:szCs w:val="24"/>
        </w:rPr>
        <w:t>Accélérer le développement</w:t>
      </w:r>
    </w:p>
    <w:p w:rsidR="00DF7212" w:rsidRPr="000C3F1C" w:rsidRDefault="00DF7212" w:rsidP="006D62E4">
      <w:pPr>
        <w:ind w:firstLine="709"/>
        <w:jc w:val="both"/>
        <w:rPr>
          <w:sz w:val="24"/>
          <w:szCs w:val="24"/>
        </w:rPr>
      </w:pPr>
      <w:r w:rsidRPr="000C3F1C">
        <w:rPr>
          <w:sz w:val="24"/>
          <w:szCs w:val="24"/>
        </w:rPr>
        <w:t>Un Framework doit fournir un point de départ pour le développement des applications (création des projets à partir d'assistants par exemple) ce qui permet d'avoir à disposition une structure de base de développement.</w:t>
      </w:r>
    </w:p>
    <w:p w:rsidR="00DF7212" w:rsidRPr="000C3F1C" w:rsidRDefault="00DF7212" w:rsidP="00253243">
      <w:pPr>
        <w:pStyle w:val="ListParagraph"/>
        <w:numPr>
          <w:ilvl w:val="0"/>
          <w:numId w:val="2"/>
        </w:numPr>
        <w:jc w:val="both"/>
        <w:rPr>
          <w:sz w:val="24"/>
          <w:szCs w:val="24"/>
        </w:rPr>
      </w:pPr>
      <w:r w:rsidRPr="000C3F1C">
        <w:rPr>
          <w:sz w:val="24"/>
          <w:szCs w:val="24"/>
        </w:rPr>
        <w:t>Augmenter la robustesse des applications</w:t>
      </w:r>
    </w:p>
    <w:p w:rsidR="00DF7212" w:rsidRPr="000C3F1C" w:rsidRDefault="00DF7212" w:rsidP="006D62E4">
      <w:pPr>
        <w:ind w:firstLine="709"/>
        <w:jc w:val="both"/>
        <w:rPr>
          <w:sz w:val="24"/>
          <w:szCs w:val="24"/>
        </w:rPr>
      </w:pPr>
      <w:r w:rsidRPr="000C3F1C">
        <w:rPr>
          <w:sz w:val="24"/>
          <w:szCs w:val="24"/>
        </w:rPr>
        <w:t>Un Framework s'appuie sur des composants techniques et sur une méthodologie éprouvée. Les composants techniques utilisés de développements en développements, gagnent en robustesse. Le Framework prend en charge une grosse partie du code et des éléments techniques. Les</w:t>
      </w:r>
    </w:p>
    <w:p w:rsidR="00DF7212" w:rsidRPr="000C3F1C" w:rsidRDefault="00DF7212" w:rsidP="006D62E4">
      <w:pPr>
        <w:ind w:firstLine="709"/>
        <w:jc w:val="both"/>
        <w:rPr>
          <w:sz w:val="24"/>
          <w:szCs w:val="24"/>
        </w:rPr>
      </w:pPr>
      <w:r w:rsidRPr="000C3F1C">
        <w:rPr>
          <w:sz w:val="24"/>
          <w:szCs w:val="24"/>
        </w:rPr>
        <w:t>Développeurs qui travaillent sur les projets clients ont de moins en moins de code "purement technique" à écrire et peuvent se concentrer sur les règles métiers. Moins il y aura de code à écrire, moins il y a de chance d'avoir des erreurs et plus l'application sera robuste et fiable.</w:t>
      </w:r>
    </w:p>
    <w:p w:rsidR="00DF7212" w:rsidRPr="000C3F1C" w:rsidRDefault="00DF7212" w:rsidP="00253243">
      <w:pPr>
        <w:pStyle w:val="ListParagraph"/>
        <w:numPr>
          <w:ilvl w:val="0"/>
          <w:numId w:val="2"/>
        </w:numPr>
        <w:jc w:val="both"/>
        <w:rPr>
          <w:sz w:val="24"/>
          <w:szCs w:val="24"/>
        </w:rPr>
      </w:pPr>
      <w:r w:rsidRPr="000C3F1C">
        <w:rPr>
          <w:sz w:val="24"/>
          <w:szCs w:val="24"/>
        </w:rPr>
        <w:t>Supprimer les problèmes techniques</w:t>
      </w:r>
    </w:p>
    <w:p w:rsidR="00DF7212" w:rsidRPr="000C3F1C" w:rsidRDefault="00DF7212" w:rsidP="006D62E4">
      <w:pPr>
        <w:ind w:firstLine="709"/>
        <w:jc w:val="both"/>
        <w:rPr>
          <w:sz w:val="24"/>
          <w:szCs w:val="24"/>
        </w:rPr>
      </w:pPr>
      <w:r w:rsidRPr="000C3F1C">
        <w:rPr>
          <w:sz w:val="24"/>
          <w:szCs w:val="24"/>
        </w:rPr>
        <w:t>Un Framework prend en charge les parties vraiment techniques et ardues des développements. La majorité des problèmes et du temps passé le sont malheureusement sur des problèmes techniques. L'intérêt du Framework est de pouvoir capitaliser sur ces difficultés et de s'enrichir au fur et à mesure.</w:t>
      </w:r>
    </w:p>
    <w:p w:rsidR="00DF7212" w:rsidRDefault="00DF7212" w:rsidP="006D62E4">
      <w:pPr>
        <w:ind w:firstLine="709"/>
        <w:jc w:val="both"/>
        <w:rPr>
          <w:sz w:val="24"/>
          <w:szCs w:val="24"/>
        </w:rPr>
      </w:pPr>
      <w:r w:rsidRPr="000C3F1C">
        <w:rPr>
          <w:sz w:val="24"/>
          <w:szCs w:val="24"/>
        </w:rPr>
        <w:t>Le Framework étant de plus en plus robuste, la plupart des problèmes techniques sont traités directement par le Framework, et les collaborateurs n'ont plus qu'à maintenir la partie métier ou interface des applications. Tous les collaborateurs utilisant le Framework de développement seront à même d’intervenir assez rapidement et assez facilement sur une application qui aura été développée en respectant ce Framework.</w:t>
      </w:r>
    </w:p>
    <w:p w:rsidR="00DF7212" w:rsidRDefault="00DF7212" w:rsidP="00253243">
      <w:pPr>
        <w:pStyle w:val="Heading4"/>
        <w:numPr>
          <w:ilvl w:val="0"/>
          <w:numId w:val="12"/>
        </w:numPr>
      </w:pPr>
      <w:bookmarkStart w:id="132" w:name="_Toc26816420"/>
      <w:r>
        <w:t>IONIC Framework</w:t>
      </w:r>
      <w:r w:rsidR="0094206B">
        <w:t xml:space="preserve"> </w:t>
      </w:r>
      <w:r w:rsidR="0094206B" w:rsidRPr="0094206B">
        <w:rPr>
          <w:color w:val="auto"/>
          <w:vertAlign w:val="superscript"/>
        </w:rPr>
        <w:t>[8]</w:t>
      </w:r>
      <w:bookmarkEnd w:id="132"/>
    </w:p>
    <w:p w:rsidR="00DF7212" w:rsidRDefault="00DF7212" w:rsidP="006D62E4">
      <w:pPr>
        <w:ind w:firstLine="709"/>
        <w:jc w:val="both"/>
        <w:rPr>
          <w:sz w:val="24"/>
          <w:szCs w:val="24"/>
        </w:rPr>
      </w:pPr>
      <w:r w:rsidRPr="000C3F1C">
        <w:rPr>
          <w:sz w:val="24"/>
          <w:szCs w:val="24"/>
        </w:rPr>
        <w:t>Pour l’implémentation des différents modules de l’application, nous avons utilisé le Framework IONIC.</w:t>
      </w:r>
    </w:p>
    <w:p w:rsidR="00DF7212" w:rsidRDefault="00DF7212" w:rsidP="00DF7212">
      <w:pPr>
        <w:jc w:val="both"/>
        <w:rPr>
          <w:sz w:val="24"/>
          <w:szCs w:val="24"/>
        </w:rPr>
      </w:pPr>
    </w:p>
    <w:p w:rsidR="00DF7212" w:rsidRDefault="00DF7212" w:rsidP="00DF7212">
      <w:pPr>
        <w:jc w:val="both"/>
        <w:rPr>
          <w:sz w:val="24"/>
          <w:szCs w:val="24"/>
        </w:rPr>
      </w:pPr>
    </w:p>
    <w:p w:rsidR="007D7702" w:rsidRDefault="007D7702" w:rsidP="00DF7212">
      <w:pPr>
        <w:jc w:val="both"/>
        <w:rPr>
          <w:sz w:val="24"/>
          <w:szCs w:val="24"/>
        </w:rPr>
      </w:pPr>
    </w:p>
    <w:p w:rsidR="007D7702" w:rsidRDefault="007D7702" w:rsidP="00DF7212">
      <w:pPr>
        <w:jc w:val="both"/>
        <w:rPr>
          <w:sz w:val="24"/>
          <w:szCs w:val="24"/>
        </w:rPr>
      </w:pPr>
      <w:r>
        <w:rPr>
          <w:noProof/>
        </w:rPr>
        <w:drawing>
          <wp:anchor distT="0" distB="0" distL="114300" distR="114300" simplePos="0" relativeHeight="251670528" behindDoc="1" locked="0" layoutInCell="1" allowOverlap="1" wp14:anchorId="781FD8A0" wp14:editId="78C66164">
            <wp:simplePos x="0" y="0"/>
            <wp:positionH relativeFrom="column">
              <wp:posOffset>2014855</wp:posOffset>
            </wp:positionH>
            <wp:positionV relativeFrom="paragraph">
              <wp:posOffset>50800</wp:posOffset>
            </wp:positionV>
            <wp:extent cx="2171700" cy="716915"/>
            <wp:effectExtent l="0" t="0" r="0" b="0"/>
            <wp:wrapTight wrapText="bothSides">
              <wp:wrapPolygon edited="0">
                <wp:start x="0" y="0"/>
                <wp:lineTo x="0" y="21236"/>
                <wp:lineTo x="21411" y="21236"/>
                <wp:lineTo x="21411" y="0"/>
                <wp:lineTo x="0" y="0"/>
              </wp:wrapPolygon>
            </wp:wrapTight>
            <wp:docPr id="14" name="Image 2" descr="C:\Users\ampasampito\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index.jpg"/>
                    <pic:cNvPicPr>
                      <a:picLocks noChangeAspect="1" noChangeArrowheads="1"/>
                    </pic:cNvPicPr>
                  </pic:nvPicPr>
                  <pic:blipFill>
                    <a:blip r:embed="rId29"/>
                    <a:srcRect/>
                    <a:stretch>
                      <a:fillRect/>
                    </a:stretch>
                  </pic:blipFill>
                  <pic:spPr bwMode="auto">
                    <a:xfrm>
                      <a:off x="0" y="0"/>
                      <a:ext cx="2171700" cy="7169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F7212" w:rsidRDefault="00DF7212" w:rsidP="00DF7212">
      <w:pPr>
        <w:jc w:val="both"/>
        <w:rPr>
          <w:sz w:val="24"/>
          <w:szCs w:val="24"/>
        </w:rPr>
      </w:pPr>
    </w:p>
    <w:p w:rsidR="00DF7212" w:rsidRDefault="00DF7212" w:rsidP="00DF7212">
      <w:pPr>
        <w:jc w:val="both"/>
        <w:rPr>
          <w:sz w:val="24"/>
          <w:szCs w:val="24"/>
        </w:rPr>
      </w:pPr>
    </w:p>
    <w:p w:rsidR="00DF7212" w:rsidRDefault="00DF7212" w:rsidP="00150F7E">
      <w:pPr>
        <w:pStyle w:val="Subtitle"/>
        <w:jc w:val="center"/>
      </w:pPr>
      <w:bookmarkStart w:id="133" w:name="_Toc26816174"/>
      <w:r>
        <w:t>Logo IONIC</w:t>
      </w:r>
      <w:bookmarkEnd w:id="133"/>
    </w:p>
    <w:p w:rsidR="00DF7212" w:rsidRPr="002E0487" w:rsidRDefault="00DF7212" w:rsidP="00A07A7E">
      <w:pPr>
        <w:pStyle w:val="Heading5"/>
        <w:numPr>
          <w:ilvl w:val="0"/>
          <w:numId w:val="44"/>
        </w:numPr>
      </w:pPr>
      <w:bookmarkStart w:id="134" w:name="_Toc26816421"/>
      <w:r>
        <w:t>Historique :</w:t>
      </w:r>
      <w:bookmarkEnd w:id="134"/>
    </w:p>
    <w:p w:rsidR="00DF7212" w:rsidRDefault="00F618BD" w:rsidP="006D62E4">
      <w:pPr>
        <w:ind w:firstLine="709"/>
        <w:jc w:val="both"/>
        <w:rPr>
          <w:sz w:val="24"/>
          <w:szCs w:val="24"/>
        </w:rPr>
      </w:pPr>
      <w:proofErr w:type="spellStart"/>
      <w:r>
        <w:rPr>
          <w:sz w:val="24"/>
          <w:szCs w:val="24"/>
        </w:rPr>
        <w:t>Ionic</w:t>
      </w:r>
      <w:proofErr w:type="spellEnd"/>
      <w:r>
        <w:rPr>
          <w:sz w:val="24"/>
          <w:szCs w:val="24"/>
        </w:rPr>
        <w:t xml:space="preserve"> est un F</w:t>
      </w:r>
      <w:r w:rsidR="00DF7212" w:rsidRPr="000C3F1C">
        <w:rPr>
          <w:sz w:val="24"/>
          <w:szCs w:val="24"/>
        </w:rPr>
        <w:t xml:space="preserve">ramework open-source créé en 2013 par Max Lynch, Ben Sperry, et Adam Bradley. Deux versions distinctes sont disponibles, incompatibles entre elles : la première version, 1.3.3, se base sur </w:t>
      </w:r>
      <w:proofErr w:type="spellStart"/>
      <w:r w:rsidR="00DF7212" w:rsidRPr="000C3F1C">
        <w:rPr>
          <w:sz w:val="24"/>
          <w:szCs w:val="24"/>
        </w:rPr>
        <w:t>AngularJS</w:t>
      </w:r>
      <w:proofErr w:type="spellEnd"/>
      <w:r w:rsidR="00DF7212" w:rsidRPr="000C3F1C">
        <w:rPr>
          <w:sz w:val="24"/>
          <w:szCs w:val="24"/>
        </w:rPr>
        <w:t xml:space="preserve"> 1.5.3 tandis que la version 3.5.0 se base sur </w:t>
      </w:r>
      <w:proofErr w:type="spellStart"/>
      <w:r w:rsidR="00DF7212" w:rsidRPr="000C3F1C">
        <w:rPr>
          <w:sz w:val="24"/>
          <w:szCs w:val="24"/>
        </w:rPr>
        <w:t>Angular</w:t>
      </w:r>
      <w:proofErr w:type="spellEnd"/>
      <w:r w:rsidR="00DF7212" w:rsidRPr="000C3F1C">
        <w:rPr>
          <w:sz w:val="24"/>
          <w:szCs w:val="24"/>
        </w:rPr>
        <w:t xml:space="preserve"> 4.1.3 et </w:t>
      </w:r>
      <w:proofErr w:type="spellStart"/>
      <w:r w:rsidR="00DF7212" w:rsidRPr="000C3F1C">
        <w:rPr>
          <w:sz w:val="24"/>
          <w:szCs w:val="24"/>
        </w:rPr>
        <w:t>TypeScript</w:t>
      </w:r>
      <w:proofErr w:type="spellEnd"/>
      <w:r w:rsidR="00DF7212" w:rsidRPr="000C3F1C">
        <w:rPr>
          <w:sz w:val="24"/>
          <w:szCs w:val="24"/>
        </w:rPr>
        <w:t>.</w:t>
      </w:r>
    </w:p>
    <w:p w:rsidR="00DF7212" w:rsidRPr="002E0487" w:rsidRDefault="00DF7212" w:rsidP="00DF7212">
      <w:pPr>
        <w:pStyle w:val="Heading5"/>
      </w:pPr>
      <w:bookmarkStart w:id="135" w:name="_Toc26816422"/>
      <w:r>
        <w:t>Définition :</w:t>
      </w:r>
      <w:bookmarkEnd w:id="135"/>
    </w:p>
    <w:p w:rsidR="00DF7212" w:rsidRPr="000C3F1C" w:rsidRDefault="00DF7212" w:rsidP="006D62E4">
      <w:pPr>
        <w:ind w:firstLine="709"/>
        <w:jc w:val="both"/>
        <w:rPr>
          <w:sz w:val="24"/>
          <w:szCs w:val="24"/>
        </w:rPr>
      </w:pPr>
      <w:proofErr w:type="spellStart"/>
      <w:r w:rsidRPr="000C3F1C">
        <w:rPr>
          <w:sz w:val="24"/>
          <w:szCs w:val="24"/>
        </w:rPr>
        <w:t>Ionic</w:t>
      </w:r>
      <w:proofErr w:type="spellEnd"/>
      <w:r w:rsidRPr="000C3F1C">
        <w:rPr>
          <w:sz w:val="24"/>
          <w:szCs w:val="24"/>
        </w:rPr>
        <w:t xml:space="preserve"> Framework est une boîte à outils d'interface utilisateur open source permettant de créer des applications de bureau et mobiles de haute qualité utilisant des technologies Web (HTML, CSS et JavaScript).</w:t>
      </w:r>
    </w:p>
    <w:p w:rsidR="00DF7212" w:rsidRDefault="00DF7212" w:rsidP="006D62E4">
      <w:pPr>
        <w:ind w:firstLine="709"/>
        <w:jc w:val="both"/>
        <w:rPr>
          <w:sz w:val="24"/>
          <w:szCs w:val="24"/>
        </w:rPr>
      </w:pPr>
      <w:proofErr w:type="spellStart"/>
      <w:r w:rsidRPr="000C3F1C">
        <w:rPr>
          <w:sz w:val="24"/>
          <w:szCs w:val="24"/>
        </w:rPr>
        <w:t>Ionic</w:t>
      </w:r>
      <w:proofErr w:type="spellEnd"/>
      <w:r w:rsidRPr="000C3F1C">
        <w:rPr>
          <w:sz w:val="24"/>
          <w:szCs w:val="24"/>
        </w:rPr>
        <w:t xml:space="preserve"> Framework est axé sur l'expérience utilisateur frontale ou sur l'interaction de l'interface utilisateur d'une application (contrôles, interactions, gestes, animations). </w:t>
      </w:r>
    </w:p>
    <w:p w:rsidR="00DF7212" w:rsidRPr="0053731E" w:rsidRDefault="0094206B" w:rsidP="006D62E4">
      <w:pPr>
        <w:ind w:firstLine="709"/>
        <w:jc w:val="both"/>
        <w:rPr>
          <w:sz w:val="24"/>
          <w:szCs w:val="24"/>
        </w:rPr>
      </w:pPr>
      <w:r w:rsidRPr="000C3F1C">
        <w:rPr>
          <w:sz w:val="24"/>
          <w:szCs w:val="24"/>
        </w:rPr>
        <w:t>Il s’intègre</w:t>
      </w:r>
      <w:r w:rsidR="00DF7212" w:rsidRPr="000C3F1C">
        <w:rPr>
          <w:sz w:val="24"/>
          <w:szCs w:val="24"/>
        </w:rPr>
        <w:t xml:space="preserve"> parfaiteme</w:t>
      </w:r>
      <w:r w:rsidR="00F618BD">
        <w:rPr>
          <w:sz w:val="24"/>
          <w:szCs w:val="24"/>
        </w:rPr>
        <w:t xml:space="preserve">nt à d’autres bibliothèques ou </w:t>
      </w:r>
      <w:proofErr w:type="spellStart"/>
      <w:r w:rsidR="00F618BD">
        <w:rPr>
          <w:sz w:val="24"/>
          <w:szCs w:val="24"/>
        </w:rPr>
        <w:t>F</w:t>
      </w:r>
      <w:r w:rsidR="00DF7212" w:rsidRPr="000C3F1C">
        <w:rPr>
          <w:sz w:val="24"/>
          <w:szCs w:val="24"/>
        </w:rPr>
        <w:t>rameworks</w:t>
      </w:r>
      <w:proofErr w:type="spellEnd"/>
      <w:r w:rsidR="00DF7212" w:rsidRPr="000C3F1C">
        <w:rPr>
          <w:sz w:val="24"/>
          <w:szCs w:val="24"/>
        </w:rPr>
        <w:t xml:space="preserve">, tels que </w:t>
      </w:r>
      <w:proofErr w:type="spellStart"/>
      <w:r w:rsidR="00DF7212" w:rsidRPr="000C3F1C">
        <w:rPr>
          <w:sz w:val="24"/>
          <w:szCs w:val="24"/>
        </w:rPr>
        <w:t>Angular</w:t>
      </w:r>
      <w:proofErr w:type="spellEnd"/>
      <w:r w:rsidR="00DF7212" w:rsidRPr="000C3F1C">
        <w:rPr>
          <w:sz w:val="24"/>
          <w:szCs w:val="24"/>
        </w:rPr>
        <w:t>, ou peut être utilisé de manière autonome san</w:t>
      </w:r>
      <w:r w:rsidR="00F618BD">
        <w:rPr>
          <w:sz w:val="24"/>
          <w:szCs w:val="24"/>
        </w:rPr>
        <w:t>s F</w:t>
      </w:r>
      <w:r w:rsidR="00DF7212" w:rsidRPr="000C3F1C">
        <w:rPr>
          <w:sz w:val="24"/>
          <w:szCs w:val="24"/>
        </w:rPr>
        <w:t xml:space="preserve">ramework frontal avec un simple script </w:t>
      </w:r>
      <w:proofErr w:type="spellStart"/>
      <w:r w:rsidR="00DF7212" w:rsidRPr="000C3F1C">
        <w:rPr>
          <w:sz w:val="24"/>
          <w:szCs w:val="24"/>
        </w:rPr>
        <w:t>include</w:t>
      </w:r>
      <w:proofErr w:type="spellEnd"/>
      <w:r w:rsidR="00DF7212" w:rsidRPr="000C3F1C">
        <w:rPr>
          <w:sz w:val="24"/>
          <w:szCs w:val="24"/>
        </w:rPr>
        <w:t>.</w:t>
      </w:r>
    </w:p>
    <w:p w:rsidR="00DF7212" w:rsidRDefault="00DF7212" w:rsidP="00253243">
      <w:pPr>
        <w:pStyle w:val="Heading4"/>
        <w:numPr>
          <w:ilvl w:val="0"/>
          <w:numId w:val="12"/>
        </w:numPr>
      </w:pPr>
      <w:bookmarkStart w:id="136" w:name="_Toc26816423"/>
      <w:r>
        <w:t>Objectifs</w:t>
      </w:r>
      <w:bookmarkEnd w:id="136"/>
    </w:p>
    <w:p w:rsidR="00DF7212" w:rsidRDefault="00DF7212" w:rsidP="00253243">
      <w:pPr>
        <w:pStyle w:val="Heading5"/>
        <w:numPr>
          <w:ilvl w:val="0"/>
          <w:numId w:val="15"/>
        </w:numPr>
      </w:pPr>
      <w:bookmarkStart w:id="137" w:name="_Toc26816424"/>
      <w:r>
        <w:t>Multiplateforme (Cross-</w:t>
      </w:r>
      <w:proofErr w:type="spellStart"/>
      <w:r>
        <w:t>platform</w:t>
      </w:r>
      <w:proofErr w:type="spellEnd"/>
      <w:r>
        <w:t>)</w:t>
      </w:r>
      <w:bookmarkEnd w:id="137"/>
    </w:p>
    <w:p w:rsidR="00DF7212" w:rsidRPr="00CB0B09" w:rsidRDefault="00DF7212" w:rsidP="00DF7212">
      <w:pPr>
        <w:ind w:firstLine="708"/>
        <w:jc w:val="both"/>
        <w:rPr>
          <w:sz w:val="24"/>
          <w:szCs w:val="24"/>
        </w:rPr>
      </w:pPr>
      <w:r w:rsidRPr="000C3F1C">
        <w:rPr>
          <w:sz w:val="24"/>
          <w:szCs w:val="24"/>
        </w:rPr>
        <w:t>Créez et déployez des applications fonctionnant sur plusieurs plates-formes, telles que iOS, Android, un ordinateur de bureau et le Web en tant q</w:t>
      </w:r>
      <w:r w:rsidR="0094206B">
        <w:rPr>
          <w:sz w:val="24"/>
          <w:szCs w:val="24"/>
        </w:rPr>
        <w:t xml:space="preserve">u'application Web progressive </w:t>
      </w:r>
      <w:r w:rsidRPr="000C3F1C">
        <w:rPr>
          <w:sz w:val="24"/>
          <w:szCs w:val="24"/>
        </w:rPr>
        <w:t xml:space="preserve">le tout avec une base de code. Écrivez une fois, exécutez partout. </w:t>
      </w:r>
    </w:p>
    <w:p w:rsidR="00DF7212" w:rsidRPr="00CB2A43" w:rsidRDefault="00DF7212" w:rsidP="00DF7212">
      <w:pPr>
        <w:pStyle w:val="Heading5"/>
      </w:pPr>
      <w:bookmarkStart w:id="138" w:name="_Toc26816425"/>
      <w:r>
        <w:t>Basé sur des standards web (Web standards-</w:t>
      </w:r>
      <w:proofErr w:type="spellStart"/>
      <w:r>
        <w:t>based</w:t>
      </w:r>
      <w:proofErr w:type="spellEnd"/>
      <w:r>
        <w:t>)</w:t>
      </w:r>
      <w:bookmarkEnd w:id="138"/>
    </w:p>
    <w:p w:rsidR="00DF7212" w:rsidRPr="0053731E" w:rsidRDefault="00DF7212" w:rsidP="00DF7212">
      <w:pPr>
        <w:ind w:firstLine="708"/>
        <w:jc w:val="both"/>
        <w:rPr>
          <w:sz w:val="24"/>
          <w:szCs w:val="24"/>
        </w:rPr>
      </w:pPr>
      <w:proofErr w:type="spellStart"/>
      <w:r w:rsidRPr="00CB0B09">
        <w:rPr>
          <w:sz w:val="24"/>
          <w:szCs w:val="24"/>
        </w:rPr>
        <w:t>Ionic</w:t>
      </w:r>
      <w:proofErr w:type="spellEnd"/>
      <w:r w:rsidRPr="00CB0B09">
        <w:rPr>
          <w:sz w:val="24"/>
          <w:szCs w:val="24"/>
        </w:rPr>
        <w:t xml:space="preserve"> Framework s'appuie sur des technologies Web standardisées et </w:t>
      </w:r>
      <w:r w:rsidR="0085412C" w:rsidRPr="00CB0B09">
        <w:rPr>
          <w:sz w:val="24"/>
          <w:szCs w:val="24"/>
        </w:rPr>
        <w:t>fiables :</w:t>
      </w:r>
      <w:r w:rsidRPr="00CB0B09">
        <w:rPr>
          <w:sz w:val="24"/>
          <w:szCs w:val="24"/>
        </w:rPr>
        <w:t xml:space="preserve"> HTML, CSS et JavaScript, à l'aide d'API Web modernes telles que Custom </w:t>
      </w:r>
      <w:proofErr w:type="spellStart"/>
      <w:r w:rsidRPr="00CB0B09">
        <w:rPr>
          <w:sz w:val="24"/>
          <w:szCs w:val="24"/>
        </w:rPr>
        <w:t>Elements</w:t>
      </w:r>
      <w:proofErr w:type="spellEnd"/>
      <w:r w:rsidRPr="00CB0B09">
        <w:rPr>
          <w:sz w:val="24"/>
          <w:szCs w:val="24"/>
        </w:rPr>
        <w:t xml:space="preserve"> et Shadow DOM. Pour cette raison, les composants </w:t>
      </w:r>
      <w:proofErr w:type="spellStart"/>
      <w:r w:rsidRPr="00CB0B09">
        <w:rPr>
          <w:sz w:val="24"/>
          <w:szCs w:val="24"/>
        </w:rPr>
        <w:t>Ionic</w:t>
      </w:r>
      <w:proofErr w:type="spellEnd"/>
      <w:r w:rsidRPr="00CB0B09">
        <w:rPr>
          <w:sz w:val="24"/>
          <w:szCs w:val="24"/>
        </w:rPr>
        <w:t xml:space="preserve"> ont une API stable et ne sont pas à la merci d'un fournisseur de plate-forme unique.</w:t>
      </w:r>
    </w:p>
    <w:p w:rsidR="00DF7212" w:rsidRDefault="00DF7212" w:rsidP="00DF7212">
      <w:pPr>
        <w:pStyle w:val="Heading5"/>
      </w:pPr>
      <w:bookmarkStart w:id="139" w:name="_Toc26816426"/>
      <w:r>
        <w:lastRenderedPageBreak/>
        <w:t>Beau design (</w:t>
      </w:r>
      <w:proofErr w:type="spellStart"/>
      <w:r>
        <w:t>Beautiful</w:t>
      </w:r>
      <w:proofErr w:type="spellEnd"/>
      <w:r>
        <w:t xml:space="preserve"> Design)</w:t>
      </w:r>
      <w:bookmarkEnd w:id="139"/>
    </w:p>
    <w:p w:rsidR="00DF7212" w:rsidRPr="0053731E" w:rsidRDefault="00DF7212" w:rsidP="00DF7212">
      <w:pPr>
        <w:ind w:firstLine="708"/>
        <w:jc w:val="both"/>
        <w:rPr>
          <w:sz w:val="24"/>
          <w:szCs w:val="24"/>
        </w:rPr>
      </w:pPr>
      <w:r w:rsidRPr="00CB0B09">
        <w:rPr>
          <w:sz w:val="24"/>
          <w:szCs w:val="24"/>
        </w:rPr>
        <w:t xml:space="preserve">Propre, simple et fonctionnel. </w:t>
      </w:r>
      <w:proofErr w:type="spellStart"/>
      <w:r w:rsidRPr="00CB0B09">
        <w:rPr>
          <w:sz w:val="24"/>
          <w:szCs w:val="24"/>
        </w:rPr>
        <w:t>Ionic</w:t>
      </w:r>
      <w:proofErr w:type="spellEnd"/>
      <w:r w:rsidRPr="00CB0B09">
        <w:rPr>
          <w:sz w:val="24"/>
          <w:szCs w:val="24"/>
        </w:rPr>
        <w:t xml:space="preserve"> Framework est conçu pour fonctionner et s'afficher parfaitement sur toutes les plates-formes. Commencez avec des composants prédéfinis, une typographie, des paradigmes interactifs et un thème de base magnifique (mais extensible).</w:t>
      </w:r>
    </w:p>
    <w:p w:rsidR="00DF7212" w:rsidRDefault="00DF7212" w:rsidP="00DF7212">
      <w:pPr>
        <w:pStyle w:val="Heading5"/>
      </w:pPr>
      <w:bookmarkStart w:id="140" w:name="_Toc26816427"/>
      <w:r>
        <w:t>Simplicité (</w:t>
      </w:r>
      <w:proofErr w:type="spellStart"/>
      <w:r>
        <w:t>Simplicity</w:t>
      </w:r>
      <w:proofErr w:type="spellEnd"/>
      <w:r>
        <w:t>)</w:t>
      </w:r>
      <w:bookmarkEnd w:id="140"/>
    </w:p>
    <w:p w:rsidR="00DF7212" w:rsidRPr="0053731E" w:rsidRDefault="00DF7212" w:rsidP="00DF7212">
      <w:pPr>
        <w:ind w:firstLine="708"/>
        <w:jc w:val="both"/>
        <w:rPr>
          <w:sz w:val="24"/>
          <w:szCs w:val="24"/>
        </w:rPr>
      </w:pPr>
      <w:proofErr w:type="spellStart"/>
      <w:r w:rsidRPr="00CB0B09">
        <w:rPr>
          <w:sz w:val="24"/>
          <w:szCs w:val="24"/>
        </w:rPr>
        <w:t>Ionic</w:t>
      </w:r>
      <w:proofErr w:type="spellEnd"/>
      <w:r w:rsidRPr="00CB0B09">
        <w:rPr>
          <w:sz w:val="24"/>
          <w:szCs w:val="24"/>
        </w:rPr>
        <w:t xml:space="preserve"> Framework est construit dans une optique de simplicité, de sorte que la création d'applications </w:t>
      </w:r>
      <w:proofErr w:type="spellStart"/>
      <w:r w:rsidRPr="00CB0B09">
        <w:rPr>
          <w:sz w:val="24"/>
          <w:szCs w:val="24"/>
        </w:rPr>
        <w:t>Ionic</w:t>
      </w:r>
      <w:proofErr w:type="spellEnd"/>
      <w:r w:rsidRPr="00CB0B09">
        <w:rPr>
          <w:sz w:val="24"/>
          <w:szCs w:val="24"/>
        </w:rPr>
        <w:t xml:space="preserve"> est agréable, facile à apprendre et accessible à quiconque ayant des compétences en développement Web.</w:t>
      </w:r>
    </w:p>
    <w:p w:rsidR="00DF7212" w:rsidRDefault="00DF7212" w:rsidP="00DF7212">
      <w:pPr>
        <w:pStyle w:val="Heading5"/>
      </w:pPr>
      <w:bookmarkStart w:id="141" w:name="_Toc26816428"/>
      <w:r>
        <w:t>License</w:t>
      </w:r>
      <w:bookmarkEnd w:id="141"/>
    </w:p>
    <w:p w:rsidR="00DF7212" w:rsidRPr="007A5CC5" w:rsidRDefault="00DF7212" w:rsidP="00DF7212">
      <w:pPr>
        <w:ind w:firstLine="708"/>
        <w:jc w:val="both"/>
        <w:rPr>
          <w:sz w:val="24"/>
          <w:szCs w:val="24"/>
        </w:rPr>
      </w:pPr>
      <w:proofErr w:type="spellStart"/>
      <w:r w:rsidRPr="007A5CC5">
        <w:rPr>
          <w:sz w:val="24"/>
          <w:szCs w:val="24"/>
        </w:rPr>
        <w:t>Ionic</w:t>
      </w:r>
      <w:proofErr w:type="spellEnd"/>
      <w:r w:rsidRPr="007A5CC5">
        <w:rPr>
          <w:sz w:val="24"/>
          <w:szCs w:val="24"/>
        </w:rPr>
        <w:t xml:space="preserve"> Framework est un projet libre et open source, publié sous la licence permise MIT. Cela signifie qu'il peut être utilisé gratuitement dans des projets personnels ou commerciaux. MIT est la même licence utilisée par des projets populaires tels que jQuery et Ruby on Rails.</w:t>
      </w:r>
    </w:p>
    <w:p w:rsidR="00DF7212" w:rsidRDefault="00DF7212" w:rsidP="00DF7212">
      <w:pPr>
        <w:pStyle w:val="Heading5"/>
      </w:pPr>
      <w:bookmarkStart w:id="142" w:name="_Toc26816429"/>
      <w:r>
        <w:t>IONIC CLI</w:t>
      </w:r>
      <w:bookmarkEnd w:id="142"/>
    </w:p>
    <w:p w:rsidR="00DF7212" w:rsidRPr="009E18BD" w:rsidRDefault="00DF7212" w:rsidP="00DF7212">
      <w:pPr>
        <w:ind w:firstLine="708"/>
        <w:jc w:val="both"/>
        <w:rPr>
          <w:sz w:val="24"/>
          <w:szCs w:val="24"/>
        </w:rPr>
      </w:pPr>
      <w:r w:rsidRPr="007A5CC5">
        <w:rPr>
          <w:sz w:val="24"/>
          <w:szCs w:val="24"/>
        </w:rPr>
        <w:t xml:space="preserve">La ligne de commande officielle </w:t>
      </w:r>
      <w:proofErr w:type="spellStart"/>
      <w:r w:rsidRPr="007A5CC5">
        <w:rPr>
          <w:sz w:val="24"/>
          <w:szCs w:val="24"/>
        </w:rPr>
        <w:t>Ionic</w:t>
      </w:r>
      <w:proofErr w:type="spellEnd"/>
      <w:r w:rsidRPr="007A5CC5">
        <w:rPr>
          <w:sz w:val="24"/>
          <w:szCs w:val="24"/>
        </w:rPr>
        <w:t xml:space="preserve">, ou interface de ligne de commande, est un outil qui échafaude rapidement les applications </w:t>
      </w:r>
      <w:proofErr w:type="spellStart"/>
      <w:r w:rsidRPr="007A5CC5">
        <w:rPr>
          <w:sz w:val="24"/>
          <w:szCs w:val="24"/>
        </w:rPr>
        <w:t>Ionic</w:t>
      </w:r>
      <w:proofErr w:type="spellEnd"/>
      <w:r w:rsidRPr="007A5CC5">
        <w:rPr>
          <w:sz w:val="24"/>
          <w:szCs w:val="24"/>
        </w:rPr>
        <w:t xml:space="preserve"> et fournit un certain nombre de commandes utiles aux développeurs </w:t>
      </w:r>
      <w:proofErr w:type="spellStart"/>
      <w:r w:rsidRPr="007A5CC5">
        <w:rPr>
          <w:sz w:val="24"/>
          <w:szCs w:val="24"/>
        </w:rPr>
        <w:t>Ionic</w:t>
      </w:r>
      <w:proofErr w:type="spellEnd"/>
      <w:r w:rsidRPr="007A5CC5">
        <w:rPr>
          <w:sz w:val="24"/>
          <w:szCs w:val="24"/>
        </w:rPr>
        <w:t>. Outre l'installation et la mise à jour d'</w:t>
      </w:r>
      <w:proofErr w:type="spellStart"/>
      <w:r w:rsidRPr="007A5CC5">
        <w:rPr>
          <w:sz w:val="24"/>
          <w:szCs w:val="24"/>
        </w:rPr>
        <w:t>Ionic</w:t>
      </w:r>
      <w:proofErr w:type="spellEnd"/>
      <w:r w:rsidRPr="007A5CC5">
        <w:rPr>
          <w:sz w:val="24"/>
          <w:szCs w:val="24"/>
        </w:rPr>
        <w:t>, l'interface de ligne de commande est fournie avec un serveur de développement intégré, des outils de génération et de débogage, et bien plus encore. Si vous êtes membre d'</w:t>
      </w:r>
      <w:proofErr w:type="spellStart"/>
      <w:r w:rsidRPr="007A5CC5">
        <w:rPr>
          <w:sz w:val="24"/>
          <w:szCs w:val="24"/>
        </w:rPr>
        <w:t>Ionic</w:t>
      </w:r>
      <w:proofErr w:type="spellEnd"/>
      <w:r w:rsidRPr="007A5CC5">
        <w:rPr>
          <w:sz w:val="24"/>
          <w:szCs w:val="24"/>
        </w:rPr>
        <w:t xml:space="preserve"> </w:t>
      </w:r>
      <w:proofErr w:type="spellStart"/>
      <w:r w:rsidRPr="007A5CC5">
        <w:rPr>
          <w:sz w:val="24"/>
          <w:szCs w:val="24"/>
        </w:rPr>
        <w:t>Appflow</w:t>
      </w:r>
      <w:proofErr w:type="spellEnd"/>
      <w:r w:rsidRPr="007A5CC5">
        <w:rPr>
          <w:sz w:val="24"/>
          <w:szCs w:val="24"/>
        </w:rPr>
        <w:t>, l'interface de ligne de commande peut être utilisée pour créer et déployer des déploiements dans le cloud et administrer votre compte.</w:t>
      </w:r>
    </w:p>
    <w:p w:rsidR="00DF7212" w:rsidRDefault="00DF7212" w:rsidP="00DF7212">
      <w:pPr>
        <w:pStyle w:val="Heading5"/>
      </w:pPr>
      <w:bookmarkStart w:id="143" w:name="_Toc26816430"/>
      <w:r>
        <w:t>STRUCTURE</w:t>
      </w:r>
      <w:bookmarkEnd w:id="143"/>
    </w:p>
    <w:p w:rsidR="00DF7212" w:rsidRPr="005619AE" w:rsidRDefault="00DF7212" w:rsidP="00DF7212">
      <w:pPr>
        <w:ind w:firstLine="708"/>
        <w:jc w:val="both"/>
        <w:rPr>
          <w:sz w:val="24"/>
          <w:szCs w:val="24"/>
        </w:rPr>
      </w:pPr>
      <w:r w:rsidRPr="005619AE">
        <w:rPr>
          <w:sz w:val="24"/>
          <w:szCs w:val="24"/>
        </w:rPr>
        <w:t xml:space="preserve">Les applications IONIC sont construites avec </w:t>
      </w:r>
      <w:proofErr w:type="spellStart"/>
      <w:r w:rsidRPr="005619AE">
        <w:rPr>
          <w:sz w:val="24"/>
          <w:szCs w:val="24"/>
        </w:rPr>
        <w:t>Cordova</w:t>
      </w:r>
      <w:proofErr w:type="spellEnd"/>
      <w:r w:rsidRPr="005619AE">
        <w:rPr>
          <w:sz w:val="24"/>
          <w:szCs w:val="24"/>
        </w:rPr>
        <w:t xml:space="preserve">. </w:t>
      </w:r>
      <w:proofErr w:type="spellStart"/>
      <w:r w:rsidRPr="005619AE">
        <w:rPr>
          <w:sz w:val="24"/>
          <w:szCs w:val="24"/>
        </w:rPr>
        <w:t>Cordova</w:t>
      </w:r>
      <w:proofErr w:type="spellEnd"/>
      <w:r w:rsidRPr="005619AE">
        <w:rPr>
          <w:sz w:val="24"/>
          <w:szCs w:val="24"/>
        </w:rPr>
        <w:t xml:space="preserve"> est un moyen de conditionner html / </w:t>
      </w:r>
      <w:proofErr w:type="spellStart"/>
      <w:r w:rsidRPr="005619AE">
        <w:rPr>
          <w:sz w:val="24"/>
          <w:szCs w:val="24"/>
        </w:rPr>
        <w:t>css</w:t>
      </w:r>
      <w:proofErr w:type="spellEnd"/>
      <w:r w:rsidRPr="005619AE">
        <w:rPr>
          <w:sz w:val="24"/>
          <w:szCs w:val="24"/>
        </w:rPr>
        <w:t xml:space="preserve"> / </w:t>
      </w:r>
      <w:proofErr w:type="spellStart"/>
      <w:r w:rsidRPr="005619AE">
        <w:rPr>
          <w:sz w:val="24"/>
          <w:szCs w:val="24"/>
        </w:rPr>
        <w:t>js</w:t>
      </w:r>
      <w:proofErr w:type="spellEnd"/>
      <w:r w:rsidRPr="005619AE">
        <w:rPr>
          <w:sz w:val="24"/>
          <w:szCs w:val="24"/>
        </w:rPr>
        <w:t xml:space="preserve"> dans des applications pouvant fonctionner sur des appareils mobiles et de bureau et fournit une architecture de plug-in permettant d'accéder à des fonctionnalités natives au-delà de la portée de JS exécutée à partir d'un navigateur Web. En tant que telles, les applications ioniques ont la structure de fichier </w:t>
      </w:r>
      <w:proofErr w:type="spellStart"/>
      <w:r w:rsidRPr="005619AE">
        <w:rPr>
          <w:sz w:val="24"/>
          <w:szCs w:val="24"/>
        </w:rPr>
        <w:t>Cordova</w:t>
      </w:r>
      <w:proofErr w:type="spellEnd"/>
      <w:r w:rsidRPr="005619AE">
        <w:rPr>
          <w:sz w:val="24"/>
          <w:szCs w:val="24"/>
        </w:rPr>
        <w:t>.</w:t>
      </w:r>
    </w:p>
    <w:p w:rsidR="00DF7212" w:rsidRPr="005619AE" w:rsidRDefault="00DF7212" w:rsidP="00DF7212">
      <w:pPr>
        <w:ind w:firstLine="708"/>
        <w:jc w:val="both"/>
        <w:rPr>
          <w:sz w:val="24"/>
          <w:szCs w:val="24"/>
        </w:rPr>
      </w:pPr>
      <w:r w:rsidRPr="005619AE">
        <w:rPr>
          <w:sz w:val="24"/>
          <w:szCs w:val="24"/>
        </w:rPr>
        <w:t>Le répertoire des plateformes contient vos projets iOS et Android. En général, vous n’avez pas besoin de travailler dans ces répertoires à moins d’effectuer un piratage natif personnalisé ou d’envoyer éventuellement votre application en production.</w:t>
      </w:r>
    </w:p>
    <w:p w:rsidR="00DF7212" w:rsidRPr="005619AE" w:rsidRDefault="00DF7212" w:rsidP="007148C4">
      <w:pPr>
        <w:ind w:firstLine="708"/>
        <w:jc w:val="both"/>
        <w:rPr>
          <w:sz w:val="24"/>
          <w:szCs w:val="24"/>
        </w:rPr>
      </w:pPr>
      <w:proofErr w:type="spellStart"/>
      <w:r>
        <w:rPr>
          <w:sz w:val="24"/>
          <w:szCs w:val="24"/>
        </w:rPr>
        <w:t>H</w:t>
      </w:r>
      <w:r w:rsidRPr="005619AE">
        <w:rPr>
          <w:sz w:val="24"/>
          <w:szCs w:val="24"/>
        </w:rPr>
        <w:t>ooks</w:t>
      </w:r>
      <w:proofErr w:type="spellEnd"/>
      <w:r w:rsidRPr="005619AE">
        <w:rPr>
          <w:sz w:val="24"/>
          <w:szCs w:val="24"/>
        </w:rPr>
        <w:t xml:space="preserve"> permet d'effectuer des actions personnalisées à mesure que votre application progresse dans le processus de développement de </w:t>
      </w:r>
      <w:proofErr w:type="spellStart"/>
      <w:r w:rsidRPr="005619AE">
        <w:rPr>
          <w:sz w:val="24"/>
          <w:szCs w:val="24"/>
        </w:rPr>
        <w:t>Cordova</w:t>
      </w:r>
      <w:proofErr w:type="spellEnd"/>
      <w:r w:rsidRPr="005619AE">
        <w:rPr>
          <w:sz w:val="24"/>
          <w:szCs w:val="24"/>
        </w:rPr>
        <w:t>. Cela peut être utile pour les projets plus importants nécessitant l'exécution de processus automatisés et la modification du code source, mais qui seront normalement inutilisés.</w:t>
      </w:r>
    </w:p>
    <w:p w:rsidR="00DF7212" w:rsidRPr="005619AE" w:rsidRDefault="0061332D" w:rsidP="00DF7212">
      <w:pPr>
        <w:jc w:val="both"/>
        <w:rPr>
          <w:sz w:val="24"/>
          <w:szCs w:val="24"/>
        </w:rPr>
      </w:pPr>
      <w:r w:rsidRPr="005619AE">
        <w:rPr>
          <w:sz w:val="24"/>
          <w:szCs w:val="24"/>
        </w:rPr>
        <w:lastRenderedPageBreak/>
        <w:t>« Fusionne »</w:t>
      </w:r>
      <w:r w:rsidR="00DF7212" w:rsidRPr="005619AE">
        <w:rPr>
          <w:sz w:val="24"/>
          <w:szCs w:val="24"/>
        </w:rPr>
        <w:t xml:space="preserve"> consiste à remplacer des fichiers pour des plates-formes spécifiques. Supposons que vous ayez </w:t>
      </w:r>
      <w:proofErr w:type="spellStart"/>
      <w:r w:rsidR="00DF7212" w:rsidRPr="005619AE">
        <w:rPr>
          <w:sz w:val="24"/>
          <w:szCs w:val="24"/>
        </w:rPr>
        <w:t>merges</w:t>
      </w:r>
      <w:proofErr w:type="spellEnd"/>
      <w:r w:rsidR="00DF7212" w:rsidRPr="005619AE">
        <w:rPr>
          <w:sz w:val="24"/>
          <w:szCs w:val="24"/>
        </w:rPr>
        <w:t xml:space="preserve"> / </w:t>
      </w:r>
      <w:proofErr w:type="spellStart"/>
      <w:r w:rsidR="00DF7212" w:rsidRPr="005619AE">
        <w:rPr>
          <w:sz w:val="24"/>
          <w:szCs w:val="24"/>
        </w:rPr>
        <w:t>ios</w:t>
      </w:r>
      <w:proofErr w:type="spellEnd"/>
      <w:r w:rsidR="00DF7212" w:rsidRPr="005619AE">
        <w:rPr>
          <w:sz w:val="24"/>
          <w:szCs w:val="24"/>
        </w:rPr>
        <w:t xml:space="preserve"> / someFile.js et www / someFile.js. Lors du déploiement sur iOS, </w:t>
      </w:r>
      <w:proofErr w:type="spellStart"/>
      <w:r w:rsidR="00DF7212" w:rsidRPr="005619AE">
        <w:rPr>
          <w:sz w:val="24"/>
          <w:szCs w:val="24"/>
        </w:rPr>
        <w:t>someFile</w:t>
      </w:r>
      <w:proofErr w:type="spellEnd"/>
      <w:r w:rsidR="00DF7212" w:rsidRPr="005619AE">
        <w:rPr>
          <w:sz w:val="24"/>
          <w:szCs w:val="24"/>
        </w:rPr>
        <w:t xml:space="preserve"> sera remplacé par la version en fusion. Cela peut être un moyen efficace de créer des modifications spécifiques à la plate-forme de votre application, mais d'autres méthodes sont souvent préférées. Voir Développement multiplateforme pour plus d'informations sur ce sujet.</w:t>
      </w:r>
    </w:p>
    <w:p w:rsidR="00DF7212" w:rsidRPr="005B5973" w:rsidRDefault="00DF7212" w:rsidP="00DF7212">
      <w:pPr>
        <w:jc w:val="both"/>
        <w:rPr>
          <w:sz w:val="24"/>
          <w:szCs w:val="24"/>
        </w:rPr>
      </w:pPr>
      <w:r w:rsidRPr="005619AE">
        <w:rPr>
          <w:sz w:val="24"/>
          <w:szCs w:val="24"/>
        </w:rPr>
        <w:t xml:space="preserve">Les plug-ins sont les endroits où </w:t>
      </w:r>
      <w:proofErr w:type="spellStart"/>
      <w:r w:rsidRPr="005619AE">
        <w:rPr>
          <w:sz w:val="24"/>
          <w:szCs w:val="24"/>
        </w:rPr>
        <w:t>Cordova</w:t>
      </w:r>
      <w:proofErr w:type="spellEnd"/>
      <w:r w:rsidRPr="005619AE">
        <w:rPr>
          <w:sz w:val="24"/>
          <w:szCs w:val="24"/>
        </w:rPr>
        <w:t xml:space="preserve"> stocke les plug-ins q</w:t>
      </w:r>
      <w:r>
        <w:rPr>
          <w:sz w:val="24"/>
          <w:szCs w:val="24"/>
        </w:rPr>
        <w:t>ue vous ajoutez à votre projet.</w:t>
      </w:r>
    </w:p>
    <w:p w:rsidR="00DF7212" w:rsidRDefault="00DF7212" w:rsidP="00253243">
      <w:pPr>
        <w:pStyle w:val="Heading4"/>
        <w:numPr>
          <w:ilvl w:val="0"/>
          <w:numId w:val="12"/>
        </w:numPr>
      </w:pPr>
      <w:bookmarkStart w:id="144" w:name="_Toc26816431"/>
      <w:r>
        <w:t>ARCHITECTURE MVC</w:t>
      </w:r>
      <w:bookmarkEnd w:id="144"/>
    </w:p>
    <w:p w:rsidR="00DF7212" w:rsidRPr="005619AE" w:rsidRDefault="00DF7212" w:rsidP="00DF7212">
      <w:pPr>
        <w:ind w:firstLine="360"/>
        <w:jc w:val="both"/>
        <w:rPr>
          <w:sz w:val="24"/>
          <w:szCs w:val="24"/>
        </w:rPr>
      </w:pPr>
      <w:proofErr w:type="spellStart"/>
      <w:r w:rsidRPr="005619AE">
        <w:rPr>
          <w:sz w:val="24"/>
          <w:szCs w:val="24"/>
        </w:rPr>
        <w:t>Ionic</w:t>
      </w:r>
      <w:proofErr w:type="spellEnd"/>
      <w:r w:rsidRPr="005619AE">
        <w:rPr>
          <w:sz w:val="24"/>
          <w:szCs w:val="24"/>
        </w:rPr>
        <w:t xml:space="preserve"> est </w:t>
      </w:r>
      <w:r w:rsidR="0061332D" w:rsidRPr="005619AE">
        <w:rPr>
          <w:sz w:val="24"/>
          <w:szCs w:val="24"/>
        </w:rPr>
        <w:t>composé :</w:t>
      </w:r>
      <w:r w:rsidRPr="005619AE">
        <w:rPr>
          <w:sz w:val="24"/>
          <w:szCs w:val="24"/>
        </w:rPr>
        <w:t xml:space="preserve"> Le MVC (Model-</w:t>
      </w:r>
      <w:proofErr w:type="spellStart"/>
      <w:r w:rsidRPr="005619AE">
        <w:rPr>
          <w:sz w:val="24"/>
          <w:szCs w:val="24"/>
        </w:rPr>
        <w:t>View</w:t>
      </w:r>
      <w:proofErr w:type="spellEnd"/>
      <w:r w:rsidRPr="005619AE">
        <w:rPr>
          <w:sz w:val="24"/>
          <w:szCs w:val="24"/>
        </w:rPr>
        <w:t>-Controller ou Model-</w:t>
      </w:r>
      <w:proofErr w:type="spellStart"/>
      <w:r w:rsidRPr="005619AE">
        <w:rPr>
          <w:sz w:val="24"/>
          <w:szCs w:val="24"/>
        </w:rPr>
        <w:t>View</w:t>
      </w:r>
      <w:proofErr w:type="spellEnd"/>
      <w:r w:rsidRPr="005619AE">
        <w:rPr>
          <w:sz w:val="24"/>
          <w:szCs w:val="24"/>
        </w:rPr>
        <w:t xml:space="preserve">-Controller).  Il faut savoir que c'est un modèle, une vue et un </w:t>
      </w:r>
      <w:r w:rsidR="0061332D" w:rsidRPr="005619AE">
        <w:rPr>
          <w:sz w:val="24"/>
          <w:szCs w:val="24"/>
        </w:rPr>
        <w:t>contrôleur :</w:t>
      </w:r>
    </w:p>
    <w:p w:rsidR="00DF7212" w:rsidRDefault="00DF7212" w:rsidP="00253243">
      <w:pPr>
        <w:pStyle w:val="Heading5"/>
        <w:numPr>
          <w:ilvl w:val="0"/>
          <w:numId w:val="16"/>
        </w:numPr>
      </w:pPr>
      <w:bookmarkStart w:id="145" w:name="_Toc26816432"/>
      <w:r>
        <w:t>Le modèle :</w:t>
      </w:r>
      <w:bookmarkEnd w:id="145"/>
    </w:p>
    <w:p w:rsidR="006D62E4" w:rsidRDefault="00DF7212" w:rsidP="006D62E4">
      <w:pPr>
        <w:ind w:firstLine="709"/>
        <w:jc w:val="both"/>
        <w:rPr>
          <w:sz w:val="24"/>
          <w:szCs w:val="24"/>
        </w:rPr>
      </w:pPr>
      <w:r w:rsidRPr="005619AE">
        <w:rPr>
          <w:sz w:val="24"/>
          <w:szCs w:val="24"/>
        </w:rPr>
        <w:t>C'est la couche respons</w:t>
      </w:r>
      <w:r w:rsidR="006D62E4">
        <w:rPr>
          <w:sz w:val="24"/>
          <w:szCs w:val="24"/>
        </w:rPr>
        <w:t xml:space="preserve">able du chargement des données. </w:t>
      </w:r>
      <w:r w:rsidRPr="005619AE">
        <w:rPr>
          <w:sz w:val="24"/>
          <w:szCs w:val="24"/>
        </w:rPr>
        <w:t>Aussi celui chargé de faire les bases de données pour envoye</w:t>
      </w:r>
      <w:r w:rsidR="006D62E4">
        <w:rPr>
          <w:sz w:val="24"/>
          <w:szCs w:val="24"/>
        </w:rPr>
        <w:t>r ou recevoir des informations.</w:t>
      </w:r>
    </w:p>
    <w:p w:rsidR="00DF7212" w:rsidRPr="005619AE" w:rsidRDefault="00DF7212" w:rsidP="006D62E4">
      <w:pPr>
        <w:ind w:firstLine="709"/>
        <w:jc w:val="both"/>
        <w:rPr>
          <w:sz w:val="24"/>
          <w:szCs w:val="24"/>
        </w:rPr>
      </w:pPr>
      <w:r w:rsidRPr="005619AE">
        <w:rPr>
          <w:sz w:val="24"/>
          <w:szCs w:val="24"/>
        </w:rPr>
        <w:t>Nous savons que la base de données peut être locale dans notre application ou à distance.</w:t>
      </w:r>
    </w:p>
    <w:p w:rsidR="00DF7212" w:rsidRDefault="00DF7212" w:rsidP="00DF7212">
      <w:pPr>
        <w:pStyle w:val="Heading5"/>
      </w:pPr>
      <w:bookmarkStart w:id="146" w:name="_Toc26816433"/>
      <w:r>
        <w:t>La vue :</w:t>
      </w:r>
      <w:bookmarkEnd w:id="146"/>
    </w:p>
    <w:p w:rsidR="00DF7212" w:rsidRPr="005619AE" w:rsidRDefault="00DF7212" w:rsidP="006D62E4">
      <w:pPr>
        <w:ind w:firstLine="709"/>
        <w:jc w:val="both"/>
        <w:rPr>
          <w:sz w:val="24"/>
          <w:szCs w:val="24"/>
        </w:rPr>
      </w:pPr>
      <w:r w:rsidRPr="005619AE">
        <w:rPr>
          <w:sz w:val="24"/>
          <w:szCs w:val="24"/>
        </w:rPr>
        <w:t>Il s’agit du code qui nous permet de présenter les données fournies par le modèle, à titre d’exemple pour indiquer qu’il s’agit d’une application.</w:t>
      </w:r>
    </w:p>
    <w:p w:rsidR="00DF7212" w:rsidRPr="009D056B" w:rsidRDefault="00DF7212" w:rsidP="006D62E4">
      <w:pPr>
        <w:ind w:firstLine="709"/>
        <w:jc w:val="both"/>
        <w:rPr>
          <w:sz w:val="24"/>
          <w:szCs w:val="24"/>
        </w:rPr>
      </w:pPr>
      <w:r w:rsidRPr="005619AE">
        <w:rPr>
          <w:sz w:val="24"/>
          <w:szCs w:val="24"/>
        </w:rPr>
        <w:t>Le code HTML qui nous permet d’afficher la sortie des données traitées.</w:t>
      </w:r>
    </w:p>
    <w:p w:rsidR="00DF7212" w:rsidRDefault="00DF7212" w:rsidP="00DF7212">
      <w:pPr>
        <w:pStyle w:val="Heading5"/>
      </w:pPr>
      <w:bookmarkStart w:id="147" w:name="_Toc26816434"/>
      <w:r>
        <w:t>Le contrôleur :</w:t>
      </w:r>
      <w:bookmarkEnd w:id="147"/>
    </w:p>
    <w:p w:rsidR="007148C4" w:rsidRDefault="00DF7212" w:rsidP="006D62E4">
      <w:pPr>
        <w:ind w:firstLine="709"/>
        <w:jc w:val="both"/>
        <w:rPr>
          <w:sz w:val="24"/>
          <w:szCs w:val="24"/>
        </w:rPr>
      </w:pPr>
      <w:r w:rsidRPr="005619AE">
        <w:rPr>
          <w:sz w:val="24"/>
          <w:szCs w:val="24"/>
        </w:rPr>
        <w:t>Couche qui sert de lien entre la vue et le modèle. Pour envoyer des commandes au modèle qui vous permettent de mettre à jour votre statut afin que la vue puisse changer de présentation.</w:t>
      </w:r>
    </w:p>
    <w:p w:rsidR="00F45B84" w:rsidRPr="007148C4" w:rsidRDefault="00F45B84" w:rsidP="007148C4">
      <w:pPr>
        <w:pStyle w:val="Heading3"/>
      </w:pPr>
      <w:bookmarkStart w:id="148" w:name="_Toc26477464"/>
      <w:bookmarkStart w:id="149" w:name="_Toc26816435"/>
      <w:r>
        <w:t>LANGAGES DE PROGRAMMATION</w:t>
      </w:r>
      <w:bookmarkEnd w:id="148"/>
      <w:bookmarkEnd w:id="149"/>
    </w:p>
    <w:p w:rsidR="0085412C" w:rsidRDefault="0061332D" w:rsidP="006D62E4">
      <w:pPr>
        <w:ind w:firstLine="709"/>
        <w:jc w:val="both"/>
        <w:rPr>
          <w:sz w:val="24"/>
          <w:szCs w:val="24"/>
        </w:rPr>
      </w:pPr>
      <w:proofErr w:type="spellStart"/>
      <w:r w:rsidRPr="005619AE">
        <w:rPr>
          <w:sz w:val="24"/>
          <w:szCs w:val="24"/>
        </w:rPr>
        <w:t>Ionic</w:t>
      </w:r>
      <w:proofErr w:type="spellEnd"/>
      <w:r w:rsidRPr="005619AE">
        <w:rPr>
          <w:sz w:val="24"/>
          <w:szCs w:val="24"/>
        </w:rPr>
        <w:t xml:space="preserve"> Framework</w:t>
      </w:r>
      <w:r w:rsidR="000C2F2C" w:rsidRPr="005619AE">
        <w:rPr>
          <w:sz w:val="24"/>
          <w:szCs w:val="24"/>
        </w:rPr>
        <w:t xml:space="preserve"> utilise généralement le TYPESCRIPT, HTML et SCSS.</w:t>
      </w:r>
    </w:p>
    <w:p w:rsidR="000C2F2C" w:rsidRPr="0011091F" w:rsidRDefault="000C2F2C" w:rsidP="00A07A7E">
      <w:pPr>
        <w:pStyle w:val="Heading4"/>
        <w:numPr>
          <w:ilvl w:val="0"/>
          <w:numId w:val="60"/>
        </w:numPr>
        <w:rPr>
          <w:szCs w:val="24"/>
        </w:rPr>
      </w:pPr>
      <w:bookmarkStart w:id="150" w:name="_Toc26816436"/>
      <w:proofErr w:type="spellStart"/>
      <w:r w:rsidRPr="0011091F">
        <w:rPr>
          <w:lang w:val="de-DE"/>
        </w:rPr>
        <w:t>HyperText</w:t>
      </w:r>
      <w:proofErr w:type="spellEnd"/>
      <w:r w:rsidRPr="0011091F">
        <w:rPr>
          <w:lang w:val="de-DE"/>
        </w:rPr>
        <w:t xml:space="preserve"> Markup </w:t>
      </w:r>
      <w:proofErr w:type="spellStart"/>
      <w:r w:rsidRPr="0011091F">
        <w:rPr>
          <w:lang w:val="de-DE"/>
        </w:rPr>
        <w:t>Langage</w:t>
      </w:r>
      <w:proofErr w:type="spellEnd"/>
      <w:r w:rsidRPr="0011091F">
        <w:rPr>
          <w:lang w:val="de-DE"/>
        </w:rPr>
        <w:t xml:space="preserve"> (H.T.M.L</w:t>
      </w:r>
      <w:r w:rsidR="0061332D" w:rsidRPr="0011091F">
        <w:rPr>
          <w:lang w:val="de-DE"/>
        </w:rPr>
        <w:t>):</w:t>
      </w:r>
      <w:bookmarkEnd w:id="150"/>
    </w:p>
    <w:p w:rsidR="000C2F2C" w:rsidRPr="00187987" w:rsidRDefault="000C2F2C" w:rsidP="00253243">
      <w:pPr>
        <w:pStyle w:val="Heading5"/>
        <w:numPr>
          <w:ilvl w:val="1"/>
          <w:numId w:val="12"/>
        </w:numPr>
      </w:pPr>
      <w:bookmarkStart w:id="151" w:name="_Toc26816437"/>
      <w:r>
        <w:t>Définition</w:t>
      </w:r>
      <w:bookmarkEnd w:id="151"/>
    </w:p>
    <w:p w:rsidR="000C2F2C" w:rsidRDefault="000C2F2C" w:rsidP="006D62E4">
      <w:pPr>
        <w:ind w:firstLine="709"/>
        <w:jc w:val="both"/>
        <w:rPr>
          <w:sz w:val="24"/>
          <w:szCs w:val="24"/>
        </w:rPr>
      </w:pPr>
      <w:r w:rsidRPr="005619AE">
        <w:rPr>
          <w:sz w:val="24"/>
          <w:szCs w:val="24"/>
        </w:rPr>
        <w:t>Voici le logo du langage HTML</w:t>
      </w:r>
      <w:r>
        <w:rPr>
          <w:sz w:val="24"/>
          <w:szCs w:val="24"/>
        </w:rPr>
        <w:t> :</w:t>
      </w:r>
    </w:p>
    <w:p w:rsidR="000C2F2C" w:rsidRPr="0085412C" w:rsidRDefault="000C2F2C" w:rsidP="0085412C">
      <w:pPr>
        <w:rPr>
          <w:sz w:val="24"/>
          <w:szCs w:val="24"/>
        </w:rPr>
      </w:pPr>
    </w:p>
    <w:p w:rsidR="000C2F2C" w:rsidRDefault="000C2F2C" w:rsidP="000C2F2C">
      <w:pPr>
        <w:jc w:val="both"/>
      </w:pPr>
    </w:p>
    <w:p w:rsidR="0085412C" w:rsidRDefault="0085412C" w:rsidP="000C2F2C">
      <w:pPr>
        <w:jc w:val="both"/>
      </w:pPr>
    </w:p>
    <w:p w:rsidR="0085412C" w:rsidRDefault="0085412C" w:rsidP="000C2F2C">
      <w:pPr>
        <w:jc w:val="both"/>
      </w:pPr>
      <w:r>
        <w:rPr>
          <w:noProof/>
        </w:rPr>
        <w:drawing>
          <wp:anchor distT="0" distB="0" distL="114300" distR="114300" simplePos="0" relativeHeight="251635712" behindDoc="1" locked="0" layoutInCell="1" allowOverlap="1" wp14:anchorId="5211D1DB" wp14:editId="10AC9E3F">
            <wp:simplePos x="0" y="0"/>
            <wp:positionH relativeFrom="column">
              <wp:posOffset>2235200</wp:posOffset>
            </wp:positionH>
            <wp:positionV relativeFrom="paragraph">
              <wp:posOffset>-9525</wp:posOffset>
            </wp:positionV>
            <wp:extent cx="1463040" cy="1210945"/>
            <wp:effectExtent l="0" t="0" r="0" b="0"/>
            <wp:wrapTight wrapText="bothSides">
              <wp:wrapPolygon edited="0">
                <wp:start x="0" y="0"/>
                <wp:lineTo x="0" y="21407"/>
                <wp:lineTo x="21375" y="21407"/>
                <wp:lineTo x="21375" y="0"/>
                <wp:lineTo x="0" y="0"/>
              </wp:wrapPolygon>
            </wp:wrapTight>
            <wp:docPr id="22" name="Image 3"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Desktop\index.png"/>
                    <pic:cNvPicPr>
                      <a:picLocks noChangeAspect="1" noChangeArrowheads="1"/>
                    </pic:cNvPicPr>
                  </pic:nvPicPr>
                  <pic:blipFill>
                    <a:blip r:embed="rId30"/>
                    <a:srcRect/>
                    <a:stretch>
                      <a:fillRect/>
                    </a:stretch>
                  </pic:blipFill>
                  <pic:spPr bwMode="auto">
                    <a:xfrm>
                      <a:off x="0" y="0"/>
                      <a:ext cx="1463040" cy="12109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5412C" w:rsidRDefault="0085412C" w:rsidP="000C2F2C">
      <w:pPr>
        <w:jc w:val="both"/>
      </w:pPr>
    </w:p>
    <w:p w:rsidR="008431C2" w:rsidRDefault="008431C2" w:rsidP="000C2F2C">
      <w:pPr>
        <w:jc w:val="both"/>
      </w:pPr>
    </w:p>
    <w:p w:rsidR="0085412C" w:rsidRPr="004C052F" w:rsidRDefault="0085412C" w:rsidP="000C2F2C">
      <w:pPr>
        <w:jc w:val="both"/>
      </w:pPr>
    </w:p>
    <w:p w:rsidR="008431C2" w:rsidRDefault="000C2F2C" w:rsidP="008431C2">
      <w:pPr>
        <w:pStyle w:val="Subtitle"/>
        <w:jc w:val="center"/>
        <w:rPr>
          <w:lang w:val="de-DE"/>
        </w:rPr>
      </w:pPr>
      <w:bookmarkStart w:id="152" w:name="_Toc26816175"/>
      <w:r>
        <w:rPr>
          <w:lang w:val="de-DE"/>
        </w:rPr>
        <w:t>Logo HTML 5</w:t>
      </w:r>
      <w:bookmarkEnd w:id="152"/>
    </w:p>
    <w:p w:rsidR="00C73951" w:rsidRPr="00C73951" w:rsidRDefault="00C73951" w:rsidP="00C73951">
      <w:pPr>
        <w:rPr>
          <w:lang w:val="de-DE"/>
        </w:rPr>
      </w:pPr>
    </w:p>
    <w:p w:rsidR="000C2F2C" w:rsidRPr="00187987" w:rsidRDefault="000C2F2C" w:rsidP="006D62E4">
      <w:pPr>
        <w:ind w:firstLine="709"/>
        <w:jc w:val="both"/>
        <w:rPr>
          <w:sz w:val="24"/>
          <w:szCs w:val="24"/>
        </w:rPr>
      </w:pPr>
      <w:r w:rsidRPr="005619AE">
        <w:rPr>
          <w:sz w:val="24"/>
          <w:szCs w:val="24"/>
        </w:rPr>
        <w:t xml:space="preserve">L’HyperText </w:t>
      </w:r>
      <w:proofErr w:type="spellStart"/>
      <w:r w:rsidRPr="005619AE">
        <w:rPr>
          <w:sz w:val="24"/>
          <w:szCs w:val="24"/>
        </w:rPr>
        <w:t>Markup</w:t>
      </w:r>
      <w:proofErr w:type="spellEnd"/>
      <w:r w:rsidRPr="005619AE">
        <w:rPr>
          <w:sz w:val="24"/>
          <w:szCs w:val="24"/>
        </w:rPr>
        <w:t xml:space="preserve"> Langage, généralement abrégé HTML, est le format de donnée conçu pour représenter les pages web. C’est un langage de balisage permettant d’écrire de l’hypertexte, d’où son nom. HTML permet également de structurer sémantiquement et de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 Il est souvent utilisé conjointement avec des langages de programmation (Java script) et des formats de présentation (feuilles de style en cascade). HTML est initialement dérivé du Standard </w:t>
      </w:r>
      <w:proofErr w:type="spellStart"/>
      <w:r w:rsidRPr="005619AE">
        <w:rPr>
          <w:sz w:val="24"/>
          <w:szCs w:val="24"/>
        </w:rPr>
        <w:t>Generalized</w:t>
      </w:r>
      <w:proofErr w:type="spellEnd"/>
      <w:r w:rsidRPr="005619AE">
        <w:rPr>
          <w:sz w:val="24"/>
          <w:szCs w:val="24"/>
        </w:rPr>
        <w:t xml:space="preserve"> </w:t>
      </w:r>
      <w:proofErr w:type="spellStart"/>
      <w:r w:rsidRPr="005619AE">
        <w:rPr>
          <w:sz w:val="24"/>
          <w:szCs w:val="24"/>
        </w:rPr>
        <w:t>Markup</w:t>
      </w:r>
      <w:proofErr w:type="spellEnd"/>
      <w:r w:rsidRPr="005619AE">
        <w:rPr>
          <w:sz w:val="24"/>
          <w:szCs w:val="24"/>
        </w:rPr>
        <w:t xml:space="preserve"> Langage (SGML).</w:t>
      </w:r>
    </w:p>
    <w:p w:rsidR="000C2F2C" w:rsidRDefault="000C2F2C" w:rsidP="00253243">
      <w:pPr>
        <w:pStyle w:val="Heading5"/>
        <w:numPr>
          <w:ilvl w:val="1"/>
          <w:numId w:val="12"/>
        </w:numPr>
      </w:pPr>
      <w:bookmarkStart w:id="153" w:name="_Toc26816438"/>
      <w:r>
        <w:t>Structure et syntaxe</w:t>
      </w:r>
      <w:bookmarkEnd w:id="153"/>
    </w:p>
    <w:p w:rsidR="000C2F2C" w:rsidRDefault="000C2F2C" w:rsidP="006D62E4">
      <w:pPr>
        <w:ind w:firstLine="709"/>
        <w:jc w:val="both"/>
        <w:rPr>
          <w:sz w:val="24"/>
          <w:szCs w:val="24"/>
        </w:rPr>
      </w:pPr>
      <w:r w:rsidRPr="005619AE">
        <w:rPr>
          <w:sz w:val="24"/>
          <w:szCs w:val="24"/>
        </w:rPr>
        <w:t>La structure du dossier HTML est composée comme suit :</w:t>
      </w:r>
    </w:p>
    <w:p w:rsidR="007E4051" w:rsidRDefault="007E4051" w:rsidP="000C2F2C">
      <w:pPr>
        <w:jc w:val="both"/>
        <w:rPr>
          <w:sz w:val="24"/>
          <w:szCs w:val="24"/>
        </w:rPr>
      </w:pPr>
    </w:p>
    <w:p w:rsidR="000C2F2C" w:rsidRDefault="000C2F2C" w:rsidP="000C2F2C">
      <w:pPr>
        <w:jc w:val="both"/>
      </w:pPr>
    </w:p>
    <w:p w:rsidR="000C2F2C" w:rsidRPr="00324F94" w:rsidRDefault="007E4051" w:rsidP="000C2F2C">
      <w:pPr>
        <w:pStyle w:val="Subtitle"/>
        <w:jc w:val="center"/>
      </w:pPr>
      <w:bookmarkStart w:id="154" w:name="_Toc26816176"/>
      <w:r>
        <w:rPr>
          <w:noProof/>
        </w:rPr>
        <w:lastRenderedPageBreak/>
        <w:drawing>
          <wp:anchor distT="0" distB="0" distL="114300" distR="114300" simplePos="0" relativeHeight="251630592" behindDoc="1" locked="0" layoutInCell="1" allowOverlap="1" wp14:anchorId="0EAE2C2B" wp14:editId="4AE11E53">
            <wp:simplePos x="0" y="0"/>
            <wp:positionH relativeFrom="column">
              <wp:posOffset>-4445</wp:posOffset>
            </wp:positionH>
            <wp:positionV relativeFrom="paragraph">
              <wp:posOffset>167005</wp:posOffset>
            </wp:positionV>
            <wp:extent cx="5362575" cy="3961130"/>
            <wp:effectExtent l="0" t="0" r="0" b="0"/>
            <wp:wrapTight wrapText="bothSides">
              <wp:wrapPolygon edited="0">
                <wp:start x="0" y="0"/>
                <wp:lineTo x="0" y="21503"/>
                <wp:lineTo x="21562" y="21503"/>
                <wp:lineTo x="21562" y="0"/>
                <wp:lineTo x="0" y="0"/>
              </wp:wrapPolygon>
            </wp:wrapTight>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75" cy="39611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2F2C" w:rsidRPr="002E0FD6">
        <w:t>Structure et syntaxe Html</w:t>
      </w:r>
      <w:bookmarkEnd w:id="154"/>
    </w:p>
    <w:p w:rsidR="000C2F2C" w:rsidRPr="0011091F" w:rsidRDefault="000C2F2C" w:rsidP="0011091F">
      <w:pPr>
        <w:pStyle w:val="Heading4"/>
      </w:pPr>
      <w:bookmarkStart w:id="155" w:name="_Toc26816439"/>
      <w:r w:rsidRPr="0011091F">
        <w:t>TYPESCRIPT</w:t>
      </w:r>
      <w:bookmarkEnd w:id="155"/>
    </w:p>
    <w:p w:rsidR="000C2F2C" w:rsidRPr="006C6A4E" w:rsidRDefault="000C2F2C" w:rsidP="006D62E4">
      <w:pPr>
        <w:ind w:firstLine="709"/>
        <w:jc w:val="both"/>
        <w:rPr>
          <w:sz w:val="24"/>
          <w:szCs w:val="24"/>
        </w:rPr>
      </w:pPr>
      <w:r w:rsidRPr="007118BD">
        <w:rPr>
          <w:sz w:val="24"/>
          <w:szCs w:val="24"/>
        </w:rPr>
        <w:t>Repré</w:t>
      </w:r>
      <w:r>
        <w:rPr>
          <w:sz w:val="24"/>
          <w:szCs w:val="24"/>
        </w:rPr>
        <w:t xml:space="preserve">sentation du logo de </w:t>
      </w:r>
      <w:proofErr w:type="spellStart"/>
      <w:r>
        <w:rPr>
          <w:sz w:val="24"/>
          <w:szCs w:val="24"/>
        </w:rPr>
        <w:t>typescript</w:t>
      </w:r>
      <w:proofErr w:type="spellEnd"/>
      <w:r w:rsidR="00C7256A">
        <w:rPr>
          <w:sz w:val="24"/>
          <w:szCs w:val="24"/>
        </w:rPr>
        <w:t> :</w:t>
      </w:r>
    </w:p>
    <w:p w:rsidR="000C2F2C" w:rsidRDefault="000C2F2C" w:rsidP="000C2F2C">
      <w:pPr>
        <w:jc w:val="both"/>
      </w:pPr>
      <w:r>
        <w:rPr>
          <w:noProof/>
        </w:rPr>
        <w:drawing>
          <wp:anchor distT="0" distB="0" distL="114300" distR="114300" simplePos="0" relativeHeight="251640832" behindDoc="1" locked="0" layoutInCell="1" allowOverlap="1" wp14:anchorId="3955328A" wp14:editId="1480B08D">
            <wp:simplePos x="0" y="0"/>
            <wp:positionH relativeFrom="column">
              <wp:posOffset>2186305</wp:posOffset>
            </wp:positionH>
            <wp:positionV relativeFrom="paragraph">
              <wp:posOffset>59690</wp:posOffset>
            </wp:positionV>
            <wp:extent cx="1143000" cy="1143000"/>
            <wp:effectExtent l="0" t="0" r="0" b="0"/>
            <wp:wrapTight wrapText="bothSides">
              <wp:wrapPolygon edited="0">
                <wp:start x="0" y="0"/>
                <wp:lineTo x="0" y="21240"/>
                <wp:lineTo x="21240" y="21240"/>
                <wp:lineTo x="21240" y="0"/>
                <wp:lineTo x="0" y="0"/>
              </wp:wrapPolygon>
            </wp:wrapTight>
            <wp:docPr id="29" name="Image 4" descr="C:\Users\ampasampito\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pasampito\Desktop\images.png"/>
                    <pic:cNvPicPr>
                      <a:picLocks noChangeAspect="1" noChangeArrowheads="1"/>
                    </pic:cNvPicPr>
                  </pic:nvPicPr>
                  <pic:blipFill>
                    <a:blip r:embed="rId32"/>
                    <a:srcRect/>
                    <a:stretch>
                      <a:fillRect/>
                    </a:stretch>
                  </pic:blipFill>
                  <pic:spPr bwMode="auto">
                    <a:xfrm>
                      <a:off x="0" y="0"/>
                      <a:ext cx="1143000" cy="1143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10351E" w:rsidRDefault="000C2F2C" w:rsidP="000C2F2C">
      <w:pPr>
        <w:jc w:val="both"/>
      </w:pPr>
    </w:p>
    <w:p w:rsidR="000C2F2C" w:rsidRPr="0010351E" w:rsidRDefault="000C2F2C" w:rsidP="000C2F2C">
      <w:pPr>
        <w:jc w:val="both"/>
      </w:pPr>
    </w:p>
    <w:p w:rsidR="000C2F2C" w:rsidRDefault="000C2F2C" w:rsidP="000C2F2C">
      <w:pPr>
        <w:tabs>
          <w:tab w:val="left" w:pos="4080"/>
        </w:tabs>
        <w:jc w:val="both"/>
      </w:pPr>
    </w:p>
    <w:p w:rsidR="000C2F2C" w:rsidRDefault="000C2F2C" w:rsidP="000C2F2C">
      <w:pPr>
        <w:pStyle w:val="Subtitle"/>
        <w:jc w:val="center"/>
      </w:pPr>
      <w:bookmarkStart w:id="156" w:name="_Toc26816177"/>
      <w:r>
        <w:t xml:space="preserve">Logo </w:t>
      </w:r>
      <w:proofErr w:type="spellStart"/>
      <w:r>
        <w:t>typescript</w:t>
      </w:r>
      <w:bookmarkEnd w:id="156"/>
      <w:proofErr w:type="spellEnd"/>
    </w:p>
    <w:p w:rsidR="000C2F2C" w:rsidRDefault="000C2F2C" w:rsidP="00253243">
      <w:pPr>
        <w:pStyle w:val="Heading5"/>
        <w:numPr>
          <w:ilvl w:val="1"/>
          <w:numId w:val="12"/>
        </w:numPr>
      </w:pPr>
      <w:bookmarkStart w:id="157" w:name="_Toc26816440"/>
      <w:r>
        <w:t>Présentation :</w:t>
      </w:r>
      <w:bookmarkEnd w:id="157"/>
    </w:p>
    <w:p w:rsidR="000C2F2C" w:rsidRPr="007118BD" w:rsidRDefault="000C2F2C" w:rsidP="000C2F2C">
      <w:pPr>
        <w:ind w:firstLine="708"/>
        <w:jc w:val="both"/>
        <w:rPr>
          <w:sz w:val="24"/>
          <w:szCs w:val="24"/>
        </w:rPr>
      </w:pPr>
      <w:proofErr w:type="spellStart"/>
      <w:r w:rsidRPr="007118BD">
        <w:rPr>
          <w:sz w:val="24"/>
          <w:szCs w:val="24"/>
        </w:rPr>
        <w:t>TypeScript</w:t>
      </w:r>
      <w:proofErr w:type="spellEnd"/>
      <w:r w:rsidRPr="007118BD">
        <w:rPr>
          <w:sz w:val="24"/>
          <w:szCs w:val="24"/>
        </w:rPr>
        <w:t xml:space="preserve"> est un langage compilé fortement typé, orienté objet. Il a été conçu par Anders </w:t>
      </w:r>
      <w:proofErr w:type="spellStart"/>
      <w:r w:rsidRPr="007118BD">
        <w:rPr>
          <w:sz w:val="24"/>
          <w:szCs w:val="24"/>
        </w:rPr>
        <w:t>Hejlsberg</w:t>
      </w:r>
      <w:proofErr w:type="spellEnd"/>
      <w:r w:rsidRPr="007118BD">
        <w:rPr>
          <w:sz w:val="24"/>
          <w:szCs w:val="24"/>
        </w:rPr>
        <w:t xml:space="preserve"> (concepteur de C #) chez Microsoft.</w:t>
      </w:r>
    </w:p>
    <w:p w:rsidR="000C2F2C" w:rsidRPr="007118BD" w:rsidRDefault="000C2F2C" w:rsidP="000C2F2C">
      <w:pPr>
        <w:ind w:firstLine="708"/>
        <w:jc w:val="both"/>
        <w:rPr>
          <w:sz w:val="24"/>
          <w:szCs w:val="24"/>
        </w:rPr>
      </w:pPr>
      <w:proofErr w:type="spellStart"/>
      <w:r w:rsidRPr="007118BD">
        <w:rPr>
          <w:sz w:val="24"/>
          <w:szCs w:val="24"/>
        </w:rPr>
        <w:t>TypeScript</w:t>
      </w:r>
      <w:proofErr w:type="spellEnd"/>
      <w:r w:rsidRPr="007118BD">
        <w:rPr>
          <w:sz w:val="24"/>
          <w:szCs w:val="24"/>
        </w:rPr>
        <w:t xml:space="preserve"> est à la fois un langage et un ensemble d'outils. Il est un sur-ensemble typé de JavaScript compilé en JavaScript. En d'autres termes, </w:t>
      </w:r>
      <w:proofErr w:type="spellStart"/>
      <w:r w:rsidRPr="007118BD">
        <w:rPr>
          <w:sz w:val="24"/>
          <w:szCs w:val="24"/>
        </w:rPr>
        <w:t>TypeScript</w:t>
      </w:r>
      <w:proofErr w:type="spellEnd"/>
      <w:r w:rsidRPr="007118BD">
        <w:rPr>
          <w:sz w:val="24"/>
          <w:szCs w:val="24"/>
        </w:rPr>
        <w:t xml:space="preserve"> est JavaScript plus quelques fonctionnalités supplémentaires.</w:t>
      </w:r>
    </w:p>
    <w:p w:rsidR="000C2F2C" w:rsidRDefault="000C2F2C" w:rsidP="00253243">
      <w:pPr>
        <w:pStyle w:val="Heading6"/>
        <w:numPr>
          <w:ilvl w:val="0"/>
          <w:numId w:val="17"/>
        </w:numPr>
      </w:pPr>
      <w:r>
        <w:lastRenderedPageBreak/>
        <w:t>Caractéristiques :</w:t>
      </w:r>
    </w:p>
    <w:p w:rsidR="000C2F2C" w:rsidRPr="007118BD" w:rsidRDefault="000C2F2C" w:rsidP="00253243">
      <w:pPr>
        <w:pStyle w:val="ListParagraph"/>
        <w:numPr>
          <w:ilvl w:val="0"/>
          <w:numId w:val="2"/>
        </w:numPr>
        <w:jc w:val="both"/>
        <w:rPr>
          <w:sz w:val="24"/>
          <w:szCs w:val="24"/>
        </w:rPr>
      </w:pPr>
      <w:proofErr w:type="spellStart"/>
      <w:r w:rsidRPr="007118BD">
        <w:rPr>
          <w:sz w:val="24"/>
          <w:szCs w:val="24"/>
        </w:rPr>
        <w:t>TypeScript</w:t>
      </w:r>
      <w:proofErr w:type="spellEnd"/>
      <w:r w:rsidRPr="007118BD">
        <w:rPr>
          <w:sz w:val="24"/>
          <w:szCs w:val="24"/>
        </w:rPr>
        <w:t xml:space="preserve"> est juste JavaScript : - vous avez besoin de connaître JavaScript pour utiliser </w:t>
      </w:r>
      <w:proofErr w:type="spellStart"/>
      <w:r w:rsidRPr="007118BD">
        <w:rPr>
          <w:sz w:val="24"/>
          <w:szCs w:val="24"/>
        </w:rPr>
        <w:t>TypeScript</w:t>
      </w:r>
      <w:proofErr w:type="spellEnd"/>
      <w:r w:rsidRPr="007118BD">
        <w:rPr>
          <w:sz w:val="24"/>
          <w:szCs w:val="24"/>
        </w:rPr>
        <w:t xml:space="preserve">. Tout le code de </w:t>
      </w:r>
      <w:proofErr w:type="spellStart"/>
      <w:r w:rsidRPr="007118BD">
        <w:rPr>
          <w:sz w:val="24"/>
          <w:szCs w:val="24"/>
        </w:rPr>
        <w:t>TypeScript</w:t>
      </w:r>
      <w:proofErr w:type="spellEnd"/>
      <w:r w:rsidRPr="007118BD">
        <w:rPr>
          <w:sz w:val="24"/>
          <w:szCs w:val="24"/>
        </w:rPr>
        <w:t xml:space="preserve"> est converti en son équivalent JavaScript pour l'exécution.</w:t>
      </w:r>
    </w:p>
    <w:p w:rsidR="000C2F2C" w:rsidRPr="007118BD" w:rsidRDefault="000C2F2C" w:rsidP="00253243">
      <w:pPr>
        <w:pStyle w:val="ListParagraph"/>
        <w:numPr>
          <w:ilvl w:val="0"/>
          <w:numId w:val="2"/>
        </w:numPr>
        <w:jc w:val="both"/>
        <w:rPr>
          <w:sz w:val="24"/>
          <w:szCs w:val="24"/>
        </w:rPr>
      </w:pPr>
      <w:proofErr w:type="spellStart"/>
      <w:r w:rsidRPr="007118BD">
        <w:rPr>
          <w:sz w:val="24"/>
          <w:szCs w:val="24"/>
        </w:rPr>
        <w:t>TypeScript</w:t>
      </w:r>
      <w:proofErr w:type="spellEnd"/>
      <w:r w:rsidRPr="007118BD">
        <w:rPr>
          <w:sz w:val="24"/>
          <w:szCs w:val="24"/>
        </w:rPr>
        <w:t xml:space="preserve"> prend en charge d'autres bibliothèques JS.</w:t>
      </w:r>
    </w:p>
    <w:p w:rsidR="000C2F2C" w:rsidRPr="00C15D7E" w:rsidRDefault="000C2F2C" w:rsidP="00253243">
      <w:pPr>
        <w:pStyle w:val="ListParagraph"/>
        <w:numPr>
          <w:ilvl w:val="0"/>
          <w:numId w:val="2"/>
        </w:numPr>
        <w:jc w:val="both"/>
        <w:rPr>
          <w:sz w:val="24"/>
          <w:szCs w:val="24"/>
        </w:rPr>
      </w:pPr>
      <w:proofErr w:type="spellStart"/>
      <w:r w:rsidRPr="007118BD">
        <w:rPr>
          <w:sz w:val="24"/>
          <w:szCs w:val="24"/>
        </w:rPr>
        <w:t>TypeScript</w:t>
      </w:r>
      <w:proofErr w:type="spellEnd"/>
      <w:r w:rsidRPr="007118BD">
        <w:rPr>
          <w:sz w:val="24"/>
          <w:szCs w:val="24"/>
        </w:rPr>
        <w:t xml:space="preserve"> est portable : Il est portable sur les navigateurs, les périphériques et les systèmes d'exploitation. Il peut fonctionner sur n'importe quel environnement sur lequel JavaScript est exécuté. Contrairement à ses homologues, </w:t>
      </w:r>
      <w:proofErr w:type="spellStart"/>
      <w:r w:rsidRPr="007118BD">
        <w:rPr>
          <w:sz w:val="24"/>
          <w:szCs w:val="24"/>
        </w:rPr>
        <w:t>TypeScript</w:t>
      </w:r>
      <w:proofErr w:type="spellEnd"/>
      <w:r w:rsidRPr="007118BD">
        <w:rPr>
          <w:sz w:val="24"/>
          <w:szCs w:val="24"/>
        </w:rPr>
        <w:t xml:space="preserve"> n'a pas besoin d'une machine virtuelle dédiée ou d'un environnement d'exécution spécifique pour s'exécuter.</w:t>
      </w:r>
    </w:p>
    <w:p w:rsidR="000C2F2C" w:rsidRDefault="0011091F" w:rsidP="000C2F2C">
      <w:pPr>
        <w:pStyle w:val="Heading6"/>
      </w:pPr>
      <w:r>
        <w:t>Avantage</w:t>
      </w:r>
      <w:r w:rsidR="000C2F2C">
        <w:t> :</w:t>
      </w:r>
    </w:p>
    <w:p w:rsidR="000C2F2C" w:rsidRPr="007118BD" w:rsidRDefault="000C2F2C" w:rsidP="00253243">
      <w:pPr>
        <w:pStyle w:val="ListParagraph"/>
        <w:numPr>
          <w:ilvl w:val="0"/>
          <w:numId w:val="2"/>
        </w:numPr>
        <w:jc w:val="both"/>
        <w:rPr>
          <w:sz w:val="24"/>
          <w:szCs w:val="24"/>
        </w:rPr>
      </w:pPr>
      <w:r w:rsidRPr="007118BD">
        <w:rPr>
          <w:sz w:val="24"/>
          <w:szCs w:val="24"/>
        </w:rPr>
        <w:t>Les erreurs sont détectées plus tôt.</w:t>
      </w:r>
    </w:p>
    <w:p w:rsidR="000C2F2C" w:rsidRPr="007118BD" w:rsidRDefault="000C2F2C" w:rsidP="00253243">
      <w:pPr>
        <w:pStyle w:val="ListParagraph"/>
        <w:numPr>
          <w:ilvl w:val="0"/>
          <w:numId w:val="2"/>
        </w:numPr>
        <w:jc w:val="both"/>
        <w:rPr>
          <w:sz w:val="24"/>
          <w:szCs w:val="24"/>
        </w:rPr>
      </w:pPr>
      <w:r w:rsidRPr="007118BD">
        <w:rPr>
          <w:sz w:val="24"/>
          <w:szCs w:val="24"/>
        </w:rPr>
        <w:t>Moins de bugs.</w:t>
      </w:r>
    </w:p>
    <w:p w:rsidR="000C2F2C" w:rsidRPr="007118BD" w:rsidRDefault="000C2F2C" w:rsidP="00253243">
      <w:pPr>
        <w:pStyle w:val="ListParagraph"/>
        <w:numPr>
          <w:ilvl w:val="0"/>
          <w:numId w:val="2"/>
        </w:numPr>
        <w:jc w:val="both"/>
        <w:rPr>
          <w:sz w:val="24"/>
          <w:szCs w:val="24"/>
        </w:rPr>
      </w:pPr>
      <w:r w:rsidRPr="007118BD">
        <w:rPr>
          <w:sz w:val="24"/>
          <w:szCs w:val="24"/>
        </w:rPr>
        <w:t>Économise beaucoup de temps.</w:t>
      </w:r>
    </w:p>
    <w:p w:rsidR="000C2F2C" w:rsidRPr="007118BD" w:rsidRDefault="000C2F2C" w:rsidP="00253243">
      <w:pPr>
        <w:pStyle w:val="ListParagraph"/>
        <w:numPr>
          <w:ilvl w:val="0"/>
          <w:numId w:val="2"/>
        </w:numPr>
        <w:jc w:val="both"/>
        <w:rPr>
          <w:sz w:val="24"/>
          <w:szCs w:val="24"/>
        </w:rPr>
      </w:pPr>
      <w:r w:rsidRPr="007118BD">
        <w:rPr>
          <w:sz w:val="24"/>
          <w:szCs w:val="24"/>
        </w:rPr>
        <w:t>Fort Typage Statique</w:t>
      </w:r>
    </w:p>
    <w:p w:rsidR="000C2F2C" w:rsidRPr="007118BD" w:rsidRDefault="000C2F2C" w:rsidP="00253243">
      <w:pPr>
        <w:pStyle w:val="ListParagraph"/>
        <w:numPr>
          <w:ilvl w:val="0"/>
          <w:numId w:val="2"/>
        </w:numPr>
        <w:jc w:val="both"/>
        <w:rPr>
          <w:sz w:val="24"/>
          <w:szCs w:val="24"/>
        </w:rPr>
      </w:pPr>
      <w:r w:rsidRPr="007118BD">
        <w:rPr>
          <w:sz w:val="24"/>
          <w:szCs w:val="24"/>
        </w:rPr>
        <w:t>Prend en charge les concepts de programmation orientée objet.</w:t>
      </w:r>
    </w:p>
    <w:p w:rsidR="000C2F2C" w:rsidRPr="007D2129" w:rsidRDefault="000C2F2C" w:rsidP="00253243">
      <w:pPr>
        <w:pStyle w:val="ListParagraph"/>
        <w:numPr>
          <w:ilvl w:val="0"/>
          <w:numId w:val="2"/>
        </w:numPr>
        <w:jc w:val="both"/>
        <w:rPr>
          <w:sz w:val="24"/>
          <w:szCs w:val="24"/>
        </w:rPr>
      </w:pPr>
      <w:r w:rsidRPr="007118BD">
        <w:rPr>
          <w:sz w:val="24"/>
          <w:szCs w:val="24"/>
        </w:rPr>
        <w:t>Langage Compiler.</w:t>
      </w:r>
    </w:p>
    <w:p w:rsidR="000C2F2C" w:rsidRDefault="000C2F2C" w:rsidP="000C2F2C">
      <w:pPr>
        <w:pStyle w:val="Heading6"/>
      </w:pPr>
      <w:r>
        <w:t>Composants :</w:t>
      </w:r>
    </w:p>
    <w:p w:rsidR="000C2F2C" w:rsidRPr="007118BD" w:rsidRDefault="000C2F2C" w:rsidP="006D62E4">
      <w:pPr>
        <w:ind w:firstLine="709"/>
        <w:jc w:val="both"/>
        <w:rPr>
          <w:sz w:val="24"/>
          <w:szCs w:val="24"/>
        </w:rPr>
      </w:pPr>
      <w:proofErr w:type="spellStart"/>
      <w:r w:rsidRPr="007118BD">
        <w:rPr>
          <w:sz w:val="24"/>
          <w:szCs w:val="24"/>
        </w:rPr>
        <w:t>TypeScript</w:t>
      </w:r>
      <w:proofErr w:type="spellEnd"/>
      <w:r w:rsidRPr="007118BD">
        <w:rPr>
          <w:sz w:val="24"/>
          <w:szCs w:val="24"/>
        </w:rPr>
        <w:t xml:space="preserve"> a trois composants :</w:t>
      </w:r>
    </w:p>
    <w:p w:rsidR="000C2F2C" w:rsidRPr="007118BD" w:rsidRDefault="000C2F2C" w:rsidP="00253243">
      <w:pPr>
        <w:pStyle w:val="ListParagraph"/>
        <w:numPr>
          <w:ilvl w:val="0"/>
          <w:numId w:val="2"/>
        </w:numPr>
        <w:jc w:val="both"/>
        <w:rPr>
          <w:sz w:val="24"/>
          <w:szCs w:val="24"/>
        </w:rPr>
      </w:pPr>
      <w:r w:rsidRPr="007118BD">
        <w:rPr>
          <w:sz w:val="24"/>
          <w:szCs w:val="24"/>
        </w:rPr>
        <w:t>Langage : - Elle comprend la syntaxe, les mots-clés et les annotations de type.</w:t>
      </w:r>
    </w:p>
    <w:p w:rsidR="000C2F2C" w:rsidRPr="007118BD" w:rsidRDefault="000C2F2C" w:rsidP="00253243">
      <w:pPr>
        <w:pStyle w:val="ListParagraph"/>
        <w:numPr>
          <w:ilvl w:val="0"/>
          <w:numId w:val="2"/>
        </w:numPr>
        <w:jc w:val="both"/>
        <w:rPr>
          <w:sz w:val="24"/>
          <w:szCs w:val="24"/>
        </w:rPr>
      </w:pPr>
      <w:r w:rsidRPr="007118BD">
        <w:rPr>
          <w:sz w:val="24"/>
          <w:szCs w:val="24"/>
        </w:rPr>
        <w:t xml:space="preserve">Le compilateur </w:t>
      </w:r>
      <w:proofErr w:type="spellStart"/>
      <w:r w:rsidRPr="007118BD">
        <w:rPr>
          <w:sz w:val="24"/>
          <w:szCs w:val="24"/>
        </w:rPr>
        <w:t>TypeScript</w:t>
      </w:r>
      <w:proofErr w:type="spellEnd"/>
      <w:r w:rsidRPr="007118BD">
        <w:rPr>
          <w:sz w:val="24"/>
          <w:szCs w:val="24"/>
        </w:rPr>
        <w:t xml:space="preserve"> : - Le compilateur </w:t>
      </w:r>
      <w:proofErr w:type="spellStart"/>
      <w:r w:rsidRPr="007118BD">
        <w:rPr>
          <w:sz w:val="24"/>
          <w:szCs w:val="24"/>
        </w:rPr>
        <w:t>TypeScript</w:t>
      </w:r>
      <w:proofErr w:type="spellEnd"/>
      <w:r w:rsidRPr="007118BD">
        <w:rPr>
          <w:sz w:val="24"/>
          <w:szCs w:val="24"/>
        </w:rPr>
        <w:t xml:space="preserve"> (</w:t>
      </w:r>
      <w:proofErr w:type="spellStart"/>
      <w:r w:rsidRPr="007118BD">
        <w:rPr>
          <w:sz w:val="24"/>
          <w:szCs w:val="24"/>
        </w:rPr>
        <w:t>tsc</w:t>
      </w:r>
      <w:proofErr w:type="spellEnd"/>
      <w:r w:rsidRPr="007118BD">
        <w:rPr>
          <w:sz w:val="24"/>
          <w:szCs w:val="24"/>
        </w:rPr>
        <w:t xml:space="preserve">) convertit les instructions écrites en </w:t>
      </w:r>
      <w:proofErr w:type="spellStart"/>
      <w:r w:rsidRPr="007118BD">
        <w:rPr>
          <w:sz w:val="24"/>
          <w:szCs w:val="24"/>
        </w:rPr>
        <w:t>TypeScript</w:t>
      </w:r>
      <w:proofErr w:type="spellEnd"/>
      <w:r w:rsidRPr="007118BD">
        <w:rPr>
          <w:sz w:val="24"/>
          <w:szCs w:val="24"/>
        </w:rPr>
        <w:t xml:space="preserve"> en son équivalent JavaScript.</w:t>
      </w:r>
    </w:p>
    <w:p w:rsidR="000C2F2C" w:rsidRPr="007118BD" w:rsidRDefault="000C2F2C" w:rsidP="00253243">
      <w:pPr>
        <w:pStyle w:val="ListParagraph"/>
        <w:numPr>
          <w:ilvl w:val="0"/>
          <w:numId w:val="2"/>
        </w:numPr>
        <w:jc w:val="both"/>
        <w:rPr>
          <w:sz w:val="24"/>
          <w:szCs w:val="24"/>
        </w:rPr>
      </w:pPr>
      <w:r w:rsidRPr="007118BD">
        <w:rPr>
          <w:sz w:val="24"/>
          <w:szCs w:val="24"/>
        </w:rPr>
        <w:t xml:space="preserve">Le service de langage </w:t>
      </w:r>
      <w:proofErr w:type="spellStart"/>
      <w:r w:rsidRPr="007118BD">
        <w:rPr>
          <w:sz w:val="24"/>
          <w:szCs w:val="24"/>
        </w:rPr>
        <w:t>TypeScript</w:t>
      </w:r>
      <w:proofErr w:type="spellEnd"/>
      <w:r w:rsidRPr="007118BD">
        <w:rPr>
          <w:sz w:val="24"/>
          <w:szCs w:val="24"/>
        </w:rPr>
        <w:t xml:space="preserve"> : - Le "service de langue" expose une couche supplémentaire autour du pipeline de compilateur de base qui </w:t>
      </w:r>
      <w:r w:rsidR="0011091F" w:rsidRPr="007118BD">
        <w:rPr>
          <w:sz w:val="24"/>
          <w:szCs w:val="24"/>
        </w:rPr>
        <w:t>est</w:t>
      </w:r>
      <w:r w:rsidRPr="007118BD">
        <w:rPr>
          <w:sz w:val="24"/>
          <w:szCs w:val="24"/>
        </w:rPr>
        <w:t xml:space="preserve"> des applications de type éditeur. Le service de langage prend en charge l'ensemble commun d'opérations d'éditeur typiques telles que les complétions d'instructions, l'aide à la signature, le formatage et la mise en forme de code, la colorisation, etc.</w:t>
      </w:r>
    </w:p>
    <w:p w:rsidR="000C2F2C" w:rsidRDefault="000C2F2C" w:rsidP="000C2F2C">
      <w:pPr>
        <w:jc w:val="both"/>
      </w:pPr>
    </w:p>
    <w:p w:rsidR="000C2F2C"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11091F" w:rsidP="000C2F2C">
      <w:pPr>
        <w:jc w:val="both"/>
      </w:pPr>
      <w:r>
        <w:rPr>
          <w:noProof/>
        </w:rPr>
        <w:lastRenderedPageBreak/>
        <w:drawing>
          <wp:anchor distT="0" distB="0" distL="114300" distR="114300" simplePos="0" relativeHeight="251687936" behindDoc="1" locked="0" layoutInCell="1" allowOverlap="1" wp14:anchorId="63258523" wp14:editId="3171808F">
            <wp:simplePos x="0" y="0"/>
            <wp:positionH relativeFrom="column">
              <wp:posOffset>1534160</wp:posOffset>
            </wp:positionH>
            <wp:positionV relativeFrom="paragraph">
              <wp:posOffset>-116205</wp:posOffset>
            </wp:positionV>
            <wp:extent cx="2686050" cy="3260090"/>
            <wp:effectExtent l="0" t="0" r="0" b="0"/>
            <wp:wrapTight wrapText="bothSides">
              <wp:wrapPolygon edited="0">
                <wp:start x="0" y="0"/>
                <wp:lineTo x="0" y="21457"/>
                <wp:lineTo x="21447" y="21457"/>
                <wp:lineTo x="21447" y="0"/>
                <wp:lineTo x="0" y="0"/>
              </wp:wrapPolygon>
            </wp:wrapTight>
            <wp:docPr id="35" name="Image 6" descr="C:\Users\ampasampit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pasampito\Desktop\1.png"/>
                    <pic:cNvPicPr>
                      <a:picLocks noChangeAspect="1" noChangeArrowheads="1"/>
                    </pic:cNvPicPr>
                  </pic:nvPicPr>
                  <pic:blipFill>
                    <a:blip r:embed="rId33"/>
                    <a:srcRect/>
                    <a:stretch>
                      <a:fillRect/>
                    </a:stretch>
                  </pic:blipFill>
                  <pic:spPr bwMode="auto">
                    <a:xfrm>
                      <a:off x="0" y="0"/>
                      <a:ext cx="2686050" cy="3260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Default="000C2F2C" w:rsidP="000C2F2C">
      <w:pPr>
        <w:jc w:val="both"/>
      </w:pPr>
    </w:p>
    <w:p w:rsidR="0011091F" w:rsidRPr="0011091F" w:rsidRDefault="000C2F2C" w:rsidP="0011091F">
      <w:pPr>
        <w:pStyle w:val="Subtitle"/>
        <w:jc w:val="center"/>
      </w:pPr>
      <w:bookmarkStart w:id="158" w:name="_Toc26816178"/>
      <w:r>
        <w:t xml:space="preserve">Composants de </w:t>
      </w:r>
      <w:proofErr w:type="spellStart"/>
      <w:r>
        <w:t>typescript</w:t>
      </w:r>
      <w:bookmarkEnd w:id="158"/>
      <w:proofErr w:type="spellEnd"/>
    </w:p>
    <w:p w:rsidR="000C2F2C" w:rsidRDefault="000C2F2C" w:rsidP="0011091F">
      <w:pPr>
        <w:pStyle w:val="Heading4"/>
      </w:pPr>
      <w:bookmarkStart w:id="159" w:name="_Toc26816441"/>
      <w:proofErr w:type="gramStart"/>
      <w:r>
        <w:t>SCSS  ou</w:t>
      </w:r>
      <w:proofErr w:type="gramEnd"/>
      <w:r>
        <w:t xml:space="preserve"> SASS :</w:t>
      </w:r>
      <w:bookmarkEnd w:id="159"/>
      <w:r>
        <w:t xml:space="preserve"> </w:t>
      </w:r>
    </w:p>
    <w:p w:rsidR="000C2F2C" w:rsidRPr="00121AFF" w:rsidRDefault="000C2F2C" w:rsidP="00A07A7E">
      <w:pPr>
        <w:pStyle w:val="Heading6"/>
        <w:numPr>
          <w:ilvl w:val="0"/>
          <w:numId w:val="39"/>
        </w:numPr>
      </w:pPr>
      <w:r>
        <w:t>Logo SCSS :</w:t>
      </w:r>
    </w:p>
    <w:p w:rsidR="000C2F2C" w:rsidRPr="007118BD" w:rsidRDefault="000C2F2C" w:rsidP="006D62E4">
      <w:pPr>
        <w:ind w:firstLine="709"/>
        <w:rPr>
          <w:sz w:val="24"/>
          <w:szCs w:val="24"/>
        </w:rPr>
      </w:pPr>
      <w:r w:rsidRPr="007118BD">
        <w:rPr>
          <w:sz w:val="24"/>
          <w:szCs w:val="24"/>
        </w:rPr>
        <w:t xml:space="preserve">Représentation du logo </w:t>
      </w:r>
      <w:proofErr w:type="spellStart"/>
      <w:r w:rsidRPr="007118BD">
        <w:rPr>
          <w:sz w:val="24"/>
          <w:szCs w:val="24"/>
        </w:rPr>
        <w:t>scss</w:t>
      </w:r>
      <w:proofErr w:type="spellEnd"/>
      <w:r w:rsidR="0011091F">
        <w:rPr>
          <w:sz w:val="24"/>
          <w:szCs w:val="24"/>
        </w:rPr>
        <w:t> :</w:t>
      </w:r>
    </w:p>
    <w:p w:rsidR="000C2F2C" w:rsidRDefault="000C2F2C" w:rsidP="000C2F2C">
      <w:pPr>
        <w:jc w:val="center"/>
      </w:pPr>
      <w:r>
        <w:rPr>
          <w:noProof/>
        </w:rPr>
        <w:drawing>
          <wp:inline distT="0" distB="0" distL="0" distR="0" wp14:anchorId="654C499C" wp14:editId="3AB0CDF9">
            <wp:extent cx="1133475" cy="1133475"/>
            <wp:effectExtent l="0" t="0" r="0" b="0"/>
            <wp:docPr id="63" name="Image 1" descr="C:\Users\ampasampito\Desktop\scss-3-236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scss-3-236294.png"/>
                    <pic:cNvPicPr>
                      <a:picLocks noChangeAspect="1" noChangeArrowheads="1"/>
                    </pic:cNvPicPr>
                  </pic:nvPicPr>
                  <pic:blipFill>
                    <a:blip r:embed="rId34"/>
                    <a:srcRect/>
                    <a:stretch>
                      <a:fillRect/>
                    </a:stretch>
                  </pic:blipFill>
                  <pic:spPr bwMode="auto">
                    <a:xfrm>
                      <a:off x="0" y="0"/>
                      <a:ext cx="1133475" cy="1133475"/>
                    </a:xfrm>
                    <a:prstGeom prst="rect">
                      <a:avLst/>
                    </a:prstGeom>
                    <a:noFill/>
                    <a:ln w="9525">
                      <a:noFill/>
                      <a:miter lim="800000"/>
                      <a:headEnd/>
                      <a:tailEnd/>
                    </a:ln>
                  </pic:spPr>
                </pic:pic>
              </a:graphicData>
            </a:graphic>
          </wp:inline>
        </w:drawing>
      </w:r>
    </w:p>
    <w:p w:rsidR="000C2F2C" w:rsidRDefault="000C2F2C" w:rsidP="000C2F2C">
      <w:pPr>
        <w:pStyle w:val="Subtitle"/>
        <w:jc w:val="center"/>
      </w:pPr>
      <w:bookmarkStart w:id="160" w:name="_Toc26816179"/>
      <w:r>
        <w:t>Logo SCSS</w:t>
      </w:r>
      <w:bookmarkEnd w:id="160"/>
    </w:p>
    <w:p w:rsidR="000C2F2C" w:rsidRDefault="000C2F2C" w:rsidP="00A07A7E">
      <w:pPr>
        <w:pStyle w:val="Heading6"/>
        <w:numPr>
          <w:ilvl w:val="0"/>
          <w:numId w:val="39"/>
        </w:numPr>
      </w:pPr>
      <w:r>
        <w:t>Logo SASS</w:t>
      </w:r>
    </w:p>
    <w:p w:rsidR="000C2F2C" w:rsidRPr="00373B05" w:rsidRDefault="000C2F2C" w:rsidP="006D62E4">
      <w:pPr>
        <w:ind w:firstLine="709"/>
        <w:rPr>
          <w:sz w:val="24"/>
          <w:szCs w:val="24"/>
        </w:rPr>
      </w:pPr>
      <w:r w:rsidRPr="00373B05">
        <w:rPr>
          <w:sz w:val="24"/>
          <w:szCs w:val="24"/>
        </w:rPr>
        <w:t>Voici le logo du langage SASS</w:t>
      </w:r>
      <w:r w:rsidR="0011091F">
        <w:rPr>
          <w:sz w:val="24"/>
          <w:szCs w:val="24"/>
        </w:rPr>
        <w:t> :</w:t>
      </w:r>
    </w:p>
    <w:p w:rsidR="000C2F2C" w:rsidRDefault="000C2F2C" w:rsidP="000C2F2C">
      <w:pPr>
        <w:jc w:val="center"/>
      </w:pPr>
      <w:r>
        <w:rPr>
          <w:noProof/>
        </w:rPr>
        <w:drawing>
          <wp:inline distT="0" distB="0" distL="0" distR="0" wp14:anchorId="2BDA9D4E" wp14:editId="7CD176A0">
            <wp:extent cx="1346052" cy="1009650"/>
            <wp:effectExtent l="0" t="0" r="0" b="0"/>
            <wp:docPr id="73" name="Image 2" descr="C:\Users\ampasampito\Desktop\2000px-Sass_Logo_Col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2000px-Sass_Logo_Color.svg.png"/>
                    <pic:cNvPicPr>
                      <a:picLocks noChangeAspect="1" noChangeArrowheads="1"/>
                    </pic:cNvPicPr>
                  </pic:nvPicPr>
                  <pic:blipFill>
                    <a:blip r:embed="rId35" cstate="print"/>
                    <a:srcRect/>
                    <a:stretch>
                      <a:fillRect/>
                    </a:stretch>
                  </pic:blipFill>
                  <pic:spPr bwMode="auto">
                    <a:xfrm>
                      <a:off x="0" y="0"/>
                      <a:ext cx="1363121" cy="1022453"/>
                    </a:xfrm>
                    <a:prstGeom prst="rect">
                      <a:avLst/>
                    </a:prstGeom>
                    <a:noFill/>
                    <a:ln w="9525">
                      <a:noFill/>
                      <a:miter lim="800000"/>
                      <a:headEnd/>
                      <a:tailEnd/>
                    </a:ln>
                  </pic:spPr>
                </pic:pic>
              </a:graphicData>
            </a:graphic>
          </wp:inline>
        </w:drawing>
      </w:r>
    </w:p>
    <w:p w:rsidR="000C2F2C" w:rsidRPr="00121AFF" w:rsidRDefault="000C2F2C" w:rsidP="000C2F2C">
      <w:pPr>
        <w:pStyle w:val="Subtitle"/>
        <w:jc w:val="center"/>
      </w:pPr>
      <w:bookmarkStart w:id="161" w:name="_Toc26816180"/>
      <w:r>
        <w:t>Logo SASS</w:t>
      </w:r>
      <w:bookmarkEnd w:id="161"/>
    </w:p>
    <w:p w:rsidR="000C2F2C" w:rsidRDefault="000C2F2C" w:rsidP="00A07A7E">
      <w:pPr>
        <w:pStyle w:val="Heading6"/>
        <w:numPr>
          <w:ilvl w:val="0"/>
          <w:numId w:val="39"/>
        </w:numPr>
      </w:pPr>
      <w:r>
        <w:lastRenderedPageBreak/>
        <w:t>Présentation :</w:t>
      </w:r>
    </w:p>
    <w:p w:rsidR="000C2F2C" w:rsidRPr="00FB4FA4" w:rsidRDefault="000C2F2C" w:rsidP="006D62E4">
      <w:pPr>
        <w:ind w:firstLine="709"/>
        <w:jc w:val="both"/>
        <w:rPr>
          <w:sz w:val="24"/>
          <w:szCs w:val="24"/>
        </w:rPr>
      </w:pPr>
      <w:proofErr w:type="spellStart"/>
      <w:r w:rsidRPr="00373B05">
        <w:rPr>
          <w:sz w:val="24"/>
          <w:szCs w:val="24"/>
        </w:rPr>
        <w:t>Sass</w:t>
      </w:r>
      <w:proofErr w:type="spellEnd"/>
      <w:r w:rsidRPr="00373B05">
        <w:rPr>
          <w:sz w:val="24"/>
          <w:szCs w:val="24"/>
        </w:rPr>
        <w:t xml:space="preserve"> (</w:t>
      </w:r>
      <w:proofErr w:type="spellStart"/>
      <w:r w:rsidRPr="00373B05">
        <w:rPr>
          <w:sz w:val="24"/>
          <w:szCs w:val="24"/>
        </w:rPr>
        <w:t>Syntactically</w:t>
      </w:r>
      <w:proofErr w:type="spellEnd"/>
      <w:r w:rsidRPr="00373B05">
        <w:rPr>
          <w:sz w:val="24"/>
          <w:szCs w:val="24"/>
        </w:rPr>
        <w:t xml:space="preserve"> </w:t>
      </w:r>
      <w:proofErr w:type="spellStart"/>
      <w:r w:rsidRPr="00373B05">
        <w:rPr>
          <w:sz w:val="24"/>
          <w:szCs w:val="24"/>
        </w:rPr>
        <w:t>Awesome</w:t>
      </w:r>
      <w:proofErr w:type="spellEnd"/>
      <w:r w:rsidRPr="00373B05">
        <w:rPr>
          <w:sz w:val="24"/>
          <w:szCs w:val="24"/>
        </w:rPr>
        <w:t xml:space="preserve"> </w:t>
      </w:r>
      <w:proofErr w:type="spellStart"/>
      <w:r w:rsidRPr="00373B05">
        <w:rPr>
          <w:sz w:val="24"/>
          <w:szCs w:val="24"/>
        </w:rPr>
        <w:t>Stylesheets</w:t>
      </w:r>
      <w:proofErr w:type="spellEnd"/>
      <w:r w:rsidRPr="00373B05">
        <w:rPr>
          <w:sz w:val="24"/>
          <w:szCs w:val="24"/>
        </w:rPr>
        <w:t xml:space="preserve">) est un langage dynamique de génération de feuilles de style en cascade initialement développé par Hampton </w:t>
      </w:r>
      <w:proofErr w:type="spellStart"/>
      <w:r w:rsidRPr="00373B05">
        <w:rPr>
          <w:sz w:val="24"/>
          <w:szCs w:val="24"/>
        </w:rPr>
        <w:t>Catlin</w:t>
      </w:r>
      <w:proofErr w:type="spellEnd"/>
      <w:r w:rsidRPr="00373B05">
        <w:rPr>
          <w:sz w:val="24"/>
          <w:szCs w:val="24"/>
        </w:rPr>
        <w:t xml:space="preserve"> et Nathalie </w:t>
      </w:r>
      <w:proofErr w:type="spellStart"/>
      <w:r w:rsidRPr="00373B05">
        <w:rPr>
          <w:sz w:val="24"/>
          <w:szCs w:val="24"/>
        </w:rPr>
        <w:t>Weizenbaum</w:t>
      </w:r>
      <w:proofErr w:type="spellEnd"/>
      <w:r w:rsidRPr="00373B05">
        <w:rPr>
          <w:sz w:val="24"/>
          <w:szCs w:val="24"/>
        </w:rPr>
        <w:t xml:space="preserve">. </w:t>
      </w:r>
      <w:proofErr w:type="spellStart"/>
      <w:r w:rsidRPr="00373B05">
        <w:rPr>
          <w:sz w:val="24"/>
          <w:szCs w:val="24"/>
        </w:rPr>
        <w:t>Sass</w:t>
      </w:r>
      <w:proofErr w:type="spellEnd"/>
      <w:r w:rsidRPr="00373B05">
        <w:rPr>
          <w:sz w:val="24"/>
          <w:szCs w:val="24"/>
        </w:rPr>
        <w:t xml:space="preserve"> est un préprocesseur CSS. C'est un langage de description compilé en CSS.</w:t>
      </w:r>
    </w:p>
    <w:p w:rsidR="000C2F2C" w:rsidRPr="0011091F" w:rsidRDefault="000C2F2C" w:rsidP="0011091F">
      <w:pPr>
        <w:pStyle w:val="Heading3"/>
      </w:pPr>
      <w:bookmarkStart w:id="162" w:name="_Toc26477465"/>
      <w:bookmarkStart w:id="163" w:name="_Toc26816442"/>
      <w:r>
        <w:t>SERVER DE DONNEES « FIREBASE »</w:t>
      </w:r>
      <w:bookmarkEnd w:id="162"/>
      <w:bookmarkEnd w:id="163"/>
    </w:p>
    <w:p w:rsidR="000C2F2C" w:rsidRPr="0011091F" w:rsidRDefault="000C2F2C" w:rsidP="00A07A7E">
      <w:pPr>
        <w:pStyle w:val="Heading4"/>
        <w:numPr>
          <w:ilvl w:val="0"/>
          <w:numId w:val="62"/>
        </w:numPr>
      </w:pPr>
      <w:bookmarkStart w:id="164" w:name="_Toc26816443"/>
      <w:r w:rsidRPr="0011091F">
        <w:t>Définition :</w:t>
      </w:r>
      <w:bookmarkEnd w:id="164"/>
    </w:p>
    <w:p w:rsidR="000C2F2C" w:rsidRPr="00373B05" w:rsidRDefault="000C2F2C" w:rsidP="007D5963">
      <w:pPr>
        <w:tabs>
          <w:tab w:val="left" w:pos="4995"/>
        </w:tabs>
        <w:ind w:firstLine="709"/>
        <w:jc w:val="both"/>
        <w:rPr>
          <w:sz w:val="24"/>
          <w:szCs w:val="24"/>
        </w:rPr>
      </w:pPr>
      <w:proofErr w:type="spellStart"/>
      <w:r w:rsidRPr="00373B05">
        <w:rPr>
          <w:sz w:val="24"/>
          <w:szCs w:val="24"/>
        </w:rPr>
        <w:t>Firebase</w:t>
      </w:r>
      <w:proofErr w:type="spellEnd"/>
      <w:r w:rsidRPr="00373B05">
        <w:rPr>
          <w:sz w:val="24"/>
          <w:szCs w:val="24"/>
        </w:rPr>
        <w:t xml:space="preserve"> est un ensemble de services d'hébergement pour n'importe quel type d'application (Android, iOS, </w:t>
      </w:r>
      <w:proofErr w:type="spellStart"/>
      <w:r w:rsidRPr="00373B05">
        <w:rPr>
          <w:sz w:val="24"/>
          <w:szCs w:val="24"/>
        </w:rPr>
        <w:t>Javascript</w:t>
      </w:r>
      <w:proofErr w:type="spellEnd"/>
      <w:r w:rsidRPr="00373B05">
        <w:rPr>
          <w:sz w:val="24"/>
          <w:szCs w:val="24"/>
        </w:rPr>
        <w:t xml:space="preserve">, Node.js, Java, </w:t>
      </w:r>
      <w:proofErr w:type="spellStart"/>
      <w:r w:rsidRPr="00373B05">
        <w:rPr>
          <w:sz w:val="24"/>
          <w:szCs w:val="24"/>
        </w:rPr>
        <w:t>Unity</w:t>
      </w:r>
      <w:proofErr w:type="spellEnd"/>
      <w:r w:rsidRPr="00373B05">
        <w:rPr>
          <w:sz w:val="24"/>
          <w:szCs w:val="24"/>
        </w:rPr>
        <w:t xml:space="preserve">, PHP, C++ ...). Il propose d'héberger en </w:t>
      </w:r>
      <w:proofErr w:type="spellStart"/>
      <w:r w:rsidRPr="00373B05">
        <w:rPr>
          <w:sz w:val="24"/>
          <w:szCs w:val="24"/>
        </w:rPr>
        <w:t>NoSQL</w:t>
      </w:r>
      <w:proofErr w:type="spellEnd"/>
      <w:r w:rsidRPr="00373B05">
        <w:rPr>
          <w:sz w:val="24"/>
          <w:szCs w:val="24"/>
        </w:rPr>
        <w:t xml:space="preserve"> et en temps réel des bases de données, du contenu, de l'authentification sociale (Google, Facebook, Twitter et </w:t>
      </w:r>
      <w:proofErr w:type="spellStart"/>
      <w:r w:rsidRPr="00373B05">
        <w:rPr>
          <w:sz w:val="24"/>
          <w:szCs w:val="24"/>
        </w:rPr>
        <w:t>Github</w:t>
      </w:r>
      <w:proofErr w:type="spellEnd"/>
      <w:r w:rsidRPr="00373B05">
        <w:rPr>
          <w:sz w:val="24"/>
          <w:szCs w:val="24"/>
        </w:rPr>
        <w:t>), et des notifications, ou encore des services, tel que par exemple un serveur de communication temps réel. Lancé en 2011 sous le nom d'</w:t>
      </w:r>
      <w:proofErr w:type="spellStart"/>
      <w:r w:rsidRPr="00373B05">
        <w:rPr>
          <w:sz w:val="24"/>
          <w:szCs w:val="24"/>
        </w:rPr>
        <w:t>Envolve</w:t>
      </w:r>
      <w:proofErr w:type="spellEnd"/>
      <w:r w:rsidRPr="00373B05">
        <w:rPr>
          <w:sz w:val="24"/>
          <w:szCs w:val="24"/>
        </w:rPr>
        <w:t xml:space="preserve">, par Andrew Lee et par James </w:t>
      </w:r>
      <w:proofErr w:type="spellStart"/>
      <w:r w:rsidRPr="00373B05">
        <w:rPr>
          <w:sz w:val="24"/>
          <w:szCs w:val="24"/>
        </w:rPr>
        <w:t>Templin</w:t>
      </w:r>
      <w:proofErr w:type="spellEnd"/>
      <w:r w:rsidRPr="00373B05">
        <w:rPr>
          <w:sz w:val="24"/>
          <w:szCs w:val="24"/>
        </w:rPr>
        <w:t>, le service est racheté par Google en octobre 2014. Il appartient aujourd'hui à la maison mère de Google : Alphabet.</w:t>
      </w:r>
    </w:p>
    <w:p w:rsidR="000C2F2C" w:rsidRDefault="000C2F2C" w:rsidP="007D5963">
      <w:pPr>
        <w:tabs>
          <w:tab w:val="left" w:pos="4995"/>
        </w:tabs>
        <w:ind w:firstLine="709"/>
        <w:jc w:val="both"/>
        <w:rPr>
          <w:sz w:val="24"/>
          <w:szCs w:val="24"/>
        </w:rPr>
      </w:pPr>
      <w:r w:rsidRPr="00373B05">
        <w:rPr>
          <w:sz w:val="24"/>
          <w:szCs w:val="24"/>
        </w:rPr>
        <w:t xml:space="preserve">Toute l'implémentation et la gestion serveur de </w:t>
      </w:r>
      <w:proofErr w:type="spellStart"/>
      <w:r w:rsidRPr="00373B05">
        <w:rPr>
          <w:sz w:val="24"/>
          <w:szCs w:val="24"/>
        </w:rPr>
        <w:t>Firebase</w:t>
      </w:r>
      <w:proofErr w:type="spellEnd"/>
      <w:r w:rsidRPr="00373B05">
        <w:rPr>
          <w:sz w:val="24"/>
          <w:szCs w:val="24"/>
        </w:rPr>
        <w:t xml:space="preserve"> est à la charge exclusive de la société Alphabet. Les applications qui utilisent </w:t>
      </w:r>
      <w:proofErr w:type="spellStart"/>
      <w:r w:rsidRPr="00373B05">
        <w:rPr>
          <w:sz w:val="24"/>
          <w:szCs w:val="24"/>
        </w:rPr>
        <w:t>Firebase</w:t>
      </w:r>
      <w:proofErr w:type="spellEnd"/>
      <w:r w:rsidRPr="00373B05">
        <w:rPr>
          <w:sz w:val="24"/>
          <w:szCs w:val="24"/>
        </w:rPr>
        <w:t xml:space="preserve"> intègrent une bibliothèque qui permet les diverses interactions possibles.</w:t>
      </w:r>
      <w:r>
        <w:rPr>
          <w:sz w:val="24"/>
          <w:szCs w:val="24"/>
        </w:rPr>
        <w:t> </w:t>
      </w:r>
    </w:p>
    <w:p w:rsidR="000C2F2C" w:rsidRDefault="000C2F2C" w:rsidP="007D5963">
      <w:pPr>
        <w:tabs>
          <w:tab w:val="left" w:pos="4995"/>
        </w:tabs>
        <w:ind w:firstLine="709"/>
        <w:jc w:val="both"/>
        <w:rPr>
          <w:sz w:val="24"/>
          <w:szCs w:val="24"/>
        </w:rPr>
      </w:pPr>
      <w:r>
        <w:rPr>
          <w:sz w:val="24"/>
          <w:szCs w:val="24"/>
        </w:rPr>
        <w:t xml:space="preserve">Voici le logo de </w:t>
      </w:r>
      <w:proofErr w:type="spellStart"/>
      <w:r>
        <w:rPr>
          <w:sz w:val="24"/>
          <w:szCs w:val="24"/>
        </w:rPr>
        <w:t>Firebase</w:t>
      </w:r>
      <w:proofErr w:type="spellEnd"/>
      <w:r>
        <w:rPr>
          <w:sz w:val="24"/>
          <w:szCs w:val="24"/>
        </w:rPr>
        <w:t> :</w:t>
      </w:r>
    </w:p>
    <w:p w:rsidR="000C2F2C" w:rsidRDefault="000C2F2C" w:rsidP="000C2F2C">
      <w:pPr>
        <w:tabs>
          <w:tab w:val="left" w:pos="4995"/>
        </w:tabs>
        <w:jc w:val="both"/>
        <w:rPr>
          <w:sz w:val="24"/>
          <w:szCs w:val="24"/>
        </w:rPr>
      </w:pPr>
    </w:p>
    <w:p w:rsidR="000C2F2C" w:rsidRPr="00373B05" w:rsidRDefault="000C2F2C" w:rsidP="000C2F2C">
      <w:pPr>
        <w:tabs>
          <w:tab w:val="left" w:pos="4995"/>
        </w:tabs>
        <w:jc w:val="both"/>
        <w:rPr>
          <w:sz w:val="24"/>
          <w:szCs w:val="24"/>
        </w:rPr>
      </w:pPr>
    </w:p>
    <w:p w:rsidR="000C2F2C" w:rsidRDefault="000C2F2C" w:rsidP="000C2F2C">
      <w:pPr>
        <w:tabs>
          <w:tab w:val="left" w:pos="4995"/>
        </w:tabs>
        <w:jc w:val="both"/>
      </w:pPr>
    </w:p>
    <w:p w:rsidR="000C2F2C" w:rsidRDefault="000C2F2C" w:rsidP="000C2F2C">
      <w:pPr>
        <w:tabs>
          <w:tab w:val="left" w:pos="4995"/>
        </w:tabs>
        <w:jc w:val="both"/>
      </w:pPr>
    </w:p>
    <w:p w:rsidR="000C2F2C" w:rsidRDefault="0011091F" w:rsidP="0011091F">
      <w:pPr>
        <w:pStyle w:val="Subtitle"/>
        <w:jc w:val="center"/>
      </w:pPr>
      <w:bookmarkStart w:id="165" w:name="_Toc26816181"/>
      <w:r>
        <w:rPr>
          <w:noProof/>
        </w:rPr>
        <w:drawing>
          <wp:anchor distT="0" distB="0" distL="114300" distR="114300" simplePos="0" relativeHeight="251693056" behindDoc="1" locked="0" layoutInCell="1" allowOverlap="1" wp14:anchorId="46C40C09" wp14:editId="6A0E93E7">
            <wp:simplePos x="0" y="0"/>
            <wp:positionH relativeFrom="column">
              <wp:posOffset>1748155</wp:posOffset>
            </wp:positionH>
            <wp:positionV relativeFrom="paragraph">
              <wp:posOffset>-1188720</wp:posOffset>
            </wp:positionV>
            <wp:extent cx="2266950" cy="1133475"/>
            <wp:effectExtent l="0" t="0" r="0" b="0"/>
            <wp:wrapTight wrapText="bothSides">
              <wp:wrapPolygon edited="0">
                <wp:start x="0" y="0"/>
                <wp:lineTo x="0" y="21418"/>
                <wp:lineTo x="21418" y="21418"/>
                <wp:lineTo x="21418" y="0"/>
                <wp:lineTo x="0" y="0"/>
              </wp:wrapPolygon>
            </wp:wrapTight>
            <wp:docPr id="36" name="Image 7"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pasampito\Desktop\index.png"/>
                    <pic:cNvPicPr>
                      <a:picLocks noChangeAspect="1" noChangeArrowheads="1"/>
                    </pic:cNvPicPr>
                  </pic:nvPicPr>
                  <pic:blipFill>
                    <a:blip r:embed="rId36"/>
                    <a:srcRect/>
                    <a:stretch>
                      <a:fillRect/>
                    </a:stretch>
                  </pic:blipFill>
                  <pic:spPr bwMode="auto">
                    <a:xfrm>
                      <a:off x="0" y="0"/>
                      <a:ext cx="2266950" cy="1133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2F2C">
        <w:t xml:space="preserve">Logo de </w:t>
      </w:r>
      <w:proofErr w:type="spellStart"/>
      <w:r w:rsidR="000C2F2C">
        <w:t>Firebase</w:t>
      </w:r>
      <w:bookmarkEnd w:id="165"/>
      <w:proofErr w:type="spellEnd"/>
    </w:p>
    <w:p w:rsidR="000C2F2C" w:rsidRDefault="000C2F2C" w:rsidP="00A07A7E">
      <w:pPr>
        <w:pStyle w:val="Heading4"/>
        <w:numPr>
          <w:ilvl w:val="0"/>
          <w:numId w:val="37"/>
        </w:numPr>
      </w:pPr>
      <w:bookmarkStart w:id="166" w:name="_Toc26816444"/>
      <w:proofErr w:type="spellStart"/>
      <w:r>
        <w:t>NoSQL</w:t>
      </w:r>
      <w:proofErr w:type="spellEnd"/>
      <w:r>
        <w:t> :</w:t>
      </w:r>
      <w:bookmarkEnd w:id="166"/>
    </w:p>
    <w:p w:rsidR="000C2F2C" w:rsidRPr="00373B05" w:rsidRDefault="000C2F2C" w:rsidP="009B78E3">
      <w:pPr>
        <w:tabs>
          <w:tab w:val="left" w:pos="4995"/>
        </w:tabs>
        <w:ind w:firstLine="709"/>
        <w:jc w:val="both"/>
        <w:rPr>
          <w:sz w:val="24"/>
          <w:szCs w:val="24"/>
        </w:rPr>
      </w:pPr>
      <w:r>
        <w:rPr>
          <w:sz w:val="24"/>
          <w:szCs w:val="24"/>
        </w:rPr>
        <w:t xml:space="preserve">      </w:t>
      </w:r>
      <w:r w:rsidRPr="00373B05">
        <w:rPr>
          <w:sz w:val="24"/>
          <w:szCs w:val="24"/>
        </w:rPr>
        <w:t xml:space="preserve">En informatique et en bases de données, </w:t>
      </w:r>
      <w:proofErr w:type="spellStart"/>
      <w:r w:rsidRPr="00373B05">
        <w:rPr>
          <w:sz w:val="24"/>
          <w:szCs w:val="24"/>
        </w:rPr>
        <w:t>NoSQL</w:t>
      </w:r>
      <w:proofErr w:type="spellEnd"/>
      <w:r w:rsidRPr="00373B05">
        <w:rPr>
          <w:sz w:val="24"/>
          <w:szCs w:val="24"/>
        </w:rPr>
        <w:t xml:space="preserve"> désigne une famille de systèmes de gestion de base de données (SGBD) qui s'écarte du paradigme classique des bases relationnelles. L'explicitation du terme la plus populaire de l'acronyme est Not </w:t>
      </w:r>
      <w:proofErr w:type="spellStart"/>
      <w:r w:rsidRPr="00373B05">
        <w:rPr>
          <w:sz w:val="24"/>
          <w:szCs w:val="24"/>
        </w:rPr>
        <w:t>only</w:t>
      </w:r>
      <w:proofErr w:type="spellEnd"/>
      <w:r w:rsidRPr="00373B05">
        <w:rPr>
          <w:sz w:val="24"/>
          <w:szCs w:val="24"/>
        </w:rPr>
        <w:t xml:space="preserve"> SQL (« pas seulement SQL » en </w:t>
      </w:r>
      <w:del w:id="167" w:author="Toky Hajatiana RABOANARY" w:date="2019-12-10T19:00:00Z">
        <w:r w:rsidRPr="00373B05" w:rsidDel="00676E90">
          <w:rPr>
            <w:sz w:val="24"/>
            <w:szCs w:val="24"/>
          </w:rPr>
          <w:delText>anglais</w:delText>
        </w:r>
      </w:del>
      <w:ins w:id="168" w:author="Toky Hajatiana RABOANARY" w:date="2019-12-10T19:00:00Z">
        <w:r w:rsidR="00676E90">
          <w:rPr>
            <w:sz w:val="24"/>
            <w:szCs w:val="24"/>
          </w:rPr>
          <w:t>français</w:t>
        </w:r>
      </w:ins>
      <w:r w:rsidRPr="00373B05">
        <w:rPr>
          <w:sz w:val="24"/>
          <w:szCs w:val="24"/>
        </w:rPr>
        <w:t>) même si cette interprétation peut être discutée</w:t>
      </w:r>
      <w:del w:id="169" w:author="Toky Hajatiana RABOANARY" w:date="2019-12-10T19:00:00Z">
        <w:r w:rsidRPr="00373B05" w:rsidDel="00676E90">
          <w:rPr>
            <w:sz w:val="24"/>
            <w:szCs w:val="24"/>
          </w:rPr>
          <w:delText>1</w:delText>
        </w:r>
      </w:del>
      <w:r w:rsidRPr="00373B05">
        <w:rPr>
          <w:sz w:val="24"/>
          <w:szCs w:val="24"/>
        </w:rPr>
        <w:t>.</w:t>
      </w:r>
    </w:p>
    <w:p w:rsidR="000C2F2C" w:rsidRPr="00373B05" w:rsidRDefault="000C2F2C" w:rsidP="009B78E3">
      <w:pPr>
        <w:tabs>
          <w:tab w:val="left" w:pos="4995"/>
        </w:tabs>
        <w:ind w:firstLine="709"/>
        <w:jc w:val="both"/>
        <w:rPr>
          <w:sz w:val="24"/>
          <w:szCs w:val="24"/>
        </w:rPr>
      </w:pPr>
      <w:r>
        <w:rPr>
          <w:sz w:val="24"/>
          <w:szCs w:val="24"/>
        </w:rPr>
        <w:t xml:space="preserve">     </w:t>
      </w:r>
      <w:r w:rsidRPr="00373B05">
        <w:rPr>
          <w:sz w:val="24"/>
          <w:szCs w:val="24"/>
        </w:rPr>
        <w:t xml:space="preserve">La définition exacte de la famille des SGBD </w:t>
      </w:r>
      <w:proofErr w:type="spellStart"/>
      <w:r w:rsidRPr="00373B05">
        <w:rPr>
          <w:sz w:val="24"/>
          <w:szCs w:val="24"/>
        </w:rPr>
        <w:t>NoSQL</w:t>
      </w:r>
      <w:proofErr w:type="spellEnd"/>
      <w:r w:rsidRPr="00373B05">
        <w:rPr>
          <w:sz w:val="24"/>
          <w:szCs w:val="24"/>
        </w:rPr>
        <w:t xml:space="preserve"> reste sujette à débat. Le terme se rattache autant à des caractéristiques techniques qu'à une génération historique de SGBD qui a émergé autour des années 20102. D'après </w:t>
      </w:r>
      <w:proofErr w:type="spellStart"/>
      <w:r w:rsidRPr="00373B05">
        <w:rPr>
          <w:sz w:val="24"/>
          <w:szCs w:val="24"/>
        </w:rPr>
        <w:t>Pramod</w:t>
      </w:r>
      <w:proofErr w:type="spellEnd"/>
      <w:r w:rsidRPr="00373B05">
        <w:rPr>
          <w:sz w:val="24"/>
          <w:szCs w:val="24"/>
        </w:rPr>
        <w:t xml:space="preserve"> J. </w:t>
      </w:r>
      <w:proofErr w:type="spellStart"/>
      <w:r w:rsidRPr="00373B05">
        <w:rPr>
          <w:sz w:val="24"/>
          <w:szCs w:val="24"/>
        </w:rPr>
        <w:t>Sadalage</w:t>
      </w:r>
      <w:proofErr w:type="spellEnd"/>
      <w:r w:rsidRPr="00373B05">
        <w:rPr>
          <w:sz w:val="24"/>
          <w:szCs w:val="24"/>
        </w:rPr>
        <w:t xml:space="preserve"> et Martin Fowler, la raison principale de l'émergence et de l'adoption des SGBD </w:t>
      </w:r>
      <w:proofErr w:type="spellStart"/>
      <w:r w:rsidRPr="00373B05">
        <w:rPr>
          <w:sz w:val="24"/>
          <w:szCs w:val="24"/>
        </w:rPr>
        <w:t>NoSQL</w:t>
      </w:r>
      <w:proofErr w:type="spellEnd"/>
      <w:r w:rsidRPr="00373B05">
        <w:rPr>
          <w:sz w:val="24"/>
          <w:szCs w:val="24"/>
        </w:rPr>
        <w:t xml:space="preserve"> serait le développement des </w:t>
      </w:r>
      <w:r w:rsidRPr="00373B05">
        <w:rPr>
          <w:sz w:val="24"/>
          <w:szCs w:val="24"/>
        </w:rPr>
        <w:lastRenderedPageBreak/>
        <w:t>centres de données et la nécessité de posséder un paradigme de bases de données adapté à ce modèle d'infrastructure matérielle3.</w:t>
      </w:r>
    </w:p>
    <w:p w:rsidR="000C2F2C" w:rsidRPr="00A40382" w:rsidRDefault="000C2F2C" w:rsidP="009B78E3">
      <w:pPr>
        <w:tabs>
          <w:tab w:val="left" w:pos="4995"/>
        </w:tabs>
        <w:ind w:firstLine="709"/>
        <w:jc w:val="both"/>
        <w:rPr>
          <w:sz w:val="24"/>
          <w:szCs w:val="24"/>
        </w:rPr>
      </w:pPr>
      <w:r>
        <w:rPr>
          <w:sz w:val="24"/>
          <w:szCs w:val="24"/>
        </w:rPr>
        <w:t xml:space="preserve">      </w:t>
      </w:r>
      <w:r w:rsidRPr="00373B05">
        <w:rPr>
          <w:sz w:val="24"/>
          <w:szCs w:val="24"/>
        </w:rPr>
        <w:t>L'architecture machine en clusters induit une structure logicielle distribuée fonctionnant avec des agrégats répartis sur différents serveurs permettant des accès et modifications concurrentes mais imposant également de remettre en cause de nombreux fondements de l'architecture SGBD relationnelle traditionnelle,</w:t>
      </w:r>
      <w:r>
        <w:rPr>
          <w:sz w:val="24"/>
          <w:szCs w:val="24"/>
        </w:rPr>
        <w:t xml:space="preserve"> notamment les propriétés ACID.</w:t>
      </w:r>
    </w:p>
    <w:p w:rsidR="000C2F2C" w:rsidRDefault="000C2F2C" w:rsidP="00A07A7E">
      <w:pPr>
        <w:pStyle w:val="Heading4"/>
        <w:numPr>
          <w:ilvl w:val="0"/>
          <w:numId w:val="37"/>
        </w:numPr>
      </w:pPr>
      <w:bookmarkStart w:id="170" w:name="_Toc26816445"/>
      <w:r>
        <w:t xml:space="preserve">Les services de </w:t>
      </w:r>
      <w:proofErr w:type="spellStart"/>
      <w:r>
        <w:t>Firebase</w:t>
      </w:r>
      <w:proofErr w:type="spellEnd"/>
      <w:r>
        <w:t> :</w:t>
      </w:r>
      <w:bookmarkEnd w:id="170"/>
    </w:p>
    <w:p w:rsidR="000C2F2C" w:rsidRDefault="000C2F2C" w:rsidP="000C2F2C">
      <w:pPr>
        <w:ind w:firstLine="360"/>
        <w:jc w:val="both"/>
        <w:rPr>
          <w:sz w:val="24"/>
          <w:szCs w:val="24"/>
        </w:rPr>
      </w:pPr>
      <w:r w:rsidRPr="00373B05">
        <w:rPr>
          <w:sz w:val="24"/>
          <w:szCs w:val="24"/>
        </w:rPr>
        <w:t xml:space="preserve">Les services de </w:t>
      </w:r>
      <w:proofErr w:type="spellStart"/>
      <w:r w:rsidRPr="00373B05">
        <w:rPr>
          <w:sz w:val="24"/>
          <w:szCs w:val="24"/>
        </w:rPr>
        <w:t>Firebase</w:t>
      </w:r>
      <w:proofErr w:type="spellEnd"/>
      <w:r w:rsidRPr="00373B05">
        <w:rPr>
          <w:sz w:val="24"/>
          <w:szCs w:val="24"/>
        </w:rPr>
        <w:t xml:space="preserve"> peuvent être divisés en deux groupes :</w:t>
      </w:r>
    </w:p>
    <w:p w:rsidR="000C2F2C" w:rsidRDefault="000C2F2C" w:rsidP="000C2F2C">
      <w:pPr>
        <w:ind w:firstLine="360"/>
        <w:jc w:val="both"/>
        <w:rPr>
          <w:sz w:val="24"/>
          <w:szCs w:val="24"/>
        </w:rPr>
      </w:pPr>
      <w:r>
        <w:rPr>
          <w:noProof/>
        </w:rPr>
        <w:drawing>
          <wp:anchor distT="0" distB="0" distL="114300" distR="114300" simplePos="0" relativeHeight="251698176" behindDoc="1" locked="0" layoutInCell="1" allowOverlap="1" wp14:anchorId="02C6C61A" wp14:editId="1EAA73BE">
            <wp:simplePos x="0" y="0"/>
            <wp:positionH relativeFrom="column">
              <wp:posOffset>938530</wp:posOffset>
            </wp:positionH>
            <wp:positionV relativeFrom="paragraph">
              <wp:posOffset>198755</wp:posOffset>
            </wp:positionV>
            <wp:extent cx="4073835" cy="2619375"/>
            <wp:effectExtent l="0" t="0" r="0" b="0"/>
            <wp:wrapTight wrapText="bothSides">
              <wp:wrapPolygon edited="0">
                <wp:start x="0" y="0"/>
                <wp:lineTo x="0" y="21364"/>
                <wp:lineTo x="21516" y="21364"/>
                <wp:lineTo x="21516" y="0"/>
                <wp:lineTo x="0" y="0"/>
              </wp:wrapPolygon>
            </wp:wrapTight>
            <wp:docPr id="41" name="Image 8" descr="C:\Users\ampasampito\Desktop\1 rIDMNpRx8HnnY5mhhbX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pasampito\Desktop\1 rIDMNpRx8HnnY5mhhbXLu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3835" cy="2619375"/>
                    </a:xfrm>
                    <a:prstGeom prst="rect">
                      <a:avLst/>
                    </a:prstGeom>
                    <a:noFill/>
                    <a:ln w="9525">
                      <a:noFill/>
                      <a:miter lim="800000"/>
                      <a:headEnd/>
                      <a:tailEnd/>
                    </a:ln>
                  </pic:spPr>
                </pic:pic>
              </a:graphicData>
            </a:graphic>
          </wp:anchor>
        </w:drawing>
      </w: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Pr="00373B05" w:rsidRDefault="000C2F2C" w:rsidP="000C2F2C">
      <w:pPr>
        <w:ind w:firstLine="360"/>
        <w:jc w:val="both"/>
        <w:rPr>
          <w:sz w:val="24"/>
          <w:szCs w:val="24"/>
        </w:rPr>
      </w:pPr>
    </w:p>
    <w:p w:rsidR="000C2F2C" w:rsidRDefault="000C2F2C" w:rsidP="000C2F2C">
      <w:pPr>
        <w:jc w:val="both"/>
      </w:pPr>
    </w:p>
    <w:p w:rsidR="000C2F2C" w:rsidRDefault="000C2F2C" w:rsidP="000C2F2C">
      <w:pPr>
        <w:pStyle w:val="Subtitle"/>
        <w:jc w:val="center"/>
      </w:pPr>
      <w:bookmarkStart w:id="171" w:name="_Toc26816182"/>
      <w:r>
        <w:t xml:space="preserve">Les services de </w:t>
      </w:r>
      <w:proofErr w:type="spellStart"/>
      <w:r>
        <w:t>Firebase</w:t>
      </w:r>
      <w:bookmarkEnd w:id="171"/>
      <w:proofErr w:type="spellEnd"/>
    </w:p>
    <w:p w:rsidR="000C2F2C" w:rsidRDefault="000C2F2C" w:rsidP="00DF7212">
      <w:pPr>
        <w:ind w:firstLine="360"/>
        <w:jc w:val="both"/>
        <w:rPr>
          <w:sz w:val="24"/>
          <w:szCs w:val="24"/>
        </w:rPr>
      </w:pPr>
    </w:p>
    <w:p w:rsidR="000C2F2C" w:rsidRDefault="0011091F" w:rsidP="0011091F">
      <w:pPr>
        <w:pStyle w:val="Heading3"/>
      </w:pPr>
      <w:bookmarkStart w:id="172" w:name="_Toc26477466"/>
      <w:bookmarkStart w:id="173" w:name="_Toc26816446"/>
      <w:r>
        <w:t>LES SERVICES WEB</w:t>
      </w:r>
      <w:bookmarkEnd w:id="172"/>
      <w:bookmarkEnd w:id="173"/>
    </w:p>
    <w:p w:rsidR="0011091F" w:rsidRDefault="000C2F2C" w:rsidP="00652D53">
      <w:pPr>
        <w:ind w:firstLine="709"/>
        <w:jc w:val="both"/>
        <w:rPr>
          <w:sz w:val="24"/>
          <w:szCs w:val="24"/>
        </w:rPr>
      </w:pPr>
      <w:r w:rsidRPr="0011091F">
        <w:rPr>
          <w:sz w:val="24"/>
          <w:szCs w:val="24"/>
        </w:rPr>
        <w:t xml:space="preserve">Un Service Web est une fonctionnalité qu’on peut appeler à distance à travers un réseau (comme un intranet d’entreprise ou internet lui-même). Cette fonctionnalité a été réalisée par un tiers langage et qui peut être invoquée à travers des messages XML ou JSON. </w:t>
      </w:r>
    </w:p>
    <w:p w:rsidR="000B3EBD" w:rsidRDefault="000C2F2C" w:rsidP="00652D53">
      <w:pPr>
        <w:ind w:firstLine="709"/>
        <w:jc w:val="both"/>
        <w:rPr>
          <w:sz w:val="24"/>
          <w:szCs w:val="24"/>
        </w:rPr>
      </w:pPr>
      <w:r w:rsidRPr="0011091F">
        <w:rPr>
          <w:sz w:val="24"/>
          <w:szCs w:val="24"/>
        </w:rPr>
        <w:t xml:space="preserve">Nous distinguons deux générations de Services Web : </w:t>
      </w:r>
    </w:p>
    <w:p w:rsidR="000B3EBD" w:rsidRDefault="000C2F2C" w:rsidP="00DF7212">
      <w:pPr>
        <w:ind w:firstLine="360"/>
        <w:jc w:val="both"/>
        <w:rPr>
          <w:sz w:val="24"/>
          <w:szCs w:val="24"/>
        </w:rPr>
      </w:pPr>
      <w:r w:rsidRPr="0011091F">
        <w:rPr>
          <w:sz w:val="24"/>
          <w:szCs w:val="24"/>
        </w:rPr>
        <w:t xml:space="preserve">• Service web 1.0 basé sur le protocole SOAP. </w:t>
      </w:r>
    </w:p>
    <w:p w:rsidR="000B3EBD" w:rsidRDefault="000C2F2C" w:rsidP="00DF7212">
      <w:pPr>
        <w:ind w:firstLine="360"/>
        <w:jc w:val="both"/>
        <w:rPr>
          <w:sz w:val="24"/>
          <w:szCs w:val="24"/>
        </w:rPr>
      </w:pPr>
      <w:r w:rsidRPr="0011091F">
        <w:rPr>
          <w:sz w:val="24"/>
          <w:szCs w:val="24"/>
        </w:rPr>
        <w:t xml:space="preserve">• Service web 2.0 basé sur le style architectural REST. </w:t>
      </w:r>
    </w:p>
    <w:p w:rsidR="000B3EBD" w:rsidRDefault="000C2F2C" w:rsidP="00652D53">
      <w:pPr>
        <w:ind w:firstLine="709"/>
        <w:jc w:val="both"/>
        <w:rPr>
          <w:sz w:val="24"/>
          <w:szCs w:val="24"/>
        </w:rPr>
      </w:pPr>
      <w:r w:rsidRPr="0011091F">
        <w:rPr>
          <w:sz w:val="24"/>
          <w:szCs w:val="24"/>
        </w:rPr>
        <w:t xml:space="preserve">SOAP est un protocole tandis que REST est un style d’architecture. La différence majeure entre ces 2 éléments est le degré de liaison entre le client et le serveur. Un client </w:t>
      </w:r>
      <w:r w:rsidRPr="0011091F">
        <w:rPr>
          <w:sz w:val="24"/>
          <w:szCs w:val="24"/>
        </w:rPr>
        <w:lastRenderedPageBreak/>
        <w:t xml:space="preserve">développé avec le protocole SOAP ressemble à un logiciel d’ordinateur, car il est étroitement lié au serveur. Si une modification est effectuée d’un côté ou de l’autre, l’ensemble peut ne plus fonctionner. Il faut effectuer des mises à jour du client s’il y a des changements sur le serveur et vice-versa. </w:t>
      </w:r>
    </w:p>
    <w:p w:rsidR="000B3EBD" w:rsidRDefault="000C2F2C" w:rsidP="00652D53">
      <w:pPr>
        <w:ind w:firstLine="709"/>
        <w:jc w:val="both"/>
        <w:rPr>
          <w:sz w:val="24"/>
          <w:szCs w:val="24"/>
        </w:rPr>
      </w:pPr>
      <w:r w:rsidRPr="0011091F">
        <w:rPr>
          <w:sz w:val="24"/>
          <w:szCs w:val="24"/>
        </w:rPr>
        <w:t xml:space="preserve">Un client de type REST sait utiliser un protocole et des méthodes standardisées. Son application doit rentrer dans ce modèle. On ne crée pas de méthodes supplémentaires, on utilise les méthodes standardisées que l’on développe pour le type de media dont on a besoin. Il y a en conséquence beaucoup moins de couplage entre le client et le serveur : un client peut utiliser un service de type REST sans aucune connaissance de l’API. </w:t>
      </w:r>
    </w:p>
    <w:p w:rsidR="00337828" w:rsidRPr="000B3EBD" w:rsidRDefault="000C2F2C" w:rsidP="00652D53">
      <w:pPr>
        <w:ind w:firstLine="709"/>
        <w:jc w:val="both"/>
        <w:rPr>
          <w:sz w:val="24"/>
          <w:szCs w:val="24"/>
        </w:rPr>
      </w:pPr>
      <w:r w:rsidRPr="0011091F">
        <w:rPr>
          <w:sz w:val="24"/>
          <w:szCs w:val="24"/>
        </w:rPr>
        <w:t xml:space="preserve">A l’inverse, un client SOAP doit tout savoir des éléments qu’il va utiliser pendant son interaction avec le serveur, sinon cela ne fonctionnera pas. Par ailleurs, REST possède des caractéristiques spécifiques qui le différencient de SOAP. REST est indépendant d’un protocole. On peut utiliser aussi bien le protocole HTTP que FTP, tant qu’il s’agit d’un protocole possédant un schéma standard pour une URI. 55 Expérimentation Vu la simplicité du style REST, nous avons opté pour l’invocation des services web REST existants avec des messages JSON. Dans le cadre de notre application, nous avons utilisé quelques services </w:t>
      </w:r>
      <w:r w:rsidR="000B3EBD">
        <w:rPr>
          <w:sz w:val="24"/>
          <w:szCs w:val="24"/>
        </w:rPr>
        <w:t>web existants.</w:t>
      </w:r>
    </w:p>
    <w:p w:rsidR="00337828" w:rsidRDefault="00337828" w:rsidP="00A07A7E">
      <w:pPr>
        <w:pStyle w:val="Heading4"/>
        <w:numPr>
          <w:ilvl w:val="0"/>
          <w:numId w:val="63"/>
        </w:numPr>
      </w:pPr>
      <w:bookmarkStart w:id="174" w:name="_Toc26816447"/>
      <w:r>
        <w:t xml:space="preserve">Google </w:t>
      </w:r>
      <w:proofErr w:type="spellStart"/>
      <w:r>
        <w:t>Maps</w:t>
      </w:r>
      <w:proofErr w:type="spellEnd"/>
      <w:r>
        <w:t xml:space="preserve"> Android API</w:t>
      </w:r>
      <w:bookmarkEnd w:id="174"/>
    </w:p>
    <w:p w:rsidR="00337828" w:rsidRPr="008F7109" w:rsidRDefault="00337828" w:rsidP="00652D53">
      <w:pPr>
        <w:ind w:firstLine="709"/>
        <w:jc w:val="both"/>
        <w:rPr>
          <w:sz w:val="24"/>
          <w:szCs w:val="24"/>
        </w:rPr>
      </w:pPr>
      <w:r w:rsidRPr="000B3EBD">
        <w:rPr>
          <w:sz w:val="24"/>
          <w:szCs w:val="24"/>
        </w:rPr>
        <w:t xml:space="preserve">Permet de créer des cartes personnalisées et évolutives qui répondent correctement aux besoins des utilisateurs avec des plans statiques et dynamiques, des images Street </w:t>
      </w:r>
      <w:proofErr w:type="spellStart"/>
      <w:r w:rsidRPr="000B3EBD">
        <w:rPr>
          <w:sz w:val="24"/>
          <w:szCs w:val="24"/>
        </w:rPr>
        <w:t>View</w:t>
      </w:r>
      <w:proofErr w:type="spellEnd"/>
      <w:r w:rsidRPr="000B3EBD">
        <w:rPr>
          <w:sz w:val="24"/>
          <w:szCs w:val="24"/>
        </w:rPr>
        <w:t xml:space="preserve"> et des vues à 360°.</w:t>
      </w:r>
    </w:p>
    <w:p w:rsidR="00337828" w:rsidRPr="00E76C0C" w:rsidRDefault="00337828" w:rsidP="00A07A7E">
      <w:pPr>
        <w:pStyle w:val="Heading5"/>
        <w:numPr>
          <w:ilvl w:val="0"/>
          <w:numId w:val="64"/>
        </w:numPr>
        <w:rPr>
          <w:szCs w:val="24"/>
        </w:rPr>
      </w:pPr>
      <w:bookmarkStart w:id="175" w:name="_Toc26816448"/>
      <w:r>
        <w:t xml:space="preserve">Google Service Place </w:t>
      </w:r>
      <w:proofErr w:type="spellStart"/>
      <w:r>
        <w:t>AutoComplete</w:t>
      </w:r>
      <w:bookmarkEnd w:id="175"/>
      <w:proofErr w:type="spellEnd"/>
    </w:p>
    <w:p w:rsidR="00337828" w:rsidRDefault="00337828" w:rsidP="00E76C0C">
      <w:pPr>
        <w:ind w:firstLine="708"/>
        <w:jc w:val="both"/>
        <w:rPr>
          <w:sz w:val="24"/>
          <w:szCs w:val="24"/>
        </w:rPr>
      </w:pPr>
      <w:r w:rsidRPr="00E76C0C">
        <w:rPr>
          <w:sz w:val="24"/>
          <w:szCs w:val="24"/>
        </w:rPr>
        <w:t xml:space="preserve">Le service Place </w:t>
      </w:r>
      <w:proofErr w:type="spellStart"/>
      <w:r w:rsidRPr="00E76C0C">
        <w:rPr>
          <w:sz w:val="24"/>
          <w:szCs w:val="24"/>
        </w:rPr>
        <w:t>Autocomplete</w:t>
      </w:r>
      <w:proofErr w:type="spellEnd"/>
      <w:r w:rsidRPr="00E76C0C">
        <w:rPr>
          <w:sz w:val="24"/>
          <w:szCs w:val="24"/>
        </w:rPr>
        <w:t xml:space="preserve"> (saisie-semi-automatique de lieu) est un service Web qui renvoie des prédictions de lieu en réponse à une requête HTTP. La requête spécifie une chaîne de recherche textuelle et des limites géographiques facultatives. Le service permet de fournir la fonctionnalité de saisie </w:t>
      </w:r>
      <w:proofErr w:type="spellStart"/>
      <w:r w:rsidRPr="00E76C0C">
        <w:rPr>
          <w:sz w:val="24"/>
          <w:szCs w:val="24"/>
        </w:rPr>
        <w:t>semiautomatique</w:t>
      </w:r>
      <w:proofErr w:type="spellEnd"/>
      <w:r w:rsidRPr="00E76C0C">
        <w:rPr>
          <w:sz w:val="24"/>
          <w:szCs w:val="24"/>
        </w:rPr>
        <w:t xml:space="preserve"> pour les recherches géographiques textuelles et renvoie des lieux tels que des entreprises, des adresses et des points d’intérêt au fur et à mesure de la saisie par l’utilisateur.</w:t>
      </w:r>
    </w:p>
    <w:p w:rsidR="00337828" w:rsidRDefault="00A060A2" w:rsidP="00EE722C">
      <w:pPr>
        <w:pStyle w:val="Heading5"/>
      </w:pPr>
      <w:r>
        <w:t xml:space="preserve"> </w:t>
      </w:r>
      <w:bookmarkStart w:id="176" w:name="_Toc26816449"/>
      <w:r w:rsidR="00BE6AF6">
        <w:t xml:space="preserve">Google </w:t>
      </w:r>
      <w:proofErr w:type="spellStart"/>
      <w:r w:rsidR="00BE6AF6">
        <w:t>Maps</w:t>
      </w:r>
      <w:proofErr w:type="spellEnd"/>
      <w:r w:rsidR="00BE6AF6">
        <w:t xml:space="preserve"> Distance Matrix</w:t>
      </w:r>
      <w:bookmarkEnd w:id="176"/>
    </w:p>
    <w:p w:rsidR="00C303BE" w:rsidRPr="00EE722C" w:rsidRDefault="00BE6AF6" w:rsidP="00EE722C">
      <w:pPr>
        <w:ind w:firstLine="708"/>
        <w:jc w:val="both"/>
        <w:rPr>
          <w:sz w:val="24"/>
          <w:szCs w:val="24"/>
        </w:rPr>
      </w:pPr>
      <w:r w:rsidRPr="00EE722C">
        <w:rPr>
          <w:sz w:val="24"/>
          <w:szCs w:val="24"/>
        </w:rPr>
        <w:t xml:space="preserve">Le service Google </w:t>
      </w:r>
      <w:proofErr w:type="spellStart"/>
      <w:r w:rsidRPr="00EE722C">
        <w:rPr>
          <w:sz w:val="24"/>
          <w:szCs w:val="24"/>
        </w:rPr>
        <w:t>Map</w:t>
      </w:r>
      <w:proofErr w:type="spellEnd"/>
      <w:r w:rsidR="00EE722C" w:rsidRPr="00EE722C">
        <w:rPr>
          <w:sz w:val="24"/>
          <w:szCs w:val="24"/>
        </w:rPr>
        <w:t xml:space="preserve"> Distance </w:t>
      </w:r>
      <w:r w:rsidRPr="00EE722C">
        <w:rPr>
          <w:sz w:val="24"/>
          <w:szCs w:val="24"/>
        </w:rPr>
        <w:t>s Matrix API fournit les distances et les durées des trajets pour une matrice de points de départ et de destinations.</w:t>
      </w:r>
    </w:p>
    <w:p w:rsidR="00C303BE" w:rsidRDefault="00C303BE" w:rsidP="00EE722C">
      <w:pPr>
        <w:pStyle w:val="Heading5"/>
      </w:pPr>
      <w:bookmarkStart w:id="177" w:name="_Toc26816450"/>
      <w:r>
        <w:t>Direction API</w:t>
      </w:r>
      <w:bookmarkEnd w:id="177"/>
    </w:p>
    <w:p w:rsidR="00C303BE" w:rsidRPr="00EE722C" w:rsidRDefault="00C303BE" w:rsidP="00652D53">
      <w:pPr>
        <w:ind w:firstLine="709"/>
        <w:jc w:val="both"/>
        <w:rPr>
          <w:sz w:val="24"/>
          <w:szCs w:val="24"/>
        </w:rPr>
      </w:pPr>
      <w:r w:rsidRPr="00EE722C">
        <w:rPr>
          <w:sz w:val="24"/>
          <w:szCs w:val="24"/>
        </w:rPr>
        <w:t xml:space="preserve">Google </w:t>
      </w:r>
      <w:proofErr w:type="spellStart"/>
      <w:r w:rsidRPr="00EE722C">
        <w:rPr>
          <w:sz w:val="24"/>
          <w:szCs w:val="24"/>
        </w:rPr>
        <w:t>Maps</w:t>
      </w:r>
      <w:proofErr w:type="spellEnd"/>
      <w:r w:rsidRPr="00EE722C">
        <w:rPr>
          <w:sz w:val="24"/>
          <w:szCs w:val="24"/>
        </w:rPr>
        <w:t xml:space="preserve"> Directions API est un service qui calcule des itinéraires entre des points géographiques.</w:t>
      </w:r>
    </w:p>
    <w:p w:rsidR="00C303BE" w:rsidRDefault="00C303BE" w:rsidP="00EE722C">
      <w:pPr>
        <w:pStyle w:val="Heading5"/>
      </w:pPr>
      <w:bookmarkStart w:id="178" w:name="_Toc26816451"/>
      <w:proofErr w:type="spellStart"/>
      <w:r w:rsidRPr="00C303BE">
        <w:lastRenderedPageBreak/>
        <w:t>Geocoding</w:t>
      </w:r>
      <w:proofErr w:type="spellEnd"/>
      <w:r w:rsidRPr="00C303BE">
        <w:t xml:space="preserve"> API</w:t>
      </w:r>
      <w:bookmarkEnd w:id="178"/>
    </w:p>
    <w:p w:rsidR="00C303BE" w:rsidRPr="00EE722C" w:rsidRDefault="00C303BE" w:rsidP="00C303BE">
      <w:pPr>
        <w:ind w:firstLine="708"/>
        <w:jc w:val="both"/>
        <w:rPr>
          <w:sz w:val="24"/>
          <w:szCs w:val="24"/>
        </w:rPr>
      </w:pPr>
      <w:r w:rsidRPr="00EE722C">
        <w:rPr>
          <w:sz w:val="24"/>
          <w:szCs w:val="24"/>
        </w:rPr>
        <w:t xml:space="preserve">Google </w:t>
      </w:r>
      <w:proofErr w:type="spellStart"/>
      <w:r w:rsidRPr="00EE722C">
        <w:rPr>
          <w:sz w:val="24"/>
          <w:szCs w:val="24"/>
        </w:rPr>
        <w:t>Maps</w:t>
      </w:r>
      <w:proofErr w:type="spellEnd"/>
      <w:r w:rsidRPr="00EE722C">
        <w:rPr>
          <w:sz w:val="24"/>
          <w:szCs w:val="24"/>
        </w:rPr>
        <w:t xml:space="preserve"> </w:t>
      </w:r>
      <w:proofErr w:type="spellStart"/>
      <w:r w:rsidRPr="00EE722C">
        <w:rPr>
          <w:sz w:val="24"/>
          <w:szCs w:val="24"/>
        </w:rPr>
        <w:t>Geocoding</w:t>
      </w:r>
      <w:proofErr w:type="spellEnd"/>
      <w:r w:rsidRPr="00EE722C">
        <w:rPr>
          <w:sz w:val="24"/>
          <w:szCs w:val="24"/>
        </w:rPr>
        <w:t xml:space="preserve"> API est un service qui effectue le géocodage et le géocodage inversé d’adresses.</w:t>
      </w:r>
    </w:p>
    <w:p w:rsidR="00C303BE" w:rsidRPr="00EE722C" w:rsidRDefault="00C303BE" w:rsidP="00A07A7E">
      <w:pPr>
        <w:pStyle w:val="ListParagraph"/>
        <w:numPr>
          <w:ilvl w:val="0"/>
          <w:numId w:val="56"/>
        </w:numPr>
        <w:jc w:val="both"/>
        <w:rPr>
          <w:sz w:val="24"/>
          <w:szCs w:val="24"/>
        </w:rPr>
      </w:pPr>
      <w:r w:rsidRPr="00EE722C">
        <w:rPr>
          <w:sz w:val="24"/>
          <w:szCs w:val="24"/>
        </w:rPr>
        <w:t>Le géocodage : est le processus qui permet de convertir des adresses (comme une adresse postale) en coordonnées géographiques (comme la latitude et la longitude) que vous pouvez ensuite utiliser pour placer des marqueurs sur une carte ou pour positionner la carte.</w:t>
      </w:r>
    </w:p>
    <w:p w:rsidR="00C303BE" w:rsidRPr="00EE722C" w:rsidRDefault="00C303BE" w:rsidP="00A07A7E">
      <w:pPr>
        <w:pStyle w:val="ListParagraph"/>
        <w:numPr>
          <w:ilvl w:val="0"/>
          <w:numId w:val="56"/>
        </w:numPr>
        <w:jc w:val="both"/>
        <w:rPr>
          <w:sz w:val="24"/>
          <w:szCs w:val="24"/>
        </w:rPr>
      </w:pPr>
      <w:r w:rsidRPr="00EE722C">
        <w:rPr>
          <w:sz w:val="24"/>
          <w:szCs w:val="24"/>
        </w:rPr>
        <w:t xml:space="preserve">Le géocodage inversé : est le processus de conversion de coordonnées géographiques en adresses lisibles. Le service de géocodage inversé de Google </w:t>
      </w:r>
      <w:proofErr w:type="spellStart"/>
      <w:r w:rsidRPr="00EE722C">
        <w:rPr>
          <w:sz w:val="24"/>
          <w:szCs w:val="24"/>
        </w:rPr>
        <w:t>Maps</w:t>
      </w:r>
      <w:proofErr w:type="spellEnd"/>
      <w:r w:rsidRPr="00EE722C">
        <w:rPr>
          <w:sz w:val="24"/>
          <w:szCs w:val="24"/>
        </w:rPr>
        <w:t xml:space="preserve"> </w:t>
      </w:r>
      <w:proofErr w:type="spellStart"/>
      <w:r w:rsidRPr="00EE722C">
        <w:rPr>
          <w:sz w:val="24"/>
          <w:szCs w:val="24"/>
        </w:rPr>
        <w:t>Geocoding</w:t>
      </w:r>
      <w:proofErr w:type="spellEnd"/>
      <w:r w:rsidRPr="00EE722C">
        <w:rPr>
          <w:sz w:val="24"/>
          <w:szCs w:val="24"/>
        </w:rPr>
        <w:t xml:space="preserve"> API vous permet également de retrouver l’adresse correspondant à un identifiant de lieu donné.</w:t>
      </w:r>
    </w:p>
    <w:p w:rsidR="00C303BE" w:rsidRDefault="00C303BE" w:rsidP="00C303BE">
      <w:pPr>
        <w:jc w:val="both"/>
      </w:pPr>
    </w:p>
    <w:p w:rsidR="00C303BE" w:rsidRDefault="00C303BE" w:rsidP="00EE722C">
      <w:pPr>
        <w:pStyle w:val="Heading5"/>
      </w:pPr>
      <w:bookmarkStart w:id="179" w:name="_Toc26816452"/>
      <w:r>
        <w:t>API FACEBOOK</w:t>
      </w:r>
      <w:bookmarkEnd w:id="179"/>
    </w:p>
    <w:p w:rsidR="00EE722C" w:rsidRPr="0094206B" w:rsidRDefault="0094206B" w:rsidP="00652D53">
      <w:pPr>
        <w:ind w:firstLine="709"/>
        <w:jc w:val="both"/>
        <w:rPr>
          <w:sz w:val="24"/>
          <w:szCs w:val="24"/>
        </w:rPr>
      </w:pPr>
      <w:r w:rsidRPr="0094206B">
        <w:t>L’API Graph est l’interface principale par laquelle les applications peuvent lire et écrire sur le graphe social de Facebook. L’ensemble de nos SDK et produits interagissent avec l’API Graph d’une certaine manière et nos autres API sont des extensions de l’API Graph</w:t>
      </w:r>
      <w:r>
        <w:rPr>
          <w:sz w:val="24"/>
          <w:szCs w:val="24"/>
        </w:rPr>
        <w:t>.</w:t>
      </w:r>
    </w:p>
    <w:p w:rsidR="00C303BE" w:rsidRDefault="00C303BE" w:rsidP="009B2910">
      <w:pPr>
        <w:pStyle w:val="Heading3"/>
      </w:pPr>
      <w:bookmarkStart w:id="180" w:name="_Toc26477467"/>
      <w:bookmarkStart w:id="181" w:name="_Toc26816453"/>
      <w:r>
        <w:t>LOGICIELS</w:t>
      </w:r>
      <w:bookmarkEnd w:id="180"/>
      <w:bookmarkEnd w:id="181"/>
    </w:p>
    <w:p w:rsidR="000A5941" w:rsidRDefault="000A5941" w:rsidP="00A07A7E">
      <w:pPr>
        <w:pStyle w:val="Heading4"/>
        <w:numPr>
          <w:ilvl w:val="0"/>
          <w:numId w:val="43"/>
        </w:numPr>
      </w:pPr>
      <w:bookmarkStart w:id="182" w:name="_Toc26816454"/>
      <w:r>
        <w:t xml:space="preserve">Sublime </w:t>
      </w:r>
      <w:proofErr w:type="spellStart"/>
      <w:r>
        <w:t>Text</w:t>
      </w:r>
      <w:proofErr w:type="spellEnd"/>
      <w:r>
        <w:t xml:space="preserve"> 3</w:t>
      </w:r>
      <w:bookmarkEnd w:id="182"/>
    </w:p>
    <w:p w:rsidR="00E21F04" w:rsidRDefault="00FB5853" w:rsidP="00A07A7E">
      <w:pPr>
        <w:pStyle w:val="Heading5"/>
        <w:numPr>
          <w:ilvl w:val="0"/>
          <w:numId w:val="65"/>
        </w:numPr>
      </w:pPr>
      <w:bookmarkStart w:id="183" w:name="_Toc26816455"/>
      <w:r>
        <w:t>Présentation</w:t>
      </w:r>
      <w:bookmarkEnd w:id="183"/>
    </w:p>
    <w:p w:rsidR="00FB5853" w:rsidRPr="009B2910" w:rsidRDefault="00FB5853" w:rsidP="009B2910">
      <w:pPr>
        <w:jc w:val="both"/>
        <w:rPr>
          <w:sz w:val="24"/>
          <w:szCs w:val="24"/>
        </w:rPr>
      </w:pPr>
      <w:r w:rsidRPr="009B2910">
        <w:rPr>
          <w:sz w:val="24"/>
          <w:szCs w:val="24"/>
        </w:rPr>
        <w:t>Voici le logo de l’éditeur :</w:t>
      </w:r>
    </w:p>
    <w:p w:rsidR="00E21F04" w:rsidRDefault="00E21F04" w:rsidP="00FB5853">
      <w:r w:rsidRPr="00E21F04">
        <w:rPr>
          <w:noProof/>
        </w:rPr>
        <w:drawing>
          <wp:anchor distT="0" distB="0" distL="114300" distR="114300" simplePos="0" relativeHeight="251708416" behindDoc="1" locked="0" layoutInCell="1" allowOverlap="1" wp14:anchorId="0C26FE85" wp14:editId="4EFEEB2A">
            <wp:simplePos x="0" y="0"/>
            <wp:positionH relativeFrom="column">
              <wp:posOffset>2119630</wp:posOffset>
            </wp:positionH>
            <wp:positionV relativeFrom="paragraph">
              <wp:posOffset>111760</wp:posOffset>
            </wp:positionV>
            <wp:extent cx="1524000" cy="1524000"/>
            <wp:effectExtent l="0" t="0" r="0" b="0"/>
            <wp:wrapTight wrapText="bothSides">
              <wp:wrapPolygon edited="0">
                <wp:start x="1620" y="540"/>
                <wp:lineTo x="810" y="1890"/>
                <wp:lineTo x="540" y="18360"/>
                <wp:lineTo x="1620" y="20790"/>
                <wp:lineTo x="19710" y="20790"/>
                <wp:lineTo x="20790" y="18360"/>
                <wp:lineTo x="21060" y="4590"/>
                <wp:lineTo x="20250" y="1620"/>
                <wp:lineTo x="19710" y="540"/>
                <wp:lineTo x="1620" y="540"/>
              </wp:wrapPolygon>
            </wp:wrapTight>
            <wp:docPr id="2" name="Image 2" descr="C:\Users\ampasampito\Desktop\220px-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220px-Sublime_text_log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1F04" w:rsidRDefault="00E21F04" w:rsidP="00FB5853"/>
    <w:p w:rsidR="00E21F04" w:rsidRDefault="00E21F04" w:rsidP="00FB5853"/>
    <w:p w:rsidR="00E21F04" w:rsidRDefault="00E21F04" w:rsidP="00FB5853"/>
    <w:p w:rsidR="00E21F04" w:rsidRDefault="00E21F04" w:rsidP="00FB5853"/>
    <w:p w:rsidR="00FB5853" w:rsidRDefault="00E21F04" w:rsidP="009B2910">
      <w:pPr>
        <w:pStyle w:val="Subtitle"/>
        <w:jc w:val="center"/>
      </w:pPr>
      <w:bookmarkStart w:id="184" w:name="_Toc26816183"/>
      <w:r>
        <w:t xml:space="preserve">Logo de Sublime </w:t>
      </w:r>
      <w:proofErr w:type="spellStart"/>
      <w:r>
        <w:t>Text</w:t>
      </w:r>
      <w:proofErr w:type="spellEnd"/>
      <w:r>
        <w:t xml:space="preserve"> 3</w:t>
      </w:r>
      <w:bookmarkEnd w:id="184"/>
    </w:p>
    <w:p w:rsidR="00317DFA" w:rsidRPr="00FB5853" w:rsidRDefault="00317DFA" w:rsidP="00317DFA">
      <w:pPr>
        <w:jc w:val="center"/>
      </w:pPr>
    </w:p>
    <w:p w:rsidR="00FB5853" w:rsidRPr="00C24018" w:rsidRDefault="00FB5853" w:rsidP="00652D53">
      <w:pPr>
        <w:ind w:firstLine="709"/>
        <w:jc w:val="both"/>
        <w:rPr>
          <w:sz w:val="24"/>
          <w:szCs w:val="24"/>
        </w:rPr>
      </w:pPr>
      <w:r w:rsidRPr="00C24018">
        <w:rPr>
          <w:sz w:val="24"/>
          <w:szCs w:val="24"/>
        </w:rPr>
        <w:t xml:space="preserve">Sublime </w:t>
      </w:r>
      <w:proofErr w:type="spellStart"/>
      <w:r w:rsidRPr="00C24018">
        <w:rPr>
          <w:sz w:val="24"/>
          <w:szCs w:val="24"/>
        </w:rPr>
        <w:t>Text</w:t>
      </w:r>
      <w:proofErr w:type="spellEnd"/>
      <w:r w:rsidRPr="00C24018">
        <w:rPr>
          <w:sz w:val="24"/>
          <w:szCs w:val="24"/>
        </w:rPr>
        <w:t xml:space="preserve"> est un éditeur de texte générique codé en C++ et Python, disponible sur Windows, Mac et Linux. Le logiciel a été conçu tout d'abord comme une extension pour </w:t>
      </w:r>
      <w:proofErr w:type="spellStart"/>
      <w:r w:rsidRPr="00C24018">
        <w:rPr>
          <w:sz w:val="24"/>
          <w:szCs w:val="24"/>
        </w:rPr>
        <w:t>Vim</w:t>
      </w:r>
      <w:proofErr w:type="spellEnd"/>
      <w:r w:rsidRPr="00C24018">
        <w:rPr>
          <w:sz w:val="24"/>
          <w:szCs w:val="24"/>
        </w:rPr>
        <w:t>, riche en fonctionnalités1.</w:t>
      </w:r>
    </w:p>
    <w:p w:rsidR="00EF3588" w:rsidRPr="00162FA1" w:rsidRDefault="00FB5853" w:rsidP="00652D53">
      <w:pPr>
        <w:ind w:firstLine="709"/>
        <w:jc w:val="both"/>
        <w:rPr>
          <w:sz w:val="24"/>
          <w:szCs w:val="24"/>
        </w:rPr>
      </w:pPr>
      <w:r w:rsidRPr="00C24018">
        <w:rPr>
          <w:sz w:val="24"/>
          <w:szCs w:val="24"/>
        </w:rPr>
        <w:lastRenderedPageBreak/>
        <w:t>Depuis la version 2.0, sortie le 26 juin 20122, l'éditeur prend en charge 44 langages de programmation majeurs, tandis que des plugins sont souvent disponibles pour les langages plus rares.</w:t>
      </w:r>
    </w:p>
    <w:p w:rsidR="00E21F04" w:rsidRDefault="00E21F04" w:rsidP="00162FA1">
      <w:pPr>
        <w:pStyle w:val="Heading5"/>
      </w:pPr>
      <w:bookmarkStart w:id="185" w:name="_Toc26816456"/>
      <w:r w:rsidRPr="00E21F04">
        <w:t>Fonctionnalités</w:t>
      </w:r>
      <w:bookmarkEnd w:id="185"/>
    </w:p>
    <w:p w:rsidR="00162FA1" w:rsidRDefault="00EF3588" w:rsidP="00652D53">
      <w:pPr>
        <w:ind w:firstLine="709"/>
        <w:jc w:val="both"/>
        <w:rPr>
          <w:sz w:val="24"/>
          <w:szCs w:val="24"/>
        </w:rPr>
      </w:pPr>
      <w:r w:rsidRPr="00162FA1">
        <w:rPr>
          <w:sz w:val="24"/>
          <w:szCs w:val="24"/>
        </w:rPr>
        <w:t xml:space="preserve">Sublime </w:t>
      </w:r>
      <w:proofErr w:type="spellStart"/>
      <w:r w:rsidRPr="00162FA1">
        <w:rPr>
          <w:sz w:val="24"/>
          <w:szCs w:val="24"/>
        </w:rPr>
        <w:t>Text</w:t>
      </w:r>
      <w:proofErr w:type="spellEnd"/>
      <w:r w:rsidRPr="00162FA1">
        <w:rPr>
          <w:sz w:val="24"/>
          <w:szCs w:val="24"/>
        </w:rPr>
        <w:t xml:space="preserve"> intègre la plupart des fonctionnalités de base d'un éditeur de texte, dont la coloration syn</w:t>
      </w:r>
      <w:r w:rsidR="00837EA2">
        <w:rPr>
          <w:sz w:val="24"/>
          <w:szCs w:val="24"/>
        </w:rPr>
        <w:t>taxique personnalisable, l’auto-</w:t>
      </w:r>
      <w:r w:rsidRPr="00162FA1">
        <w:rPr>
          <w:sz w:val="24"/>
          <w:szCs w:val="24"/>
        </w:rPr>
        <w:t xml:space="preserve">complétion, un système de plugins… </w:t>
      </w:r>
    </w:p>
    <w:p w:rsidR="00EF3588" w:rsidRPr="00162FA1" w:rsidRDefault="00EF3588" w:rsidP="00652D53">
      <w:pPr>
        <w:ind w:firstLine="709"/>
        <w:jc w:val="both"/>
        <w:rPr>
          <w:sz w:val="24"/>
          <w:szCs w:val="24"/>
        </w:rPr>
      </w:pPr>
      <w:r w:rsidRPr="00162FA1">
        <w:rPr>
          <w:sz w:val="24"/>
          <w:szCs w:val="24"/>
        </w:rPr>
        <w:t>L'éditeur propose cependant de</w:t>
      </w:r>
      <w:r w:rsidR="00162FA1">
        <w:rPr>
          <w:sz w:val="24"/>
          <w:szCs w:val="24"/>
        </w:rPr>
        <w:t>s fonctions plus avancées, dont</w:t>
      </w:r>
      <w:r w:rsidRPr="00162FA1">
        <w:rPr>
          <w:sz w:val="24"/>
          <w:szCs w:val="24"/>
        </w:rPr>
        <w:t xml:space="preserve"> :</w:t>
      </w:r>
    </w:p>
    <w:p w:rsidR="00EF3588" w:rsidRPr="00162FA1" w:rsidRDefault="00EF3588" w:rsidP="00A07A7E">
      <w:pPr>
        <w:pStyle w:val="ListParagraph"/>
        <w:numPr>
          <w:ilvl w:val="0"/>
          <w:numId w:val="45"/>
        </w:numPr>
        <w:jc w:val="both"/>
        <w:rPr>
          <w:sz w:val="24"/>
          <w:szCs w:val="24"/>
        </w:rPr>
      </w:pPr>
      <w:proofErr w:type="spellStart"/>
      <w:r w:rsidRPr="00162FA1">
        <w:rPr>
          <w:sz w:val="24"/>
          <w:szCs w:val="24"/>
        </w:rPr>
        <w:t>Minimap</w:t>
      </w:r>
      <w:proofErr w:type="spellEnd"/>
      <w:r w:rsidRPr="00162FA1">
        <w:rPr>
          <w:sz w:val="24"/>
          <w:szCs w:val="24"/>
        </w:rPr>
        <w:t xml:space="preserve"> : prévisualisation de tout le fichier dans une barre latérale ;</w:t>
      </w:r>
    </w:p>
    <w:p w:rsidR="00EF3588" w:rsidRPr="00162FA1" w:rsidRDefault="00EF3588" w:rsidP="00A07A7E">
      <w:pPr>
        <w:pStyle w:val="ListParagraph"/>
        <w:numPr>
          <w:ilvl w:val="0"/>
          <w:numId w:val="45"/>
        </w:numPr>
        <w:jc w:val="both"/>
        <w:rPr>
          <w:sz w:val="24"/>
          <w:szCs w:val="24"/>
        </w:rPr>
      </w:pPr>
      <w:r w:rsidRPr="00162FA1">
        <w:rPr>
          <w:sz w:val="24"/>
          <w:szCs w:val="24"/>
        </w:rPr>
        <w:t>Sélection et édition dans plusieurs sections de code en parallèle ;</w:t>
      </w:r>
    </w:p>
    <w:p w:rsidR="00EF3588" w:rsidRPr="00162FA1" w:rsidRDefault="00EF3588" w:rsidP="00A07A7E">
      <w:pPr>
        <w:pStyle w:val="ListParagraph"/>
        <w:numPr>
          <w:ilvl w:val="0"/>
          <w:numId w:val="45"/>
        </w:numPr>
        <w:jc w:val="both"/>
        <w:rPr>
          <w:sz w:val="24"/>
          <w:szCs w:val="24"/>
        </w:rPr>
      </w:pPr>
      <w:r w:rsidRPr="00162FA1">
        <w:rPr>
          <w:sz w:val="24"/>
          <w:szCs w:val="24"/>
        </w:rPr>
        <w:t>Marque-page au sein même des fichiers ;</w:t>
      </w:r>
    </w:p>
    <w:p w:rsidR="00EF3588" w:rsidRPr="00162FA1" w:rsidRDefault="00EF3588" w:rsidP="00A07A7E">
      <w:pPr>
        <w:pStyle w:val="ListParagraph"/>
        <w:numPr>
          <w:ilvl w:val="0"/>
          <w:numId w:val="45"/>
        </w:numPr>
        <w:jc w:val="both"/>
        <w:rPr>
          <w:sz w:val="24"/>
          <w:szCs w:val="24"/>
        </w:rPr>
      </w:pPr>
      <w:r w:rsidRPr="00162FA1">
        <w:rPr>
          <w:sz w:val="24"/>
          <w:szCs w:val="24"/>
        </w:rPr>
        <w:t>Sauvegarde automatique ;</w:t>
      </w:r>
    </w:p>
    <w:p w:rsidR="00EF3588" w:rsidRPr="00162FA1" w:rsidRDefault="00EF3588" w:rsidP="00A07A7E">
      <w:pPr>
        <w:pStyle w:val="ListParagraph"/>
        <w:numPr>
          <w:ilvl w:val="0"/>
          <w:numId w:val="45"/>
        </w:numPr>
        <w:jc w:val="both"/>
        <w:rPr>
          <w:sz w:val="24"/>
          <w:szCs w:val="24"/>
        </w:rPr>
      </w:pPr>
      <w:r w:rsidRPr="00162FA1">
        <w:rPr>
          <w:sz w:val="24"/>
          <w:szCs w:val="24"/>
        </w:rPr>
        <w:t>Recherche et remplacement par expressions régulières ;</w:t>
      </w:r>
    </w:p>
    <w:p w:rsidR="00EF3588" w:rsidRPr="00162FA1" w:rsidRDefault="00EF3588" w:rsidP="00A07A7E">
      <w:pPr>
        <w:pStyle w:val="ListParagraph"/>
        <w:numPr>
          <w:ilvl w:val="0"/>
          <w:numId w:val="45"/>
        </w:numPr>
        <w:jc w:val="both"/>
        <w:rPr>
          <w:sz w:val="24"/>
          <w:szCs w:val="24"/>
        </w:rPr>
      </w:pPr>
      <w:r w:rsidRPr="00162FA1">
        <w:rPr>
          <w:sz w:val="24"/>
          <w:szCs w:val="24"/>
        </w:rPr>
        <w:t>Support des macros et de plugins en Python ;</w:t>
      </w:r>
    </w:p>
    <w:p w:rsidR="00EF3588" w:rsidRPr="00162FA1" w:rsidRDefault="00EF3588" w:rsidP="00A07A7E">
      <w:pPr>
        <w:pStyle w:val="ListParagraph"/>
        <w:numPr>
          <w:ilvl w:val="0"/>
          <w:numId w:val="45"/>
        </w:numPr>
        <w:jc w:val="both"/>
        <w:rPr>
          <w:sz w:val="24"/>
          <w:szCs w:val="24"/>
        </w:rPr>
      </w:pPr>
      <w:r w:rsidRPr="00162FA1">
        <w:rPr>
          <w:sz w:val="24"/>
          <w:szCs w:val="24"/>
        </w:rPr>
        <w:t>Personnalisation des raccourcis clavier.</w:t>
      </w:r>
    </w:p>
    <w:p w:rsidR="00636263" w:rsidRPr="00162FA1" w:rsidRDefault="00EF3588" w:rsidP="00652D53">
      <w:pPr>
        <w:ind w:firstLine="709"/>
        <w:jc w:val="both"/>
        <w:rPr>
          <w:sz w:val="24"/>
          <w:szCs w:val="24"/>
        </w:rPr>
      </w:pPr>
      <w:r w:rsidRPr="00162FA1">
        <w:rPr>
          <w:sz w:val="24"/>
          <w:szCs w:val="24"/>
        </w:rPr>
        <w:t>Le logiciel propose également d'importer des packages (pour ajouter des langages ou bien des fonctionnalités de Sublime-</w:t>
      </w:r>
      <w:proofErr w:type="spellStart"/>
      <w:r w:rsidRPr="00162FA1">
        <w:rPr>
          <w:sz w:val="24"/>
          <w:szCs w:val="24"/>
        </w:rPr>
        <w:t>Text</w:t>
      </w:r>
      <w:proofErr w:type="spellEnd"/>
      <w:r w:rsidRPr="00162FA1">
        <w:rPr>
          <w:sz w:val="24"/>
          <w:szCs w:val="24"/>
        </w:rPr>
        <w:t xml:space="preserve">). La version 3 du logiciel propose directement d'installer </w:t>
      </w:r>
      <w:proofErr w:type="spellStart"/>
      <w:r w:rsidRPr="00162FA1">
        <w:rPr>
          <w:sz w:val="24"/>
          <w:szCs w:val="24"/>
        </w:rPr>
        <w:t>PackageControl</w:t>
      </w:r>
      <w:proofErr w:type="spellEnd"/>
      <w:r w:rsidRPr="00162FA1">
        <w:rPr>
          <w:sz w:val="24"/>
          <w:szCs w:val="24"/>
        </w:rPr>
        <w:t xml:space="preserve"> po</w:t>
      </w:r>
      <w:r w:rsidR="00162FA1">
        <w:rPr>
          <w:sz w:val="24"/>
          <w:szCs w:val="24"/>
        </w:rPr>
        <w:t>ur ajouter certains thèmes.</w:t>
      </w:r>
    </w:p>
    <w:p w:rsidR="000A5941" w:rsidRDefault="000A5941" w:rsidP="00162FA1">
      <w:pPr>
        <w:pStyle w:val="Heading4"/>
      </w:pPr>
      <w:bookmarkStart w:id="186" w:name="_Toc26816457"/>
      <w:r>
        <w:t>Google Chrome</w:t>
      </w:r>
      <w:bookmarkEnd w:id="186"/>
    </w:p>
    <w:p w:rsidR="008E0DD7" w:rsidRPr="00162FA1" w:rsidRDefault="008E0DD7" w:rsidP="00652D53">
      <w:pPr>
        <w:ind w:firstLine="709"/>
        <w:jc w:val="both"/>
        <w:rPr>
          <w:sz w:val="24"/>
          <w:szCs w:val="24"/>
        </w:rPr>
      </w:pPr>
      <w:r w:rsidRPr="00162FA1">
        <w:rPr>
          <w:sz w:val="24"/>
          <w:szCs w:val="24"/>
        </w:rPr>
        <w:t>Le logo se présente comme suit :</w:t>
      </w:r>
    </w:p>
    <w:p w:rsidR="008E0DD7" w:rsidRPr="008E0DD7" w:rsidRDefault="008E0DD7" w:rsidP="008E0DD7">
      <w:r w:rsidRPr="008E0DD7">
        <w:rPr>
          <w:noProof/>
        </w:rPr>
        <w:drawing>
          <wp:anchor distT="0" distB="0" distL="114300" distR="114300" simplePos="0" relativeHeight="251703296" behindDoc="1" locked="0" layoutInCell="1" allowOverlap="1" wp14:anchorId="2490829A" wp14:editId="56EF0757">
            <wp:simplePos x="0" y="0"/>
            <wp:positionH relativeFrom="column">
              <wp:posOffset>1967230</wp:posOffset>
            </wp:positionH>
            <wp:positionV relativeFrom="paragraph">
              <wp:posOffset>9525</wp:posOffset>
            </wp:positionV>
            <wp:extent cx="1828800" cy="1828800"/>
            <wp:effectExtent l="0" t="0" r="0" b="0"/>
            <wp:wrapTight wrapText="bothSides">
              <wp:wrapPolygon edited="0">
                <wp:start x="0" y="0"/>
                <wp:lineTo x="0" y="21375"/>
                <wp:lineTo x="21375" y="21375"/>
                <wp:lineTo x="21375" y="0"/>
                <wp:lineTo x="0" y="0"/>
              </wp:wrapPolygon>
            </wp:wrapTight>
            <wp:docPr id="3" name="Image 3" descr="C:\Users\ampasampito\Pictures\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téléchargeme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 w:rsidR="008E0DD7" w:rsidRDefault="008E0DD7" w:rsidP="00162FA1">
      <w:pPr>
        <w:pStyle w:val="Subtitle"/>
        <w:jc w:val="center"/>
      </w:pPr>
      <w:bookmarkStart w:id="187" w:name="_Toc26816184"/>
      <w:r>
        <w:t>Logo de Google Chrome</w:t>
      </w:r>
      <w:bookmarkEnd w:id="187"/>
    </w:p>
    <w:p w:rsidR="008E0DD7" w:rsidRPr="00162FA1" w:rsidRDefault="008E0DD7" w:rsidP="00652D53">
      <w:pPr>
        <w:ind w:firstLine="709"/>
        <w:jc w:val="both"/>
        <w:rPr>
          <w:sz w:val="24"/>
          <w:szCs w:val="24"/>
        </w:rPr>
      </w:pPr>
      <w:r w:rsidRPr="00162FA1">
        <w:rPr>
          <w:sz w:val="24"/>
          <w:szCs w:val="24"/>
        </w:rPr>
        <w:t xml:space="preserve"> C’est un navigateur web propriétaire développé par Google basé sur le projet libre </w:t>
      </w:r>
      <w:proofErr w:type="spellStart"/>
      <w:r w:rsidRPr="00162FA1">
        <w:rPr>
          <w:sz w:val="24"/>
          <w:szCs w:val="24"/>
        </w:rPr>
        <w:t>Chromium</w:t>
      </w:r>
      <w:proofErr w:type="spellEnd"/>
      <w:r w:rsidRPr="00162FA1">
        <w:rPr>
          <w:sz w:val="24"/>
          <w:szCs w:val="24"/>
        </w:rPr>
        <w:t xml:space="preserve"> fonctionnant sous Windows, Mac, Linux, Android et iOS. </w:t>
      </w:r>
      <w:proofErr w:type="spellStart"/>
      <w:r w:rsidRPr="00162FA1">
        <w:rPr>
          <w:sz w:val="24"/>
          <w:szCs w:val="24"/>
        </w:rPr>
        <w:t>Chromium</w:t>
      </w:r>
      <w:proofErr w:type="spellEnd"/>
      <w:r w:rsidRPr="00162FA1">
        <w:rPr>
          <w:sz w:val="24"/>
          <w:szCs w:val="24"/>
        </w:rPr>
        <w:t xml:space="preserve"> est similaire à Chrome, mais ce dernier contient des mouchards14 (envoi d'informations personnelles15 vers un serveur de Google) 16 ou pisteurs17, 18.</w:t>
      </w:r>
    </w:p>
    <w:p w:rsidR="00636263" w:rsidRPr="00162FA1" w:rsidRDefault="008E0DD7" w:rsidP="001952F8">
      <w:pPr>
        <w:ind w:firstLine="709"/>
        <w:jc w:val="both"/>
        <w:rPr>
          <w:sz w:val="24"/>
          <w:szCs w:val="24"/>
        </w:rPr>
      </w:pPr>
      <w:r w:rsidRPr="00162FA1">
        <w:rPr>
          <w:sz w:val="24"/>
          <w:szCs w:val="24"/>
        </w:rPr>
        <w:lastRenderedPageBreak/>
        <w:t xml:space="preserve">Il est annoncé le 1er septembre 2008 dans une bande dessinée de Scott McCloud19, la veille de la sortie de la première version beta. La première version stable est quant à elle dévoilée le 11 décembre 2008. Selon l'institut </w:t>
      </w:r>
      <w:proofErr w:type="spellStart"/>
      <w:r w:rsidRPr="00162FA1">
        <w:rPr>
          <w:sz w:val="24"/>
          <w:szCs w:val="24"/>
        </w:rPr>
        <w:t>StatCounter</w:t>
      </w:r>
      <w:proofErr w:type="spellEnd"/>
      <w:r w:rsidRPr="00162FA1">
        <w:rPr>
          <w:sz w:val="24"/>
          <w:szCs w:val="24"/>
        </w:rPr>
        <w:t>, Google Chrome devient en juin 2012 le navigateur le plus utilisé dans le monde, avec env</w:t>
      </w:r>
      <w:r w:rsidR="00162FA1">
        <w:rPr>
          <w:sz w:val="24"/>
          <w:szCs w:val="24"/>
        </w:rPr>
        <w:t>iron un tiers des utilisateurs</w:t>
      </w:r>
      <w:r w:rsidRPr="00162FA1">
        <w:rPr>
          <w:sz w:val="24"/>
          <w:szCs w:val="24"/>
        </w:rPr>
        <w:t>.</w:t>
      </w:r>
    </w:p>
    <w:p w:rsidR="000A5941" w:rsidRDefault="000A5941" w:rsidP="000562D6">
      <w:pPr>
        <w:pStyle w:val="Heading4"/>
      </w:pPr>
      <w:bookmarkStart w:id="188" w:name="_Toc26816458"/>
      <w:r>
        <w:t>GIT</w:t>
      </w:r>
      <w:bookmarkEnd w:id="188"/>
    </w:p>
    <w:p w:rsidR="00636263" w:rsidRPr="000562D6" w:rsidRDefault="00636263" w:rsidP="00A07A7E">
      <w:pPr>
        <w:pStyle w:val="Heading5"/>
        <w:numPr>
          <w:ilvl w:val="0"/>
          <w:numId w:val="66"/>
        </w:numPr>
      </w:pPr>
      <w:bookmarkStart w:id="189" w:name="_Toc26816459"/>
      <w:r w:rsidRPr="000562D6">
        <w:t>Définition</w:t>
      </w:r>
      <w:bookmarkEnd w:id="189"/>
    </w:p>
    <w:p w:rsidR="00636263" w:rsidRDefault="00636263" w:rsidP="00636263">
      <w:pPr>
        <w:ind w:firstLine="708"/>
        <w:jc w:val="both"/>
        <w:rPr>
          <w:sz w:val="24"/>
          <w:szCs w:val="24"/>
        </w:rPr>
      </w:pPr>
      <w:r>
        <w:rPr>
          <w:sz w:val="24"/>
          <w:szCs w:val="24"/>
        </w:rPr>
        <w:t xml:space="preserve">Git est un logiciel de gestion de versions décentralisé. C'est un logiciel libre créé par Linus </w:t>
      </w:r>
      <w:proofErr w:type="spellStart"/>
      <w:r>
        <w:rPr>
          <w:sz w:val="24"/>
          <w:szCs w:val="24"/>
        </w:rPr>
        <w:t>Torvalds</w:t>
      </w:r>
      <w:proofErr w:type="spellEnd"/>
      <w:r>
        <w:rPr>
          <w:sz w:val="24"/>
          <w:szCs w:val="24"/>
        </w:rPr>
        <w:t>, auteur du noyau Linux, et distribué selon les termes de la licence publique générale GNU version. En 2016, il s’agit du logiciel de gestion de versions le plus populaire qui est utilisé par plus de douze millions de personnes.</w:t>
      </w:r>
    </w:p>
    <w:p w:rsidR="00636263" w:rsidRDefault="00636263" w:rsidP="00E85BDD">
      <w:pPr>
        <w:jc w:val="both"/>
        <w:rPr>
          <w:sz w:val="24"/>
          <w:szCs w:val="24"/>
        </w:rPr>
      </w:pPr>
      <w:r>
        <w:rPr>
          <w:sz w:val="24"/>
          <w:szCs w:val="24"/>
        </w:rPr>
        <w:t xml:space="preserve">Voici le logo de GIT : </w:t>
      </w:r>
    </w:p>
    <w:p w:rsidR="00636263" w:rsidRDefault="00636263" w:rsidP="00636263">
      <w:pPr>
        <w:ind w:firstLine="708"/>
        <w:jc w:val="center"/>
        <w:rPr>
          <w:sz w:val="24"/>
          <w:szCs w:val="24"/>
        </w:rPr>
      </w:pPr>
      <w:r>
        <w:rPr>
          <w:noProof/>
        </w:rPr>
        <w:drawing>
          <wp:inline distT="0" distB="0" distL="0" distR="0" wp14:anchorId="2AF973B1" wp14:editId="3ED81409">
            <wp:extent cx="1877060" cy="781050"/>
            <wp:effectExtent l="0" t="0" r="8890" b="0"/>
            <wp:docPr id="96" name="Image 14" descr="C:\Users\ampasampito\Desktop\index.png"/>
            <wp:cNvGraphicFramePr/>
            <a:graphic xmlns:a="http://schemas.openxmlformats.org/drawingml/2006/main">
              <a:graphicData uri="http://schemas.openxmlformats.org/drawingml/2006/picture">
                <pic:pic xmlns:pic="http://schemas.openxmlformats.org/drawingml/2006/picture">
                  <pic:nvPicPr>
                    <pic:cNvPr id="54" name="Image 14" descr="C:\Users\ampasampito\Desktop\index.png"/>
                    <pic:cNvPicPr/>
                  </pic:nvPicPr>
                  <pic:blipFill>
                    <a:blip r:embed="rId40"/>
                    <a:srcRect/>
                    <a:stretch>
                      <a:fillRect/>
                    </a:stretch>
                  </pic:blipFill>
                  <pic:spPr bwMode="auto">
                    <a:xfrm>
                      <a:off x="0" y="0"/>
                      <a:ext cx="1877060" cy="781050"/>
                    </a:xfrm>
                    <a:prstGeom prst="rect">
                      <a:avLst/>
                    </a:prstGeom>
                    <a:noFill/>
                    <a:ln w="9525">
                      <a:noFill/>
                      <a:miter lim="800000"/>
                      <a:headEnd/>
                      <a:tailEnd/>
                    </a:ln>
                  </pic:spPr>
                </pic:pic>
              </a:graphicData>
            </a:graphic>
          </wp:inline>
        </w:drawing>
      </w:r>
    </w:p>
    <w:p w:rsidR="00636263" w:rsidRDefault="00636263" w:rsidP="00636263">
      <w:pPr>
        <w:jc w:val="center"/>
      </w:pPr>
      <w:r>
        <w:t>Logo git</w:t>
      </w:r>
    </w:p>
    <w:p w:rsidR="00636263" w:rsidRPr="0065563A" w:rsidRDefault="00636263" w:rsidP="0065563A">
      <w:pPr>
        <w:pStyle w:val="Heading5"/>
      </w:pPr>
      <w:bookmarkStart w:id="190" w:name="_Toc26816460"/>
      <w:r w:rsidRPr="0065563A">
        <w:t>Particularités techniques</w:t>
      </w:r>
      <w:bookmarkEnd w:id="190"/>
    </w:p>
    <w:p w:rsidR="00636263" w:rsidRDefault="00636263" w:rsidP="001952F8">
      <w:pPr>
        <w:ind w:firstLine="709"/>
        <w:jc w:val="both"/>
        <w:rPr>
          <w:sz w:val="24"/>
          <w:szCs w:val="24"/>
        </w:rPr>
      </w:pPr>
      <w:r>
        <w:rPr>
          <w:sz w:val="24"/>
          <w:szCs w:val="24"/>
        </w:rPr>
        <w:t xml:space="preserve">Similaire en cela à </w:t>
      </w:r>
      <w:proofErr w:type="spellStart"/>
      <w:r>
        <w:rPr>
          <w:sz w:val="24"/>
          <w:szCs w:val="24"/>
        </w:rPr>
        <w:t>BitKeeper</w:t>
      </w:r>
      <w:proofErr w:type="spellEnd"/>
      <w:r>
        <w:rPr>
          <w:sz w:val="24"/>
          <w:szCs w:val="24"/>
        </w:rPr>
        <w:t>, Git ne repose pas sur un serveur centralisé, mais il utilise un système de connexion pair à pair. Le code informatique développé est stocké non seulement sur l’ordinateur de chaque contributeur du projet, mais il peut également l'être sur un serveur dédié. C'est un outil de bas niveau, qui se veut simple et performant, dont la principale tâche est de gérer l'évolution du contenu d'une arborescence.</w:t>
      </w:r>
    </w:p>
    <w:p w:rsidR="00636263" w:rsidRDefault="00636263" w:rsidP="001952F8">
      <w:pPr>
        <w:ind w:firstLine="709"/>
        <w:jc w:val="both"/>
        <w:rPr>
          <w:sz w:val="24"/>
          <w:szCs w:val="24"/>
        </w:rPr>
      </w:pPr>
      <w:r>
        <w:rPr>
          <w:sz w:val="24"/>
          <w:szCs w:val="24"/>
        </w:rPr>
        <w:t>Git indexe les fichiers d'après leur somme de contrôle calculée avec la fonction de hachage SHA-1. Quand un fichier n'est pas modifié, la somme de contrôle ne change pas et le fichier n'est stocké qu'une seule fois. En revanche, si le fichier est modifié, les deux versions sont stockées sur le disque.</w:t>
      </w:r>
    </w:p>
    <w:p w:rsidR="00636263" w:rsidRDefault="00636263" w:rsidP="001952F8">
      <w:pPr>
        <w:ind w:firstLine="709"/>
        <w:jc w:val="both"/>
        <w:rPr>
          <w:sz w:val="24"/>
          <w:szCs w:val="24"/>
        </w:rPr>
      </w:pPr>
      <w:r>
        <w:rPr>
          <w:sz w:val="24"/>
          <w:szCs w:val="24"/>
        </w:rPr>
        <w:t xml:space="preserve">Contrastant avec les architectures de logiciel de gestion de versions habituellement utilisées jusqu'alors, Git repose entièrement sur un petit nombre de structures de données élémentaires. Linus </w:t>
      </w:r>
      <w:proofErr w:type="spellStart"/>
      <w:r>
        <w:rPr>
          <w:sz w:val="24"/>
          <w:szCs w:val="24"/>
        </w:rPr>
        <w:t>Torvalds</w:t>
      </w:r>
      <w:proofErr w:type="spellEnd"/>
      <w:r>
        <w:rPr>
          <w:sz w:val="24"/>
          <w:szCs w:val="24"/>
        </w:rPr>
        <w:t xml:space="preserve"> expliquait ainsi : « Par bien des aspects, vous pouvez considérer git comme un simple système de fichiers. Il est adressé par contenu, et possède la notion de </w:t>
      </w:r>
      <w:proofErr w:type="spellStart"/>
      <w:r>
        <w:rPr>
          <w:sz w:val="24"/>
          <w:szCs w:val="24"/>
        </w:rPr>
        <w:t>versionnage</w:t>
      </w:r>
      <w:proofErr w:type="spellEnd"/>
      <w:r>
        <w:rPr>
          <w:sz w:val="24"/>
          <w:szCs w:val="24"/>
        </w:rPr>
        <w:t xml:space="preserve">, mais je l'ai vraiment conçu en prenant le point de vue d'un spécialiste des systèmes de fichiers (après tout, j'ai l'habitude de travailler sur des noyaux) et je n'avais absolument aucune envie de créer un système de gestion de version traditionnel. » Les premières versions de Git offraient une interface rudimentaire pour manipuler ces objets </w:t>
      </w:r>
      <w:r>
        <w:rPr>
          <w:sz w:val="24"/>
          <w:szCs w:val="24"/>
        </w:rPr>
        <w:lastRenderedPageBreak/>
        <w:t>internes avant que les fonctionnalités courantes de gestion de version ne soient ensuite progressivement ajoutées et raffinées.</w:t>
      </w:r>
    </w:p>
    <w:p w:rsidR="00636263" w:rsidRDefault="00636263" w:rsidP="001952F8">
      <w:pPr>
        <w:ind w:firstLine="709"/>
        <w:jc w:val="both"/>
        <w:rPr>
          <w:sz w:val="24"/>
          <w:szCs w:val="24"/>
        </w:rPr>
      </w:pPr>
      <w:r>
        <w:rPr>
          <w:sz w:val="24"/>
          <w:szCs w:val="24"/>
        </w:rPr>
        <w:t>Git est considéré comme performant, au point que certains autres logiciels de gestion de version (</w:t>
      </w:r>
      <w:proofErr w:type="spellStart"/>
      <w:r>
        <w:rPr>
          <w:sz w:val="24"/>
          <w:szCs w:val="24"/>
        </w:rPr>
        <w:t>Darcs</w:t>
      </w:r>
      <w:proofErr w:type="spellEnd"/>
      <w:r>
        <w:rPr>
          <w:sz w:val="24"/>
          <w:szCs w:val="24"/>
        </w:rPr>
        <w:t>, Arch), qui n'utilisent pas de base de données, se sont montrés intéressés par le système de stockage des fichiers de Git pour leur propre fonctionnement. Ils continuent toutefois à proposer des fonctionnalités plus évoluées.</w:t>
      </w:r>
    </w:p>
    <w:p w:rsidR="00636263" w:rsidRDefault="00636263" w:rsidP="001952F8">
      <w:pPr>
        <w:ind w:firstLine="709"/>
        <w:jc w:val="both"/>
        <w:rPr>
          <w:sz w:val="24"/>
          <w:szCs w:val="24"/>
        </w:rPr>
      </w:pPr>
      <w:r>
        <w:rPr>
          <w:sz w:val="24"/>
          <w:szCs w:val="24"/>
        </w:rPr>
        <w:t>Dès le début, Git a été pensé dans le but de fonctionner de façon décentralisée, c'est d'ailleurs l'une des clefs de son succès.</w:t>
      </w:r>
    </w:p>
    <w:p w:rsidR="00636263" w:rsidRDefault="00636263" w:rsidP="001952F8">
      <w:pPr>
        <w:ind w:firstLine="709"/>
        <w:jc w:val="both"/>
        <w:rPr>
          <w:sz w:val="24"/>
          <w:szCs w:val="24"/>
        </w:rPr>
      </w:pPr>
      <w:r>
        <w:rPr>
          <w:sz w:val="24"/>
          <w:szCs w:val="24"/>
        </w:rPr>
        <w:t xml:space="preserve">La décentralisation de Git a aussi beaucoup apporté au développement des logiciels libres, puisque le besoin de demander un compte sur un dépôt SVN ou CVS centralisé devient obsolète. Il suffit de </w:t>
      </w:r>
      <w:proofErr w:type="spellStart"/>
      <w:r>
        <w:rPr>
          <w:sz w:val="24"/>
          <w:szCs w:val="24"/>
        </w:rPr>
        <w:t>forker</w:t>
      </w:r>
      <w:proofErr w:type="spellEnd"/>
      <w:r>
        <w:rPr>
          <w:sz w:val="24"/>
          <w:szCs w:val="24"/>
        </w:rPr>
        <w:t xml:space="preserve"> un projet ou de le cloner pour commencer à travailler dessus (avec tout l'historique du projet en local) et ensuite de proposer sa contribution (pull </w:t>
      </w:r>
      <w:proofErr w:type="spellStart"/>
      <w:r>
        <w:rPr>
          <w:sz w:val="24"/>
          <w:szCs w:val="24"/>
        </w:rPr>
        <w:t>request</w:t>
      </w:r>
      <w:proofErr w:type="spellEnd"/>
      <w:r>
        <w:rPr>
          <w:sz w:val="24"/>
          <w:szCs w:val="24"/>
        </w:rPr>
        <w:t>) au dépôt principal (mainteneur principal du projet).</w:t>
      </w:r>
    </w:p>
    <w:p w:rsidR="00636263" w:rsidRDefault="00636263" w:rsidP="001952F8">
      <w:pPr>
        <w:ind w:firstLine="709"/>
        <w:jc w:val="both"/>
        <w:rPr>
          <w:sz w:val="24"/>
          <w:szCs w:val="24"/>
        </w:rPr>
      </w:pPr>
      <w:r>
        <w:rPr>
          <w:sz w:val="24"/>
          <w:szCs w:val="24"/>
        </w:rPr>
        <w:t>Les serveurs Git utilisent par défaut le port 9418 pour le protocole spécifique à Git. Les protocoles HTTP, HTTPS et SSH (et leurs ports standards) peuvent aussi être utilisés.</w:t>
      </w:r>
    </w:p>
    <w:p w:rsidR="00636263" w:rsidRPr="0065563A" w:rsidRDefault="00636263" w:rsidP="0065563A">
      <w:pPr>
        <w:pStyle w:val="Heading5"/>
      </w:pPr>
      <w:bookmarkStart w:id="191" w:name="_Toc26816461"/>
      <w:r w:rsidRPr="0065563A">
        <w:t>Fonctionnement :</w:t>
      </w:r>
      <w:bookmarkEnd w:id="191"/>
    </w:p>
    <w:p w:rsidR="00636263" w:rsidRDefault="00636263" w:rsidP="001952F8">
      <w:pPr>
        <w:ind w:firstLine="709"/>
        <w:jc w:val="both"/>
        <w:rPr>
          <w:sz w:val="24"/>
          <w:szCs w:val="24"/>
        </w:rPr>
      </w:pPr>
      <w:r>
        <w:rPr>
          <w:sz w:val="24"/>
          <w:szCs w:val="24"/>
        </w:rPr>
        <w:t>Git possède deux structures de données : une base d'objets et un cache de répertoires. Il existe cinq types d'objets :</w:t>
      </w:r>
    </w:p>
    <w:p w:rsidR="00636263" w:rsidRDefault="0094206B" w:rsidP="00A07A7E">
      <w:pPr>
        <w:pStyle w:val="ListParagraph"/>
        <w:numPr>
          <w:ilvl w:val="0"/>
          <w:numId w:val="38"/>
        </w:numPr>
        <w:jc w:val="both"/>
        <w:rPr>
          <w:sz w:val="24"/>
          <w:szCs w:val="24"/>
        </w:rPr>
      </w:pPr>
      <w:r>
        <w:rPr>
          <w:sz w:val="24"/>
          <w:szCs w:val="24"/>
        </w:rPr>
        <w:t>L’objet</w:t>
      </w:r>
      <w:r w:rsidR="00636263">
        <w:rPr>
          <w:sz w:val="24"/>
          <w:szCs w:val="24"/>
        </w:rPr>
        <w:t xml:space="preserve"> blob (pour </w:t>
      </w:r>
      <w:proofErr w:type="spellStart"/>
      <w:r w:rsidR="00636263">
        <w:rPr>
          <w:sz w:val="24"/>
          <w:szCs w:val="24"/>
        </w:rPr>
        <w:t>binary</w:t>
      </w:r>
      <w:proofErr w:type="spellEnd"/>
      <w:r w:rsidR="00636263">
        <w:rPr>
          <w:sz w:val="24"/>
          <w:szCs w:val="24"/>
        </w:rPr>
        <w:t xml:space="preserve"> large </w:t>
      </w:r>
      <w:proofErr w:type="spellStart"/>
      <w:r w:rsidR="00636263">
        <w:rPr>
          <w:sz w:val="24"/>
          <w:szCs w:val="24"/>
        </w:rPr>
        <w:t>object</w:t>
      </w:r>
      <w:proofErr w:type="spellEnd"/>
      <w:r w:rsidR="00636263">
        <w:rPr>
          <w:sz w:val="24"/>
          <w:szCs w:val="24"/>
        </w:rPr>
        <w:t xml:space="preserve"> désignant un ensemble de données brutes), qui représente le contenu d'un fichier ;</w:t>
      </w:r>
    </w:p>
    <w:p w:rsidR="00636263" w:rsidRDefault="0094206B" w:rsidP="00A07A7E">
      <w:pPr>
        <w:pStyle w:val="ListParagraph"/>
        <w:numPr>
          <w:ilvl w:val="0"/>
          <w:numId w:val="38"/>
        </w:numPr>
        <w:jc w:val="both"/>
        <w:rPr>
          <w:sz w:val="24"/>
          <w:szCs w:val="24"/>
        </w:rPr>
      </w:pPr>
      <w:r>
        <w:rPr>
          <w:sz w:val="24"/>
          <w:szCs w:val="24"/>
        </w:rPr>
        <w:t>L’objet</w:t>
      </w:r>
      <w:r w:rsidR="00636263">
        <w:rPr>
          <w:sz w:val="24"/>
          <w:szCs w:val="24"/>
        </w:rPr>
        <w:t xml:space="preserve"> </w:t>
      </w:r>
      <w:proofErr w:type="spellStart"/>
      <w:r w:rsidR="00636263">
        <w:rPr>
          <w:sz w:val="24"/>
          <w:szCs w:val="24"/>
        </w:rPr>
        <w:t>tree</w:t>
      </w:r>
      <w:proofErr w:type="spellEnd"/>
      <w:r w:rsidR="00636263">
        <w:rPr>
          <w:sz w:val="24"/>
          <w:szCs w:val="24"/>
        </w:rPr>
        <w:t xml:space="preserve"> (mot anglais signifiant « arbre »), qui décrit une arborescence de fichier. Il est constitué d'une liste d'objets de type blobs et des informations qui leur sont associées, tel que le nom du fichier et les permissions. Il peut contenir récursivement d'autres </w:t>
      </w:r>
      <w:proofErr w:type="spellStart"/>
      <w:r w:rsidR="00636263">
        <w:rPr>
          <w:sz w:val="24"/>
          <w:szCs w:val="24"/>
        </w:rPr>
        <w:t>trees</w:t>
      </w:r>
      <w:proofErr w:type="spellEnd"/>
      <w:r w:rsidR="00636263">
        <w:rPr>
          <w:sz w:val="24"/>
          <w:szCs w:val="24"/>
        </w:rPr>
        <w:t xml:space="preserve"> pour représenter les sous-répertoires ;</w:t>
      </w:r>
    </w:p>
    <w:p w:rsidR="00636263" w:rsidRDefault="0094206B" w:rsidP="00A07A7E">
      <w:pPr>
        <w:pStyle w:val="ListParagraph"/>
        <w:numPr>
          <w:ilvl w:val="0"/>
          <w:numId w:val="38"/>
        </w:numPr>
        <w:jc w:val="both"/>
        <w:rPr>
          <w:sz w:val="24"/>
          <w:szCs w:val="24"/>
        </w:rPr>
      </w:pPr>
      <w:r>
        <w:rPr>
          <w:sz w:val="24"/>
          <w:szCs w:val="24"/>
        </w:rPr>
        <w:t>L’objet</w:t>
      </w:r>
      <w:r w:rsidR="00636263">
        <w:rPr>
          <w:sz w:val="24"/>
          <w:szCs w:val="24"/>
        </w:rPr>
        <w:t xml:space="preserve"> commit (résultat de l'opération du même nom signifiant « valider une transaction »), qui correspond à une arborescence de fichiers (</w:t>
      </w:r>
      <w:proofErr w:type="spellStart"/>
      <w:r w:rsidR="00636263">
        <w:rPr>
          <w:sz w:val="24"/>
          <w:szCs w:val="24"/>
        </w:rPr>
        <w:t>tree</w:t>
      </w:r>
      <w:proofErr w:type="spellEnd"/>
      <w:r w:rsidR="00636263">
        <w:rPr>
          <w:sz w:val="24"/>
          <w:szCs w:val="24"/>
        </w:rPr>
        <w:t>) enrichie de métadonnées comme un message de description, le nom de l'auteur, etc. Il pointe également vers un ou plusieurs objets commit parents pour former un graphe d'historiques ;</w:t>
      </w:r>
    </w:p>
    <w:p w:rsidR="00636263" w:rsidRDefault="0094206B" w:rsidP="00A07A7E">
      <w:pPr>
        <w:pStyle w:val="ListParagraph"/>
        <w:numPr>
          <w:ilvl w:val="0"/>
          <w:numId w:val="38"/>
        </w:numPr>
        <w:jc w:val="both"/>
        <w:rPr>
          <w:sz w:val="24"/>
          <w:szCs w:val="24"/>
        </w:rPr>
      </w:pPr>
      <w:r>
        <w:rPr>
          <w:sz w:val="24"/>
          <w:szCs w:val="24"/>
        </w:rPr>
        <w:t>L’objet</w:t>
      </w:r>
      <w:r w:rsidR="00636263">
        <w:rPr>
          <w:sz w:val="24"/>
          <w:szCs w:val="24"/>
        </w:rPr>
        <w:t xml:space="preserve"> tag (étiquette) qui est une manière de nommer arbitrairement un commit spécifique pour l'identifier plus facilement. Il est en général utilisé pour marquer certains </w:t>
      </w:r>
      <w:proofErr w:type="spellStart"/>
      <w:r w:rsidR="00636263">
        <w:rPr>
          <w:sz w:val="24"/>
          <w:szCs w:val="24"/>
        </w:rPr>
        <w:t>commits</w:t>
      </w:r>
      <w:proofErr w:type="spellEnd"/>
      <w:r w:rsidR="00636263">
        <w:rPr>
          <w:sz w:val="24"/>
          <w:szCs w:val="24"/>
        </w:rPr>
        <w:t xml:space="preserve">, par exemple par un numéro ou un nom de version (2.1 ou bien </w:t>
      </w:r>
      <w:proofErr w:type="spellStart"/>
      <w:r w:rsidR="00636263">
        <w:rPr>
          <w:sz w:val="24"/>
          <w:szCs w:val="24"/>
        </w:rPr>
        <w:t>Lucid</w:t>
      </w:r>
      <w:proofErr w:type="spellEnd"/>
      <w:r w:rsidR="00636263">
        <w:rPr>
          <w:sz w:val="24"/>
          <w:szCs w:val="24"/>
        </w:rPr>
        <w:t xml:space="preserve"> Lynx).</w:t>
      </w:r>
    </w:p>
    <w:p w:rsidR="00636263" w:rsidRDefault="0094206B" w:rsidP="00A07A7E">
      <w:pPr>
        <w:pStyle w:val="ListParagraph"/>
        <w:numPr>
          <w:ilvl w:val="0"/>
          <w:numId w:val="38"/>
        </w:numPr>
        <w:jc w:val="both"/>
        <w:rPr>
          <w:sz w:val="24"/>
          <w:szCs w:val="24"/>
        </w:rPr>
      </w:pPr>
      <w:r>
        <w:rPr>
          <w:sz w:val="24"/>
          <w:szCs w:val="24"/>
        </w:rPr>
        <w:t>L’objet</w:t>
      </w:r>
      <w:r w:rsidR="00636263">
        <w:rPr>
          <w:sz w:val="24"/>
          <w:szCs w:val="24"/>
        </w:rPr>
        <w:t xml:space="preserve"> </w:t>
      </w:r>
      <w:proofErr w:type="spellStart"/>
      <w:r w:rsidR="00636263">
        <w:rPr>
          <w:sz w:val="24"/>
          <w:szCs w:val="24"/>
        </w:rPr>
        <w:t>branch</w:t>
      </w:r>
      <w:proofErr w:type="spellEnd"/>
      <w:r w:rsidR="00636263">
        <w:rPr>
          <w:sz w:val="24"/>
          <w:szCs w:val="24"/>
        </w:rPr>
        <w:t xml:space="preserve"> (branche) qui contient une partie de l'avancement du projet. Les branches sont souvent utilisées pour avancer dans une partie du projet sans impacter une autre partie.</w:t>
      </w:r>
    </w:p>
    <w:p w:rsidR="00636263" w:rsidRDefault="00636263" w:rsidP="001030A1">
      <w:pPr>
        <w:ind w:firstLine="709"/>
        <w:jc w:val="both"/>
        <w:rPr>
          <w:sz w:val="24"/>
          <w:szCs w:val="24"/>
        </w:rPr>
      </w:pPr>
      <w:r>
        <w:rPr>
          <w:sz w:val="24"/>
          <w:szCs w:val="24"/>
        </w:rPr>
        <w:lastRenderedPageBreak/>
        <w:t>La base des objets peut contenir n'importe quel type d'objets. Une couche intermédiaire, utilisant des index (les sommes de contrôle), établit un lien entre les objets de la base et l'arborescence des fichiers.</w:t>
      </w:r>
    </w:p>
    <w:p w:rsidR="00636263" w:rsidRDefault="00636263" w:rsidP="001030A1">
      <w:pPr>
        <w:ind w:firstLine="709"/>
        <w:jc w:val="both"/>
        <w:rPr>
          <w:sz w:val="24"/>
          <w:szCs w:val="24"/>
        </w:rPr>
      </w:pPr>
      <w:r>
        <w:rPr>
          <w:sz w:val="24"/>
          <w:szCs w:val="24"/>
        </w:rPr>
        <w:t>Chaque objet est identifié par une somme de contrôle SHA-1 de son contenu. Git calcule la somme de contrôle et utilise cette valeur pour déterminer le nom de fichier de l'objet. L'objet est placé dans un répertoire dont le nom correspond aux deux premières lettres de la somme de contrôle. Le reste de la somme de contrôle constitue alors le nom du fichier pour cet objet.</w:t>
      </w:r>
    </w:p>
    <w:p w:rsidR="00ED2854" w:rsidRPr="00636263" w:rsidRDefault="00636263" w:rsidP="001030A1">
      <w:pPr>
        <w:ind w:firstLine="709"/>
        <w:jc w:val="both"/>
        <w:rPr>
          <w:sz w:val="24"/>
          <w:szCs w:val="24"/>
        </w:rPr>
      </w:pPr>
      <w:r>
        <w:rPr>
          <w:sz w:val="24"/>
          <w:szCs w:val="24"/>
        </w:rPr>
        <w:t xml:space="preserve">Git enregistre chaque révision dans un fichier en tant qu'objet blob unique. Les relations entre les objets blobs sont déterminées en examinant les objets commit. En général, les objets blobs sont stockés dans leur intégralité en utilisant la compression de la </w:t>
      </w:r>
      <w:proofErr w:type="spellStart"/>
      <w:r>
        <w:rPr>
          <w:sz w:val="24"/>
          <w:szCs w:val="24"/>
        </w:rPr>
        <w:t>zlib</w:t>
      </w:r>
      <w:proofErr w:type="spellEnd"/>
      <w:r>
        <w:rPr>
          <w:sz w:val="24"/>
          <w:szCs w:val="24"/>
        </w:rPr>
        <w:t>. Ce principe peut rapidement consommer une grande quantité de place disque ; de ce fait, les objets peuvent être combinés dans des archives, qui utilisent la compression différentielle (c'est-à-dire que les blobs sont enregistrés sous la forme de différences</w:t>
      </w:r>
      <w:r w:rsidR="0065563A">
        <w:rPr>
          <w:sz w:val="24"/>
          <w:szCs w:val="24"/>
        </w:rPr>
        <w:t xml:space="preserve"> par rapport aux autres blobs).</w:t>
      </w:r>
    </w:p>
    <w:p w:rsidR="00636263" w:rsidRDefault="00636263" w:rsidP="0065563A">
      <w:pPr>
        <w:pStyle w:val="Heading4"/>
      </w:pPr>
      <w:bookmarkStart w:id="192" w:name="_Toc26816462"/>
      <w:r>
        <w:t>GIT BLIT</w:t>
      </w:r>
      <w:bookmarkEnd w:id="192"/>
    </w:p>
    <w:p w:rsidR="00ED2854" w:rsidRDefault="00ED2854" w:rsidP="00ED2854">
      <w:r>
        <w:rPr>
          <w:noProof/>
        </w:rPr>
        <w:drawing>
          <wp:anchor distT="0" distB="0" distL="114300" distR="114300" simplePos="0" relativeHeight="251600896" behindDoc="1" locked="0" layoutInCell="1" allowOverlap="1" wp14:anchorId="028562BB" wp14:editId="52296205">
            <wp:simplePos x="0" y="0"/>
            <wp:positionH relativeFrom="column">
              <wp:posOffset>376555</wp:posOffset>
            </wp:positionH>
            <wp:positionV relativeFrom="paragraph">
              <wp:posOffset>135890</wp:posOffset>
            </wp:positionV>
            <wp:extent cx="4905375" cy="3038475"/>
            <wp:effectExtent l="0" t="0" r="0" b="0"/>
            <wp:wrapTight wrapText="bothSides">
              <wp:wrapPolygon edited="0">
                <wp:start x="0" y="0"/>
                <wp:lineTo x="0" y="21532"/>
                <wp:lineTo x="21558" y="21532"/>
                <wp:lineTo x="21558" y="0"/>
                <wp:lineTo x="0" y="0"/>
              </wp:wrapPolygon>
            </wp:wrapTight>
            <wp:docPr id="97" name="Image 16" descr="C:\Users\ampasampito\Desktop\00b.png"/>
            <wp:cNvGraphicFramePr/>
            <a:graphic xmlns:a="http://schemas.openxmlformats.org/drawingml/2006/main">
              <a:graphicData uri="http://schemas.openxmlformats.org/drawingml/2006/picture">
                <pic:pic xmlns:pic="http://schemas.openxmlformats.org/drawingml/2006/picture">
                  <pic:nvPicPr>
                    <pic:cNvPr id="56" name="Image 16" descr="C:\Users\ampasampito\Desktop\00b.pn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5375" cy="3038475"/>
                    </a:xfrm>
                    <a:prstGeom prst="rect">
                      <a:avLst/>
                    </a:prstGeom>
                    <a:noFill/>
                    <a:ln w="9525">
                      <a:noFill/>
                      <a:miter lim="800000"/>
                      <a:headEnd/>
                      <a:tailEnd/>
                    </a:ln>
                  </pic:spPr>
                </pic:pic>
              </a:graphicData>
            </a:graphic>
          </wp:anchor>
        </w:drawing>
      </w:r>
    </w:p>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Pr="00ED2854" w:rsidRDefault="00ED2854" w:rsidP="00ED2854"/>
    <w:p w:rsidR="00636263" w:rsidRDefault="00636263" w:rsidP="00636263"/>
    <w:p w:rsidR="00636263" w:rsidRDefault="00636263" w:rsidP="00227113">
      <w:pPr>
        <w:pStyle w:val="Subtitle"/>
        <w:jc w:val="center"/>
      </w:pPr>
      <w:bookmarkStart w:id="193" w:name="_Toc26816185"/>
      <w:r>
        <w:t>Interface GIT BLIT</w:t>
      </w:r>
      <w:bookmarkEnd w:id="193"/>
    </w:p>
    <w:p w:rsidR="00636263" w:rsidRDefault="00636263" w:rsidP="001030A1">
      <w:pPr>
        <w:ind w:firstLine="709"/>
        <w:jc w:val="both"/>
        <w:rPr>
          <w:sz w:val="24"/>
          <w:szCs w:val="24"/>
        </w:rPr>
      </w:pPr>
      <w:proofErr w:type="spellStart"/>
      <w:r>
        <w:rPr>
          <w:sz w:val="24"/>
          <w:szCs w:val="24"/>
        </w:rPr>
        <w:t>Gitblit</w:t>
      </w:r>
      <w:proofErr w:type="spellEnd"/>
      <w:r>
        <w:rPr>
          <w:sz w:val="24"/>
          <w:szCs w:val="24"/>
        </w:rPr>
        <w:t xml:space="preserve"> est une pile Java pur à code source ouvert permettant de gérer, d'afficher et de servir les référentiels Git.</w:t>
      </w:r>
    </w:p>
    <w:p w:rsidR="00751370" w:rsidRPr="0021321A" w:rsidRDefault="00636263" w:rsidP="001030A1">
      <w:pPr>
        <w:ind w:firstLine="709"/>
        <w:jc w:val="both"/>
        <w:rPr>
          <w:sz w:val="24"/>
          <w:szCs w:val="24"/>
        </w:rPr>
      </w:pPr>
      <w:r>
        <w:rPr>
          <w:sz w:val="24"/>
          <w:szCs w:val="24"/>
        </w:rPr>
        <w:tab/>
        <w:t>Il est principalement conçu comme un outil pour les petits groupes de travail souhaitant héberge</w:t>
      </w:r>
      <w:r w:rsidR="00ED2854">
        <w:rPr>
          <w:sz w:val="24"/>
          <w:szCs w:val="24"/>
        </w:rPr>
        <w:t>r des référentiels centralisés.</w:t>
      </w:r>
    </w:p>
    <w:p w:rsidR="000A5941" w:rsidRDefault="000A5941" w:rsidP="00227113">
      <w:pPr>
        <w:pStyle w:val="Heading4"/>
      </w:pPr>
      <w:bookmarkStart w:id="194" w:name="_Toc26816463"/>
      <w:r>
        <w:lastRenderedPageBreak/>
        <w:t>Android Studio</w:t>
      </w:r>
      <w:bookmarkEnd w:id="194"/>
    </w:p>
    <w:p w:rsidR="0021321A" w:rsidRDefault="00E44649" w:rsidP="00A07A7E">
      <w:pPr>
        <w:pStyle w:val="Heading5"/>
        <w:numPr>
          <w:ilvl w:val="0"/>
          <w:numId w:val="67"/>
        </w:numPr>
      </w:pPr>
      <w:bookmarkStart w:id="195" w:name="_Toc26816464"/>
      <w:r>
        <w:t>Généralité</w:t>
      </w:r>
      <w:bookmarkEnd w:id="195"/>
    </w:p>
    <w:p w:rsidR="00E44649" w:rsidRPr="00227113" w:rsidRDefault="00E44649" w:rsidP="001030A1">
      <w:pPr>
        <w:ind w:firstLine="709"/>
        <w:jc w:val="both"/>
        <w:rPr>
          <w:sz w:val="24"/>
          <w:szCs w:val="24"/>
        </w:rPr>
      </w:pPr>
      <w:r w:rsidRPr="00227113">
        <w:rPr>
          <w:sz w:val="24"/>
          <w:szCs w:val="24"/>
        </w:rPr>
        <w:t xml:space="preserve">Android Studio est un environnement de développement pour développer des applications mobiles Android. Il est basé sur </w:t>
      </w:r>
      <w:proofErr w:type="spellStart"/>
      <w:r w:rsidRPr="00227113">
        <w:rPr>
          <w:sz w:val="24"/>
          <w:szCs w:val="24"/>
        </w:rPr>
        <w:t>IntelliJ</w:t>
      </w:r>
      <w:proofErr w:type="spellEnd"/>
      <w:r w:rsidRPr="00227113">
        <w:rPr>
          <w:sz w:val="24"/>
          <w:szCs w:val="24"/>
        </w:rPr>
        <w:t xml:space="preserve"> IDEA et utilise le moteur de production </w:t>
      </w:r>
      <w:proofErr w:type="spellStart"/>
      <w:r w:rsidRPr="00227113">
        <w:rPr>
          <w:sz w:val="24"/>
          <w:szCs w:val="24"/>
        </w:rPr>
        <w:t>Gradle</w:t>
      </w:r>
      <w:proofErr w:type="spellEnd"/>
      <w:r w:rsidRPr="00227113">
        <w:rPr>
          <w:sz w:val="24"/>
          <w:szCs w:val="24"/>
        </w:rPr>
        <w:t>. Il peut être téléchargé sous les systèmes d'exploitation Win</w:t>
      </w:r>
      <w:r w:rsidR="00227113" w:rsidRPr="00227113">
        <w:rPr>
          <w:sz w:val="24"/>
          <w:szCs w:val="24"/>
        </w:rPr>
        <w:t xml:space="preserve">dows, </w:t>
      </w:r>
      <w:proofErr w:type="spellStart"/>
      <w:r w:rsidR="00227113" w:rsidRPr="00227113">
        <w:rPr>
          <w:sz w:val="24"/>
          <w:szCs w:val="24"/>
        </w:rPr>
        <w:t>macOS</w:t>
      </w:r>
      <w:proofErr w:type="spellEnd"/>
      <w:r w:rsidR="00227113" w:rsidRPr="00227113">
        <w:rPr>
          <w:sz w:val="24"/>
          <w:szCs w:val="24"/>
        </w:rPr>
        <w:t>, Chrome OS et Linux</w:t>
      </w:r>
      <w:r w:rsidRPr="00227113">
        <w:rPr>
          <w:sz w:val="24"/>
          <w:szCs w:val="24"/>
        </w:rPr>
        <w:t>.</w:t>
      </w:r>
    </w:p>
    <w:p w:rsidR="00E44649" w:rsidRDefault="00E44649" w:rsidP="00E44649">
      <w:pPr>
        <w:ind w:firstLine="360"/>
      </w:pPr>
      <w:r w:rsidRPr="00E44649">
        <w:rPr>
          <w:noProof/>
        </w:rPr>
        <w:drawing>
          <wp:anchor distT="0" distB="0" distL="114300" distR="114300" simplePos="0" relativeHeight="251713536" behindDoc="1" locked="0" layoutInCell="1" allowOverlap="1" wp14:anchorId="18A23B9A" wp14:editId="22D54F00">
            <wp:simplePos x="0" y="0"/>
            <wp:positionH relativeFrom="column">
              <wp:posOffset>2138680</wp:posOffset>
            </wp:positionH>
            <wp:positionV relativeFrom="paragraph">
              <wp:posOffset>8255</wp:posOffset>
            </wp:positionV>
            <wp:extent cx="1266825" cy="1266825"/>
            <wp:effectExtent l="0" t="0" r="0" b="0"/>
            <wp:wrapTight wrapText="bothSides">
              <wp:wrapPolygon edited="0">
                <wp:start x="8120" y="0"/>
                <wp:lineTo x="6496" y="650"/>
                <wp:lineTo x="1624" y="4547"/>
                <wp:lineTo x="650" y="11044"/>
                <wp:lineTo x="2923" y="15916"/>
                <wp:lineTo x="2274" y="21438"/>
                <wp:lineTo x="19164" y="21438"/>
                <wp:lineTo x="18839" y="15916"/>
                <wp:lineTo x="20788" y="10719"/>
                <wp:lineTo x="19814" y="4872"/>
                <wp:lineTo x="14941" y="650"/>
                <wp:lineTo x="13317" y="0"/>
                <wp:lineTo x="8120" y="0"/>
              </wp:wrapPolygon>
            </wp:wrapTight>
            <wp:docPr id="6" name="Image 6" descr="C:\Users\ampasampito\Pictures\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Android_Studio_icon.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4649" w:rsidRDefault="00E44649" w:rsidP="00E44649">
      <w:pPr>
        <w:ind w:firstLine="360"/>
      </w:pPr>
    </w:p>
    <w:p w:rsidR="00E44649" w:rsidRDefault="00E44649" w:rsidP="00E44649">
      <w:pPr>
        <w:ind w:firstLine="360"/>
      </w:pPr>
    </w:p>
    <w:p w:rsidR="00E44649" w:rsidRDefault="00E44649" w:rsidP="0023074C"/>
    <w:p w:rsidR="00E44649" w:rsidRDefault="00E44649" w:rsidP="00227113">
      <w:pPr>
        <w:pStyle w:val="Subtitle"/>
        <w:jc w:val="center"/>
      </w:pPr>
      <w:bookmarkStart w:id="196" w:name="_Toc26816186"/>
      <w:r>
        <w:t>Logo Android Studio</w:t>
      </w:r>
      <w:bookmarkEnd w:id="196"/>
    </w:p>
    <w:p w:rsidR="00E44649" w:rsidRDefault="00E44649" w:rsidP="00227113">
      <w:pPr>
        <w:pStyle w:val="Heading5"/>
      </w:pPr>
      <w:bookmarkStart w:id="197" w:name="_Toc26816465"/>
      <w:r w:rsidRPr="00E44649">
        <w:t>Fonctionnalités</w:t>
      </w:r>
      <w:bookmarkEnd w:id="197"/>
    </w:p>
    <w:p w:rsidR="00E44649" w:rsidRPr="00227113" w:rsidRDefault="00E44649" w:rsidP="001030A1">
      <w:pPr>
        <w:ind w:firstLine="709"/>
        <w:jc w:val="both"/>
        <w:rPr>
          <w:sz w:val="24"/>
          <w:szCs w:val="24"/>
        </w:rPr>
      </w:pPr>
      <w:r w:rsidRPr="00227113">
        <w:rPr>
          <w:sz w:val="24"/>
          <w:szCs w:val="24"/>
        </w:rPr>
        <w:t>Android Studio permet principalement d'éditer les fichiers Java/</w:t>
      </w:r>
      <w:proofErr w:type="spellStart"/>
      <w:r w:rsidRPr="00227113">
        <w:rPr>
          <w:sz w:val="24"/>
          <w:szCs w:val="24"/>
        </w:rPr>
        <w:t>Kotlin</w:t>
      </w:r>
      <w:proofErr w:type="spellEnd"/>
      <w:r w:rsidRPr="00227113">
        <w:rPr>
          <w:sz w:val="24"/>
          <w:szCs w:val="24"/>
        </w:rPr>
        <w:t xml:space="preserve"> et les fichiers de configuration XML d'une application Android.</w:t>
      </w:r>
    </w:p>
    <w:p w:rsidR="00E44649" w:rsidRPr="00227113" w:rsidRDefault="00E44649" w:rsidP="001030A1">
      <w:pPr>
        <w:ind w:firstLine="709"/>
        <w:jc w:val="both"/>
        <w:rPr>
          <w:sz w:val="24"/>
          <w:szCs w:val="24"/>
        </w:rPr>
      </w:pPr>
      <w:r w:rsidRPr="00227113">
        <w:rPr>
          <w:sz w:val="24"/>
          <w:szCs w:val="24"/>
        </w:rPr>
        <w:t>Il propose entre autres des outils pour gérer le développement d'applications multilingues et permet de visualiser rapidement la mise en page des écrans sur des écrans de résolutions variées simultanément6, 7. Il intègre par ailleurs un émulateur permettant de faire tourner un système Android virtuel sur un ordinateur.</w:t>
      </w:r>
    </w:p>
    <w:p w:rsidR="002B5FEE" w:rsidRDefault="000A5941" w:rsidP="0023074C">
      <w:pPr>
        <w:pStyle w:val="Heading4"/>
      </w:pPr>
      <w:bookmarkStart w:id="198" w:name="_Toc26816466"/>
      <w:r>
        <w:t>Adobe Photoshop</w:t>
      </w:r>
      <w:bookmarkEnd w:id="198"/>
    </w:p>
    <w:p w:rsidR="002B5FEE" w:rsidRDefault="002B5FEE" w:rsidP="00E44649">
      <w:pPr>
        <w:ind w:firstLine="708"/>
        <w:jc w:val="both"/>
        <w:rPr>
          <w:sz w:val="24"/>
          <w:szCs w:val="24"/>
        </w:rPr>
      </w:pPr>
      <w:r>
        <w:rPr>
          <w:sz w:val="24"/>
          <w:szCs w:val="24"/>
        </w:rPr>
        <w:t xml:space="preserve">Photoshop est un logiciel de retouche, de traitement et de dessin assisté par ordinateur, lancé en 1990 sur </w:t>
      </w:r>
      <w:proofErr w:type="spellStart"/>
      <w:r>
        <w:rPr>
          <w:sz w:val="24"/>
          <w:szCs w:val="24"/>
        </w:rPr>
        <w:t>MacOS</w:t>
      </w:r>
      <w:proofErr w:type="spellEnd"/>
      <w:r>
        <w:rPr>
          <w:sz w:val="24"/>
          <w:szCs w:val="24"/>
        </w:rPr>
        <w:t xml:space="preserve"> puis en 1992 sur Windows. Édité par Adobe, il est principalement utilisé pour le traitement des photographies numériques, mais sert également à la création ex nihilo d’images. Il travaille essentiellement sur images matricielles car les images sont constituées d’une grille de points appelés pixels. L’intérêt de ces images est de reproduire des gradations subtiles de couleurs.</w:t>
      </w:r>
    </w:p>
    <w:p w:rsidR="00ED2854" w:rsidRDefault="00ED2854" w:rsidP="002B5FEE">
      <w:pPr>
        <w:ind w:firstLine="708"/>
        <w:jc w:val="both"/>
        <w:rPr>
          <w:sz w:val="24"/>
          <w:szCs w:val="24"/>
        </w:rPr>
      </w:pPr>
      <w:r>
        <w:rPr>
          <w:noProof/>
        </w:rPr>
        <w:drawing>
          <wp:anchor distT="0" distB="0" distL="114300" distR="114300" simplePos="0" relativeHeight="251606016" behindDoc="1" locked="0" layoutInCell="1" allowOverlap="1" wp14:anchorId="6C44747C" wp14:editId="1935AFD0">
            <wp:simplePos x="0" y="0"/>
            <wp:positionH relativeFrom="column">
              <wp:posOffset>2262505</wp:posOffset>
            </wp:positionH>
            <wp:positionV relativeFrom="paragraph">
              <wp:posOffset>6350</wp:posOffset>
            </wp:positionV>
            <wp:extent cx="923925" cy="952500"/>
            <wp:effectExtent l="0" t="0" r="0" b="0"/>
            <wp:wrapTight wrapText="bothSides">
              <wp:wrapPolygon edited="0">
                <wp:start x="0" y="0"/>
                <wp:lineTo x="0" y="21168"/>
                <wp:lineTo x="21377" y="21168"/>
                <wp:lineTo x="21377" y="0"/>
                <wp:lineTo x="0" y="0"/>
              </wp:wrapPolygon>
            </wp:wrapTight>
            <wp:docPr id="98" name="Image 12" descr="C:\Users\ampasampito\Desktop\220px-Adobe_Photoshop_CC_icon.svg.png"/>
            <wp:cNvGraphicFramePr/>
            <a:graphic xmlns:a="http://schemas.openxmlformats.org/drawingml/2006/main">
              <a:graphicData uri="http://schemas.openxmlformats.org/drawingml/2006/picture">
                <pic:pic xmlns:pic="http://schemas.openxmlformats.org/drawingml/2006/picture">
                  <pic:nvPicPr>
                    <pic:cNvPr id="52" name="Image 12" descr="C:\Users\ampasampito\Desktop\220px-Adobe_Photoshop_CC_icon.svg.png"/>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3925" cy="952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B5FEE" w:rsidRDefault="002B5FEE" w:rsidP="0052715D">
      <w:pPr>
        <w:rPr>
          <w:sz w:val="24"/>
          <w:szCs w:val="24"/>
        </w:rPr>
      </w:pPr>
    </w:p>
    <w:p w:rsidR="0052715D" w:rsidRDefault="0052715D" w:rsidP="0052715D">
      <w:pPr>
        <w:rPr>
          <w:sz w:val="24"/>
          <w:szCs w:val="24"/>
        </w:rPr>
      </w:pPr>
    </w:p>
    <w:p w:rsidR="00751370" w:rsidRDefault="002B5FEE" w:rsidP="0023074C">
      <w:pPr>
        <w:pStyle w:val="Subtitle"/>
        <w:jc w:val="center"/>
      </w:pPr>
      <w:bookmarkStart w:id="199" w:name="_Toc26816187"/>
      <w:r>
        <w:t>Logo d’Adobe Photoshop</w:t>
      </w:r>
      <w:bookmarkEnd w:id="199"/>
    </w:p>
    <w:p w:rsidR="00751370" w:rsidRDefault="000A5941" w:rsidP="00F82197">
      <w:pPr>
        <w:pStyle w:val="Heading4"/>
      </w:pPr>
      <w:bookmarkStart w:id="200" w:name="_Toc26816467"/>
      <w:r>
        <w:lastRenderedPageBreak/>
        <w:t>TRELLO</w:t>
      </w:r>
      <w:bookmarkEnd w:id="200"/>
    </w:p>
    <w:p w:rsidR="00751370" w:rsidRPr="00F82197" w:rsidRDefault="00751370" w:rsidP="001030A1">
      <w:pPr>
        <w:ind w:firstLine="709"/>
        <w:jc w:val="both"/>
        <w:rPr>
          <w:sz w:val="24"/>
          <w:szCs w:val="24"/>
        </w:rPr>
      </w:pPr>
      <w:proofErr w:type="spellStart"/>
      <w:r w:rsidRPr="00F82197">
        <w:rPr>
          <w:sz w:val="24"/>
          <w:szCs w:val="24"/>
        </w:rPr>
        <w:t>Trello</w:t>
      </w:r>
      <w:proofErr w:type="spellEnd"/>
      <w:r w:rsidRPr="00F82197">
        <w:rPr>
          <w:sz w:val="24"/>
          <w:szCs w:val="24"/>
        </w:rPr>
        <w:t xml:space="preserve"> est un outil de gestion de projet en ligne, lancé en septembre 2011, et inspiré par la méthode Kanban de Toyota. Il est basé sur une organisation des projets en planches listant des cartes, chacune représentant des tâches. Les cartes sont assignables à des utilisateurs et sont mobiles d'une planche à l'autre, traduisant leur avancement. La version de base est gratuite, tandis qu'une formule payante permet d'obtenir des services supplémentaires. Le service est disponible en plusieurs langues (23 en juin 2016).</w:t>
      </w:r>
    </w:p>
    <w:p w:rsidR="00751370" w:rsidRPr="00F82197" w:rsidRDefault="00751370" w:rsidP="001030A1">
      <w:pPr>
        <w:ind w:firstLine="709"/>
        <w:jc w:val="both"/>
        <w:rPr>
          <w:sz w:val="24"/>
          <w:szCs w:val="24"/>
        </w:rPr>
      </w:pPr>
      <w:r w:rsidRPr="00F82197">
        <w:rPr>
          <w:sz w:val="24"/>
          <w:szCs w:val="24"/>
        </w:rPr>
        <w:t>Son logo se présente comme suit :</w:t>
      </w:r>
    </w:p>
    <w:p w:rsidR="00751370" w:rsidRDefault="00751370" w:rsidP="00751370">
      <w:pPr>
        <w:jc w:val="center"/>
      </w:pPr>
      <w:r>
        <w:rPr>
          <w:noProof/>
        </w:rPr>
        <w:drawing>
          <wp:inline distT="0" distB="0" distL="0" distR="0" wp14:anchorId="3BA66E4B" wp14:editId="7AE201C5">
            <wp:extent cx="2467610" cy="755650"/>
            <wp:effectExtent l="0" t="0" r="8890" b="6350"/>
            <wp:docPr id="99" name="Image 13" descr="C:\Users\ampasampito\Desktop\index.png"/>
            <wp:cNvGraphicFramePr/>
            <a:graphic xmlns:a="http://schemas.openxmlformats.org/drawingml/2006/main">
              <a:graphicData uri="http://schemas.openxmlformats.org/drawingml/2006/picture">
                <pic:pic xmlns:pic="http://schemas.openxmlformats.org/drawingml/2006/picture">
                  <pic:nvPicPr>
                    <pic:cNvPr id="53" name="Image 13" descr="C:\Users\ampasampito\Desktop\index.png"/>
                    <pic:cNvPicPr/>
                  </pic:nvPicPr>
                  <pic:blipFill>
                    <a:blip r:embed="rId44"/>
                    <a:srcRect/>
                    <a:stretch>
                      <a:fillRect/>
                    </a:stretch>
                  </pic:blipFill>
                  <pic:spPr bwMode="auto">
                    <a:xfrm>
                      <a:off x="0" y="0"/>
                      <a:ext cx="2467610" cy="755650"/>
                    </a:xfrm>
                    <a:prstGeom prst="rect">
                      <a:avLst/>
                    </a:prstGeom>
                    <a:noFill/>
                    <a:ln w="9525">
                      <a:noFill/>
                      <a:miter lim="800000"/>
                      <a:headEnd/>
                      <a:tailEnd/>
                    </a:ln>
                  </pic:spPr>
                </pic:pic>
              </a:graphicData>
            </a:graphic>
          </wp:inline>
        </w:drawing>
      </w:r>
    </w:p>
    <w:p w:rsidR="00F82197" w:rsidRDefault="00A80B5E" w:rsidP="00F82197">
      <w:pPr>
        <w:pStyle w:val="Subtitle"/>
        <w:jc w:val="center"/>
      </w:pPr>
      <w:bookmarkStart w:id="201" w:name="_Toc26816188"/>
      <w:r>
        <w:t xml:space="preserve">Logo </w:t>
      </w:r>
      <w:proofErr w:type="spellStart"/>
      <w:r>
        <w:t>Trello</w:t>
      </w:r>
      <w:bookmarkEnd w:id="201"/>
      <w:proofErr w:type="spellEnd"/>
    </w:p>
    <w:p w:rsidR="00751370" w:rsidRPr="000A5941" w:rsidRDefault="00F82197" w:rsidP="006F3E01">
      <w:r>
        <w:br w:type="page"/>
      </w:r>
    </w:p>
    <w:p w:rsidR="007D4EA5" w:rsidRDefault="007D4EA5" w:rsidP="00EC5F66">
      <w:pPr>
        <w:pStyle w:val="Heading2"/>
        <w:jc w:val="left"/>
      </w:pPr>
      <w:bookmarkStart w:id="202" w:name="_Toc26477468"/>
      <w:bookmarkStart w:id="203" w:name="_Toc26816228"/>
      <w:bookmarkStart w:id="204" w:name="_Toc26816468"/>
      <w:r>
        <w:lastRenderedPageBreak/>
        <w:t xml:space="preserve">CHAPITRE 6 : </w:t>
      </w:r>
      <w:r w:rsidR="0027665E">
        <w:t>ANALYSE ET CONCEPTION</w:t>
      </w:r>
      <w:bookmarkEnd w:id="202"/>
      <w:bookmarkEnd w:id="203"/>
      <w:bookmarkEnd w:id="204"/>
    </w:p>
    <w:p w:rsidR="00F35DC1" w:rsidRDefault="00F35DC1" w:rsidP="00A07A7E">
      <w:pPr>
        <w:pStyle w:val="Heading3"/>
        <w:numPr>
          <w:ilvl w:val="0"/>
          <w:numId w:val="40"/>
        </w:numPr>
      </w:pPr>
      <w:bookmarkStart w:id="205" w:name="_Toc26477469"/>
      <w:bookmarkStart w:id="206" w:name="_Toc26816469"/>
      <w:r>
        <w:t>INTRODUCTION</w:t>
      </w:r>
      <w:bookmarkEnd w:id="205"/>
      <w:bookmarkEnd w:id="206"/>
    </w:p>
    <w:p w:rsidR="00734308" w:rsidRPr="001849F8" w:rsidRDefault="00F35DC1" w:rsidP="001030A1">
      <w:pPr>
        <w:ind w:firstLine="709"/>
        <w:jc w:val="both"/>
        <w:rPr>
          <w:sz w:val="24"/>
          <w:szCs w:val="24"/>
        </w:rPr>
      </w:pPr>
      <w:r w:rsidRPr="001849F8">
        <w:rPr>
          <w:sz w:val="24"/>
          <w:szCs w:val="24"/>
        </w:rPr>
        <w:t xml:space="preserve">Ce chapitre aborde une partie très importante de notre mémoire qui est la conception de l’application. </w:t>
      </w:r>
    </w:p>
    <w:p w:rsidR="00F35DC1" w:rsidRPr="001849F8" w:rsidRDefault="00F35DC1" w:rsidP="001030A1">
      <w:pPr>
        <w:ind w:firstLine="709"/>
        <w:jc w:val="both"/>
        <w:rPr>
          <w:sz w:val="24"/>
          <w:szCs w:val="24"/>
        </w:rPr>
      </w:pPr>
      <w:r w:rsidRPr="001849F8">
        <w:rPr>
          <w:sz w:val="24"/>
          <w:szCs w:val="24"/>
        </w:rPr>
        <w:t>En premier lieu, nous allons présenter le processus de développement utilisé qui est indispensable à n’importe quel type de projet informatique, et pour notre application, nous avons choisis le processus unifié (UP), ce dernier est généralement utilisé pour les grands projets, mais sa simplicité fait qu’il est aussi adapté à n’importe type de projet, il est caractérisé par le fa</w:t>
      </w:r>
      <w:r w:rsidR="00E60A68" w:rsidRPr="001849F8">
        <w:rPr>
          <w:sz w:val="24"/>
          <w:szCs w:val="24"/>
        </w:rPr>
        <w:t xml:space="preserve">it qu’il est accompagné par les </w:t>
      </w:r>
      <w:r w:rsidRPr="001849F8">
        <w:rPr>
          <w:sz w:val="24"/>
          <w:szCs w:val="24"/>
        </w:rPr>
        <w:t>différents diagrammes UML et piloté par les cas d’utilisation.</w:t>
      </w:r>
    </w:p>
    <w:p w:rsidR="00F53951" w:rsidRPr="001849F8" w:rsidRDefault="00F35DC1" w:rsidP="001030A1">
      <w:pPr>
        <w:ind w:firstLine="709"/>
        <w:jc w:val="both"/>
        <w:rPr>
          <w:sz w:val="24"/>
          <w:szCs w:val="24"/>
        </w:rPr>
      </w:pPr>
      <w:r w:rsidRPr="001849F8">
        <w:rPr>
          <w:sz w:val="24"/>
          <w:szCs w:val="24"/>
        </w:rPr>
        <w:t xml:space="preserve">En second lieu, nous allons présenter les diagrammes UML et s’accentuer sur ceux que nous avons utilisés. </w:t>
      </w:r>
    </w:p>
    <w:p w:rsidR="00F35DC1" w:rsidRPr="001849F8" w:rsidRDefault="00F35DC1" w:rsidP="001030A1">
      <w:pPr>
        <w:ind w:firstLine="709"/>
        <w:jc w:val="both"/>
        <w:rPr>
          <w:sz w:val="24"/>
          <w:szCs w:val="24"/>
        </w:rPr>
      </w:pPr>
      <w:r w:rsidRPr="001849F8">
        <w:rPr>
          <w:sz w:val="24"/>
          <w:szCs w:val="24"/>
        </w:rPr>
        <w:t>Nous parlerons ensuite de l’analyse de notre système en utilisant les diagrammes associés à cette</w:t>
      </w:r>
      <w:r w:rsidR="00F53951" w:rsidRPr="001849F8">
        <w:rPr>
          <w:sz w:val="24"/>
          <w:szCs w:val="24"/>
        </w:rPr>
        <w:t xml:space="preserve"> </w:t>
      </w:r>
      <w:r w:rsidRPr="001849F8">
        <w:rPr>
          <w:sz w:val="24"/>
          <w:szCs w:val="24"/>
        </w:rPr>
        <w:t>étape.</w:t>
      </w:r>
    </w:p>
    <w:p w:rsidR="00F35DC1" w:rsidRPr="001849F8" w:rsidRDefault="00F35DC1" w:rsidP="001030A1">
      <w:pPr>
        <w:ind w:firstLine="709"/>
        <w:jc w:val="both"/>
        <w:rPr>
          <w:sz w:val="24"/>
          <w:szCs w:val="24"/>
        </w:rPr>
      </w:pPr>
      <w:r w:rsidRPr="001849F8">
        <w:rPr>
          <w:sz w:val="24"/>
          <w:szCs w:val="24"/>
        </w:rPr>
        <w:t>En dernier lieu, nous allons parler de la conception de notre syst</w:t>
      </w:r>
      <w:r w:rsidR="00B8215D" w:rsidRPr="001849F8">
        <w:rPr>
          <w:sz w:val="24"/>
          <w:szCs w:val="24"/>
        </w:rPr>
        <w:t xml:space="preserve">ème en utilisant les différents </w:t>
      </w:r>
      <w:r w:rsidRPr="001849F8">
        <w:rPr>
          <w:sz w:val="24"/>
          <w:szCs w:val="24"/>
        </w:rPr>
        <w:t>diagrammes</w:t>
      </w:r>
      <w:r w:rsidR="00F53951" w:rsidRPr="001849F8">
        <w:rPr>
          <w:sz w:val="24"/>
          <w:szCs w:val="24"/>
        </w:rPr>
        <w:t xml:space="preserve"> </w:t>
      </w:r>
      <w:r w:rsidRPr="001849F8">
        <w:rPr>
          <w:sz w:val="24"/>
          <w:szCs w:val="24"/>
        </w:rPr>
        <w:t>que l’on va présenter en détails.</w:t>
      </w:r>
    </w:p>
    <w:p w:rsidR="00F53951" w:rsidRDefault="00F53951" w:rsidP="00A07A7E">
      <w:pPr>
        <w:pStyle w:val="Heading3"/>
        <w:numPr>
          <w:ilvl w:val="0"/>
          <w:numId w:val="40"/>
        </w:numPr>
      </w:pPr>
      <w:bookmarkStart w:id="207" w:name="_Toc26477470"/>
      <w:bookmarkStart w:id="208" w:name="_Toc26816470"/>
      <w:r>
        <w:t>PROCESSUS UNIFIE</w:t>
      </w:r>
      <w:bookmarkEnd w:id="207"/>
      <w:bookmarkEnd w:id="208"/>
    </w:p>
    <w:p w:rsidR="00F53951" w:rsidRDefault="00F53951" w:rsidP="00A07A7E">
      <w:pPr>
        <w:pStyle w:val="Heading4"/>
        <w:numPr>
          <w:ilvl w:val="0"/>
          <w:numId w:val="68"/>
        </w:numPr>
      </w:pPr>
      <w:bookmarkStart w:id="209" w:name="_Toc26816471"/>
      <w:r>
        <w:t>Définition</w:t>
      </w:r>
      <w:bookmarkEnd w:id="209"/>
    </w:p>
    <w:p w:rsidR="00F53951" w:rsidRPr="001849F8" w:rsidRDefault="00F53951" w:rsidP="00D64CD0">
      <w:pPr>
        <w:ind w:firstLine="709"/>
        <w:jc w:val="both"/>
        <w:rPr>
          <w:sz w:val="24"/>
          <w:szCs w:val="24"/>
        </w:rPr>
        <w:pPrChange w:id="210" w:author="Toky Hajatiana RABOANARY" w:date="2019-12-10T19:03:00Z">
          <w:pPr>
            <w:ind w:firstLine="709"/>
          </w:pPr>
        </w:pPrChange>
      </w:pPr>
      <w:r w:rsidRPr="001849F8">
        <w:rPr>
          <w:sz w:val="24"/>
          <w:szCs w:val="24"/>
        </w:rPr>
        <w:t xml:space="preserve">Le processus unifié en anglais </w:t>
      </w:r>
      <w:proofErr w:type="spellStart"/>
      <w:r w:rsidRPr="001849F8">
        <w:rPr>
          <w:sz w:val="24"/>
          <w:szCs w:val="24"/>
        </w:rPr>
        <w:t>Unified</w:t>
      </w:r>
      <w:proofErr w:type="spellEnd"/>
      <w:r w:rsidRPr="001849F8">
        <w:rPr>
          <w:sz w:val="24"/>
          <w:szCs w:val="24"/>
        </w:rPr>
        <w:t xml:space="preserve"> </w:t>
      </w:r>
      <w:proofErr w:type="spellStart"/>
      <w:r w:rsidRPr="001849F8">
        <w:rPr>
          <w:sz w:val="24"/>
          <w:szCs w:val="24"/>
        </w:rPr>
        <w:t>Process</w:t>
      </w:r>
      <w:proofErr w:type="spellEnd"/>
      <w:r w:rsidRPr="001849F8">
        <w:rPr>
          <w:sz w:val="24"/>
          <w:szCs w:val="24"/>
        </w:rPr>
        <w:t xml:space="preserve"> (UP) est un processus de développement logiciel itératif, centré sur l’architecture, piloté par des cas d’utilisation et orienté vers la diminution des risques. C’est un patron de processus pouvant être adapté à une large classe de systèmes logiciels, à différents domaines d’application, à différents types d’entreprises, à différents niveaux de compétences et à différentes tailles de l’entreprise.</w:t>
      </w:r>
    </w:p>
    <w:p w:rsidR="00F53951" w:rsidRPr="001849F8" w:rsidRDefault="00F53951" w:rsidP="001849F8">
      <w:pPr>
        <w:pStyle w:val="Heading4"/>
      </w:pPr>
      <w:bookmarkStart w:id="211" w:name="_Toc26816472"/>
      <w:r w:rsidRPr="001849F8">
        <w:t xml:space="preserve">Les caractéristiques </w:t>
      </w:r>
      <w:r w:rsidR="00734308" w:rsidRPr="001849F8">
        <w:t>d’UP</w:t>
      </w:r>
      <w:bookmarkEnd w:id="211"/>
    </w:p>
    <w:p w:rsidR="00F53951" w:rsidRPr="001849F8" w:rsidRDefault="00F53951" w:rsidP="00CA6F31">
      <w:pPr>
        <w:ind w:firstLine="709"/>
        <w:jc w:val="both"/>
        <w:rPr>
          <w:sz w:val="24"/>
          <w:szCs w:val="24"/>
        </w:rPr>
      </w:pPr>
      <w:r w:rsidRPr="001849F8">
        <w:rPr>
          <w:sz w:val="24"/>
          <w:szCs w:val="24"/>
        </w:rPr>
        <w:t>Le processus unifié eng</w:t>
      </w:r>
      <w:r w:rsidR="00734308" w:rsidRPr="001849F8">
        <w:rPr>
          <w:sz w:val="24"/>
          <w:szCs w:val="24"/>
        </w:rPr>
        <w:t>lobe plusieurs caractéristiques parmi</w:t>
      </w:r>
      <w:r w:rsidRPr="001849F8">
        <w:rPr>
          <w:sz w:val="24"/>
          <w:szCs w:val="24"/>
        </w:rPr>
        <w:t xml:space="preserve"> elles, on peut en distinguer 3 principales caractéristiques qui sont les suivantes :</w:t>
      </w:r>
    </w:p>
    <w:p w:rsidR="00F53951" w:rsidRDefault="00F53951" w:rsidP="00A07A7E">
      <w:pPr>
        <w:pStyle w:val="Heading5"/>
        <w:numPr>
          <w:ilvl w:val="0"/>
          <w:numId w:val="69"/>
        </w:numPr>
      </w:pPr>
      <w:bookmarkStart w:id="212" w:name="_Toc26816473"/>
      <w:r>
        <w:t>Itératif</w:t>
      </w:r>
      <w:bookmarkEnd w:id="212"/>
    </w:p>
    <w:p w:rsidR="00ED67FE" w:rsidRPr="003C05AF" w:rsidRDefault="00F53951" w:rsidP="003C05AF">
      <w:pPr>
        <w:ind w:firstLine="708"/>
        <w:jc w:val="both"/>
        <w:rPr>
          <w:sz w:val="24"/>
          <w:szCs w:val="24"/>
        </w:rPr>
      </w:pPr>
      <w:r w:rsidRPr="003C05AF">
        <w:rPr>
          <w:sz w:val="24"/>
          <w:szCs w:val="24"/>
        </w:rPr>
        <w:t>L’itération est une répétition d’une séquence d’instructio</w:t>
      </w:r>
      <w:r w:rsidR="00ED67FE" w:rsidRPr="003C05AF">
        <w:rPr>
          <w:sz w:val="24"/>
          <w:szCs w:val="24"/>
        </w:rPr>
        <w:t xml:space="preserve">ns ou d’une partie de programme un </w:t>
      </w:r>
      <w:r w:rsidRPr="003C05AF">
        <w:rPr>
          <w:sz w:val="24"/>
          <w:szCs w:val="24"/>
        </w:rPr>
        <w:t>nombre de fois fixé à l’avance ou tant qu’une condition définie n’</w:t>
      </w:r>
      <w:r w:rsidR="00ED67FE" w:rsidRPr="003C05AF">
        <w:rPr>
          <w:sz w:val="24"/>
          <w:szCs w:val="24"/>
        </w:rPr>
        <w:t xml:space="preserve">est pas remplie, dans le but de </w:t>
      </w:r>
      <w:r w:rsidRPr="003C05AF">
        <w:rPr>
          <w:sz w:val="24"/>
          <w:szCs w:val="24"/>
        </w:rPr>
        <w:t xml:space="preserve">reprendre un traitement sur des données différentes. </w:t>
      </w:r>
    </w:p>
    <w:p w:rsidR="00ED67FE" w:rsidRPr="003C05AF" w:rsidRDefault="00F53951" w:rsidP="003C05AF">
      <w:pPr>
        <w:ind w:firstLine="708"/>
        <w:jc w:val="both"/>
        <w:rPr>
          <w:sz w:val="24"/>
          <w:szCs w:val="24"/>
        </w:rPr>
      </w:pPr>
      <w:r w:rsidRPr="003C05AF">
        <w:rPr>
          <w:sz w:val="24"/>
          <w:szCs w:val="24"/>
        </w:rPr>
        <w:lastRenderedPageBreak/>
        <w:t>Elle qualifie</w:t>
      </w:r>
      <w:r w:rsidR="00ED67FE" w:rsidRPr="003C05AF">
        <w:rPr>
          <w:sz w:val="24"/>
          <w:szCs w:val="24"/>
        </w:rPr>
        <w:t xml:space="preserve"> un traitement ou une procédure </w:t>
      </w:r>
      <w:r w:rsidRPr="003C05AF">
        <w:rPr>
          <w:sz w:val="24"/>
          <w:szCs w:val="24"/>
        </w:rPr>
        <w:t>qui exécute un groupe d’opérations de façon répétitive jusqu’à ce qu’une condition bien définie soit</w:t>
      </w:r>
      <w:r w:rsidR="00ED67FE" w:rsidRPr="003C05AF">
        <w:rPr>
          <w:sz w:val="24"/>
          <w:szCs w:val="24"/>
        </w:rPr>
        <w:t xml:space="preserve"> </w:t>
      </w:r>
      <w:r w:rsidRPr="003C05AF">
        <w:rPr>
          <w:sz w:val="24"/>
          <w:szCs w:val="24"/>
        </w:rPr>
        <w:t>remplie</w:t>
      </w:r>
      <w:r w:rsidR="00ED67FE" w:rsidRPr="003C05AF">
        <w:rPr>
          <w:sz w:val="24"/>
          <w:szCs w:val="24"/>
        </w:rPr>
        <w:t>.</w:t>
      </w:r>
    </w:p>
    <w:p w:rsidR="00ED67FE" w:rsidRDefault="00ED67FE" w:rsidP="003C05AF">
      <w:pPr>
        <w:pStyle w:val="Heading5"/>
      </w:pPr>
      <w:r>
        <w:t xml:space="preserve"> </w:t>
      </w:r>
      <w:bookmarkStart w:id="213" w:name="_Toc26816474"/>
      <w:r>
        <w:t>Piloté par les cas d’utilisation d’UML</w:t>
      </w:r>
      <w:bookmarkEnd w:id="213"/>
    </w:p>
    <w:p w:rsidR="00ED67FE" w:rsidRPr="003C05AF" w:rsidRDefault="00ED67FE" w:rsidP="003C05AF">
      <w:pPr>
        <w:ind w:firstLine="708"/>
        <w:jc w:val="both"/>
        <w:rPr>
          <w:sz w:val="24"/>
          <w:szCs w:val="24"/>
        </w:rPr>
      </w:pPr>
      <w:r w:rsidRPr="003C05AF">
        <w:rPr>
          <w:sz w:val="24"/>
          <w:szCs w:val="24"/>
        </w:rPr>
        <w:t xml:space="preserve">Le but principal d’un système informatique est de satisfaire les besoins du client. Le processus de développement sera donc accès sur l’utilisateur. </w:t>
      </w:r>
    </w:p>
    <w:p w:rsidR="00ED67FE" w:rsidRPr="003C05AF" w:rsidRDefault="00ED67FE" w:rsidP="003C05AF">
      <w:pPr>
        <w:ind w:firstLine="708"/>
        <w:jc w:val="both"/>
        <w:rPr>
          <w:sz w:val="24"/>
          <w:szCs w:val="24"/>
        </w:rPr>
      </w:pPr>
      <w:r w:rsidRPr="003C05AF">
        <w:rPr>
          <w:sz w:val="24"/>
          <w:szCs w:val="24"/>
        </w:rPr>
        <w:t>Les cas d’utilisation permettent d’illustrer ces besoins. Ils détectent puis décrivent les besoins fonctionnels (du point de vue de l’utilisateur), et leur ensemble constitue le modèle de cas d’utilisation qui dicte les fonctionnalités complètes du système</w:t>
      </w:r>
    </w:p>
    <w:p w:rsidR="00ED67FE" w:rsidRDefault="00ED67FE" w:rsidP="003C05AF">
      <w:pPr>
        <w:pStyle w:val="Heading5"/>
      </w:pPr>
      <w:bookmarkStart w:id="214" w:name="_Toc26816475"/>
      <w:r>
        <w:t>Centré sur une architecture</w:t>
      </w:r>
      <w:bookmarkEnd w:id="214"/>
    </w:p>
    <w:p w:rsidR="00ED67FE" w:rsidRPr="003C05AF" w:rsidRDefault="00ED67FE" w:rsidP="003C05AF">
      <w:pPr>
        <w:ind w:firstLine="708"/>
        <w:jc w:val="both"/>
        <w:rPr>
          <w:sz w:val="24"/>
          <w:szCs w:val="24"/>
        </w:rPr>
      </w:pPr>
      <w:r w:rsidRPr="003C05AF">
        <w:rPr>
          <w:sz w:val="24"/>
          <w:szCs w:val="24"/>
        </w:rPr>
        <w:t>Le processus unifié (UP) gère le processus de développement par deux axes.</w:t>
      </w:r>
    </w:p>
    <w:p w:rsidR="00ED67FE" w:rsidRPr="003C05AF" w:rsidRDefault="00ED67FE" w:rsidP="00253243">
      <w:pPr>
        <w:pStyle w:val="ListParagraph"/>
        <w:numPr>
          <w:ilvl w:val="0"/>
          <w:numId w:val="2"/>
        </w:numPr>
        <w:jc w:val="both"/>
        <w:rPr>
          <w:sz w:val="24"/>
          <w:szCs w:val="24"/>
        </w:rPr>
      </w:pPr>
      <w:r w:rsidRPr="003C05AF">
        <w:rPr>
          <w:sz w:val="24"/>
          <w:szCs w:val="24"/>
        </w:rPr>
        <w:t>L’axe vertical : représente les principaux enchaînements d’activités, qui regroupent les activités selon leur nature. Cette dimension rend compte l’aspect statique du processus qui s’exprime en termes de composants, de processus, d’activités, d’enchaînements, d’artefacts et de travailleurs.</w:t>
      </w:r>
    </w:p>
    <w:p w:rsidR="00ED67FE" w:rsidRPr="003C05AF" w:rsidRDefault="00ED67FE" w:rsidP="00253243">
      <w:pPr>
        <w:pStyle w:val="ListParagraph"/>
        <w:numPr>
          <w:ilvl w:val="0"/>
          <w:numId w:val="2"/>
        </w:numPr>
        <w:jc w:val="both"/>
        <w:rPr>
          <w:sz w:val="24"/>
          <w:szCs w:val="24"/>
        </w:rPr>
      </w:pPr>
      <w:r w:rsidRPr="003C05AF">
        <w:rPr>
          <w:sz w:val="24"/>
          <w:szCs w:val="24"/>
        </w:rPr>
        <w:t xml:space="preserve"> L’axe horizontal : représente le temps et montre le déroulement du cycle de vie du processus. Cette dimension rend compte de l’aspect dynamique du processus qui s’exprime en termes de cycles, de pha</w:t>
      </w:r>
      <w:r w:rsidR="003C05AF">
        <w:rPr>
          <w:sz w:val="24"/>
          <w:szCs w:val="24"/>
        </w:rPr>
        <w:t>ses, d’itérations et de jalons.</w:t>
      </w:r>
    </w:p>
    <w:p w:rsidR="00ED67FE" w:rsidRPr="003C05AF" w:rsidRDefault="00ED67FE" w:rsidP="001030A1">
      <w:pPr>
        <w:ind w:firstLine="709"/>
        <w:jc w:val="both"/>
        <w:rPr>
          <w:sz w:val="24"/>
          <w:szCs w:val="24"/>
        </w:rPr>
      </w:pPr>
      <w:r w:rsidRPr="003C05AF">
        <w:rPr>
          <w:sz w:val="24"/>
          <w:szCs w:val="24"/>
        </w:rPr>
        <w:t>La figure suivante représente l’architecture du processus unifié.</w:t>
      </w:r>
    </w:p>
    <w:p w:rsidR="00ED67FE" w:rsidRDefault="00ED67FE" w:rsidP="00ED67FE">
      <w:r w:rsidRPr="00ED67FE">
        <w:rPr>
          <w:noProof/>
        </w:rPr>
        <w:drawing>
          <wp:inline distT="0" distB="0" distL="0" distR="0" wp14:anchorId="4B6ACA31" wp14:editId="5ADB9BBB">
            <wp:extent cx="5010150" cy="2714625"/>
            <wp:effectExtent l="0" t="0" r="0" b="0"/>
            <wp:docPr id="47" name="Image 47" descr="C:\Users\ampasampito\Picture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Pictures\u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0150" cy="2714625"/>
                    </a:xfrm>
                    <a:prstGeom prst="rect">
                      <a:avLst/>
                    </a:prstGeom>
                    <a:noFill/>
                    <a:ln>
                      <a:noFill/>
                    </a:ln>
                  </pic:spPr>
                </pic:pic>
              </a:graphicData>
            </a:graphic>
          </wp:inline>
        </w:drawing>
      </w:r>
    </w:p>
    <w:p w:rsidR="00ED67FE" w:rsidRDefault="00ED67FE" w:rsidP="003C05AF">
      <w:pPr>
        <w:pStyle w:val="Subtitle"/>
        <w:jc w:val="center"/>
      </w:pPr>
      <w:bookmarkStart w:id="215" w:name="_Toc26816189"/>
      <w:r>
        <w:t>L’architecture du processus unifié</w:t>
      </w:r>
      <w:bookmarkEnd w:id="215"/>
    </w:p>
    <w:p w:rsidR="003C05AF" w:rsidRDefault="003C05AF" w:rsidP="003C05AF"/>
    <w:p w:rsidR="003C05AF" w:rsidRPr="003C05AF" w:rsidRDefault="003C05AF" w:rsidP="003C05AF"/>
    <w:p w:rsidR="00591C09" w:rsidRDefault="00591C09" w:rsidP="00A07A7E">
      <w:pPr>
        <w:pStyle w:val="Heading6"/>
        <w:numPr>
          <w:ilvl w:val="0"/>
          <w:numId w:val="70"/>
        </w:numPr>
      </w:pPr>
      <w:r>
        <w:lastRenderedPageBreak/>
        <w:t>L’axe vertical</w:t>
      </w:r>
    </w:p>
    <w:p w:rsidR="00591C09" w:rsidRPr="00EA7312" w:rsidRDefault="00591C09" w:rsidP="00EA7312">
      <w:pPr>
        <w:ind w:firstLine="360"/>
        <w:jc w:val="both"/>
        <w:rPr>
          <w:sz w:val="24"/>
          <w:szCs w:val="24"/>
        </w:rPr>
      </w:pPr>
      <w:r w:rsidRPr="00EA7312">
        <w:rPr>
          <w:sz w:val="24"/>
          <w:szCs w:val="24"/>
        </w:rPr>
        <w:t>Dans l’axe vertical de l’architecture d’UP, on peut distinguer 5 activités qui sont les suivantes :</w:t>
      </w:r>
    </w:p>
    <w:p w:rsidR="00591C09" w:rsidRPr="00EA7312" w:rsidRDefault="00591C09" w:rsidP="00A07A7E">
      <w:pPr>
        <w:pStyle w:val="ListParagraph"/>
        <w:numPr>
          <w:ilvl w:val="0"/>
          <w:numId w:val="46"/>
        </w:numPr>
        <w:rPr>
          <w:b/>
          <w:sz w:val="24"/>
          <w:szCs w:val="24"/>
        </w:rPr>
      </w:pPr>
      <w:r w:rsidRPr="00EA7312">
        <w:rPr>
          <w:b/>
          <w:sz w:val="24"/>
          <w:szCs w:val="24"/>
        </w:rPr>
        <w:t>Expression des besoins</w:t>
      </w:r>
    </w:p>
    <w:p w:rsidR="00591C09" w:rsidRPr="00EA7312" w:rsidRDefault="00591C09" w:rsidP="00EA7312">
      <w:pPr>
        <w:ind w:firstLine="360"/>
        <w:jc w:val="both"/>
        <w:rPr>
          <w:sz w:val="24"/>
          <w:szCs w:val="24"/>
        </w:rPr>
      </w:pPr>
      <w:r w:rsidRPr="00EA7312">
        <w:rPr>
          <w:sz w:val="24"/>
          <w:szCs w:val="24"/>
        </w:rPr>
        <w:t>L’expression des besoins comme son nom l’indique, permet de définir les différents besoins :</w:t>
      </w:r>
    </w:p>
    <w:p w:rsidR="00591C09" w:rsidRPr="00EA7312" w:rsidRDefault="00591C09" w:rsidP="00A07A7E">
      <w:pPr>
        <w:pStyle w:val="ListParagraph"/>
        <w:numPr>
          <w:ilvl w:val="0"/>
          <w:numId w:val="47"/>
        </w:numPr>
        <w:jc w:val="both"/>
        <w:rPr>
          <w:sz w:val="24"/>
          <w:szCs w:val="24"/>
        </w:rPr>
      </w:pPr>
      <w:r w:rsidRPr="00EA7312">
        <w:rPr>
          <w:sz w:val="24"/>
          <w:szCs w:val="24"/>
        </w:rPr>
        <w:t>Inventorier les besoins principaux et fournir une liste de leurs fonctions.</w:t>
      </w:r>
    </w:p>
    <w:p w:rsidR="00591C09" w:rsidRPr="00EA7312" w:rsidRDefault="00591C09" w:rsidP="00A07A7E">
      <w:pPr>
        <w:pStyle w:val="ListParagraph"/>
        <w:numPr>
          <w:ilvl w:val="0"/>
          <w:numId w:val="47"/>
        </w:numPr>
        <w:jc w:val="both"/>
        <w:rPr>
          <w:sz w:val="24"/>
          <w:szCs w:val="24"/>
        </w:rPr>
      </w:pPr>
      <w:r w:rsidRPr="00EA7312">
        <w:rPr>
          <w:sz w:val="24"/>
          <w:szCs w:val="24"/>
        </w:rPr>
        <w:t>Recenser les besoins fonctionnels (du point de vue de l’utilisateur) qui conduisent à l’élaboration des modèles de cas d’utilisation.</w:t>
      </w:r>
    </w:p>
    <w:p w:rsidR="00EA6029" w:rsidRDefault="00591C09" w:rsidP="00A07A7E">
      <w:pPr>
        <w:pStyle w:val="ListParagraph"/>
        <w:numPr>
          <w:ilvl w:val="0"/>
          <w:numId w:val="47"/>
        </w:numPr>
        <w:jc w:val="both"/>
        <w:rPr>
          <w:sz w:val="24"/>
          <w:szCs w:val="24"/>
        </w:rPr>
      </w:pPr>
      <w:r w:rsidRPr="00EA7312">
        <w:rPr>
          <w:sz w:val="24"/>
          <w:szCs w:val="24"/>
        </w:rPr>
        <w:t>Appréhender les besoins non fonctionnels (technique) et livrer une liste des exigences.</w:t>
      </w:r>
    </w:p>
    <w:p w:rsidR="00EA7312" w:rsidRPr="00EA7312" w:rsidRDefault="00EA7312" w:rsidP="00EA7312">
      <w:pPr>
        <w:jc w:val="both"/>
        <w:rPr>
          <w:sz w:val="24"/>
          <w:szCs w:val="24"/>
        </w:rPr>
      </w:pPr>
    </w:p>
    <w:p w:rsidR="00EA6029" w:rsidRPr="00EA7312" w:rsidRDefault="00EA6029" w:rsidP="00A07A7E">
      <w:pPr>
        <w:pStyle w:val="ListParagraph"/>
        <w:numPr>
          <w:ilvl w:val="0"/>
          <w:numId w:val="46"/>
        </w:numPr>
        <w:rPr>
          <w:b/>
          <w:sz w:val="24"/>
          <w:szCs w:val="24"/>
        </w:rPr>
      </w:pPr>
      <w:r w:rsidRPr="00EA7312">
        <w:rPr>
          <w:b/>
          <w:sz w:val="24"/>
          <w:szCs w:val="24"/>
        </w:rPr>
        <w:t>Analyse</w:t>
      </w:r>
    </w:p>
    <w:p w:rsidR="00EA6029" w:rsidRPr="00EA7312" w:rsidRDefault="00EA6029" w:rsidP="00D64CD0">
      <w:pPr>
        <w:ind w:firstLine="709"/>
        <w:jc w:val="both"/>
        <w:rPr>
          <w:sz w:val="24"/>
          <w:szCs w:val="24"/>
        </w:rPr>
        <w:pPrChange w:id="216" w:author="Toky Hajatiana RABOANARY" w:date="2019-12-10T19:04:00Z">
          <w:pPr>
            <w:ind w:firstLine="709"/>
          </w:pPr>
        </w:pPrChange>
      </w:pPr>
      <w:r w:rsidRPr="00EA7312">
        <w:rPr>
          <w:sz w:val="24"/>
          <w:szCs w:val="24"/>
        </w:rPr>
        <w:t xml:space="preserve">L’objectif de l’analyse est d’accéder à une compréhension des besoins et des exigences du client. Il s’agit de livrer des spécifications pour permettre de choisir la conception de la solution. </w:t>
      </w:r>
    </w:p>
    <w:p w:rsidR="00EA6029" w:rsidRPr="00EA7312" w:rsidRDefault="00EA6029" w:rsidP="00D64CD0">
      <w:pPr>
        <w:ind w:firstLine="709"/>
        <w:jc w:val="both"/>
        <w:rPr>
          <w:sz w:val="24"/>
          <w:szCs w:val="24"/>
        </w:rPr>
        <w:pPrChange w:id="217" w:author="Toky Hajatiana RABOANARY" w:date="2019-12-10T19:04:00Z">
          <w:pPr>
            <w:ind w:firstLine="709"/>
          </w:pPr>
        </w:pPrChange>
      </w:pPr>
      <w:r w:rsidRPr="00EA7312">
        <w:rPr>
          <w:sz w:val="24"/>
          <w:szCs w:val="24"/>
        </w:rPr>
        <w:t>Un modèle d’analyse livre une spécification complète des besoins issus des cas d’utilisation et les structure sous une forme qui facilite la compréhension (scénarios), la préparation (définition de l’architecture), la modification et la maintenance du futur système.</w:t>
      </w:r>
    </w:p>
    <w:p w:rsidR="00EA6029" w:rsidRPr="00EA7312" w:rsidRDefault="00EA6029" w:rsidP="00A07A7E">
      <w:pPr>
        <w:pStyle w:val="ListParagraph"/>
        <w:numPr>
          <w:ilvl w:val="0"/>
          <w:numId w:val="46"/>
        </w:numPr>
        <w:jc w:val="both"/>
        <w:rPr>
          <w:b/>
          <w:sz w:val="24"/>
          <w:szCs w:val="24"/>
        </w:rPr>
      </w:pPr>
      <w:proofErr w:type="spellStart"/>
      <w:r w:rsidRPr="00EA7312">
        <w:rPr>
          <w:b/>
          <w:sz w:val="24"/>
          <w:szCs w:val="24"/>
        </w:rPr>
        <w:t>Conceprion</w:t>
      </w:r>
      <w:proofErr w:type="spellEnd"/>
    </w:p>
    <w:p w:rsidR="00EA6029" w:rsidRPr="00EA7312" w:rsidRDefault="00EA6029" w:rsidP="001030A1">
      <w:pPr>
        <w:ind w:firstLine="709"/>
        <w:jc w:val="both"/>
        <w:rPr>
          <w:sz w:val="24"/>
          <w:szCs w:val="24"/>
        </w:rPr>
      </w:pPr>
      <w:r w:rsidRPr="00EA7312">
        <w:rPr>
          <w:sz w:val="24"/>
          <w:szCs w:val="24"/>
        </w:rPr>
        <w:t>La conception permet d’acquérir une compréhension approfondie des contraintes liées au langage de programmation, à l’utilisation des composants et au système d’exploitation. Elle Détermine les principales interfaces et les transcrit à l’aide d’une notation commune.</w:t>
      </w:r>
    </w:p>
    <w:p w:rsidR="00EA6029" w:rsidRPr="00EA7312" w:rsidRDefault="00EA6029" w:rsidP="00A07A7E">
      <w:pPr>
        <w:pStyle w:val="ListParagraph"/>
        <w:numPr>
          <w:ilvl w:val="0"/>
          <w:numId w:val="46"/>
        </w:numPr>
        <w:jc w:val="both"/>
        <w:rPr>
          <w:b/>
          <w:sz w:val="24"/>
          <w:szCs w:val="24"/>
        </w:rPr>
      </w:pPr>
      <w:r w:rsidRPr="00EA7312">
        <w:rPr>
          <w:b/>
          <w:sz w:val="24"/>
          <w:szCs w:val="24"/>
        </w:rPr>
        <w:t>Implémentation</w:t>
      </w:r>
    </w:p>
    <w:p w:rsidR="00EA6029" w:rsidRPr="00EA7312" w:rsidRDefault="00EA6029" w:rsidP="001030A1">
      <w:pPr>
        <w:ind w:firstLine="709"/>
        <w:jc w:val="both"/>
        <w:rPr>
          <w:sz w:val="24"/>
          <w:szCs w:val="24"/>
        </w:rPr>
      </w:pPr>
      <w:r w:rsidRPr="00EA7312">
        <w:rPr>
          <w:sz w:val="24"/>
          <w:szCs w:val="24"/>
        </w:rPr>
        <w:t xml:space="preserve">L’implémentation est le résultat de la conception pour implémenter le système sous forme de composants, c’est-à-dire, de code source, de scripts, de binaires, d’exécutables et </w:t>
      </w:r>
      <w:r w:rsidR="001030A1">
        <w:rPr>
          <w:sz w:val="24"/>
          <w:szCs w:val="24"/>
        </w:rPr>
        <w:t>d’autres éléments du même type.</w:t>
      </w:r>
    </w:p>
    <w:p w:rsidR="00463B00" w:rsidRPr="00EA7312" w:rsidRDefault="00463B00" w:rsidP="00A07A7E">
      <w:pPr>
        <w:pStyle w:val="ListParagraph"/>
        <w:numPr>
          <w:ilvl w:val="0"/>
          <w:numId w:val="46"/>
        </w:numPr>
        <w:jc w:val="both"/>
        <w:rPr>
          <w:b/>
          <w:sz w:val="24"/>
          <w:szCs w:val="24"/>
        </w:rPr>
      </w:pPr>
      <w:r w:rsidRPr="00EA7312">
        <w:rPr>
          <w:b/>
          <w:sz w:val="24"/>
          <w:szCs w:val="24"/>
        </w:rPr>
        <w:t>Test</w:t>
      </w:r>
    </w:p>
    <w:p w:rsidR="00463B00" w:rsidRPr="00EA7312" w:rsidRDefault="00EA7312" w:rsidP="001030A1">
      <w:pPr>
        <w:ind w:firstLine="709"/>
        <w:jc w:val="both"/>
        <w:rPr>
          <w:sz w:val="24"/>
          <w:szCs w:val="24"/>
        </w:rPr>
      </w:pPr>
      <w:r>
        <w:rPr>
          <w:sz w:val="24"/>
          <w:szCs w:val="24"/>
        </w:rPr>
        <w:t xml:space="preserve">     </w:t>
      </w:r>
      <w:r w:rsidR="00463B00" w:rsidRPr="00EA7312">
        <w:rPr>
          <w:sz w:val="24"/>
          <w:szCs w:val="24"/>
        </w:rPr>
        <w:t xml:space="preserve">Les tests permettent de vérifier des résultats de l’implémentation en testant la construction. Pour mener à bien ces tests, il faut les planifier pour chaque itération, les implémenter </w:t>
      </w:r>
      <w:r w:rsidR="00B20E5A" w:rsidRPr="00EA7312">
        <w:rPr>
          <w:sz w:val="24"/>
          <w:szCs w:val="24"/>
        </w:rPr>
        <w:t>en créant</w:t>
      </w:r>
      <w:r w:rsidR="00463B00" w:rsidRPr="00EA7312">
        <w:rPr>
          <w:sz w:val="24"/>
          <w:szCs w:val="24"/>
        </w:rPr>
        <w:t xml:space="preserve"> des cas de tests, effectuer ces tests et prendre en compte le résultat de chacun.</w:t>
      </w:r>
    </w:p>
    <w:p w:rsidR="00463B00" w:rsidRDefault="00463B00" w:rsidP="00EA7312">
      <w:pPr>
        <w:pStyle w:val="Heading6"/>
      </w:pPr>
      <w:r>
        <w:lastRenderedPageBreak/>
        <w:t>L’axe horizontal</w:t>
      </w:r>
    </w:p>
    <w:p w:rsidR="008A1530" w:rsidRPr="00EA7312" w:rsidRDefault="008A1530" w:rsidP="001030A1">
      <w:pPr>
        <w:ind w:firstLine="709"/>
        <w:rPr>
          <w:sz w:val="24"/>
          <w:szCs w:val="24"/>
        </w:rPr>
      </w:pPr>
      <w:r w:rsidRPr="00EA7312">
        <w:rPr>
          <w:sz w:val="24"/>
          <w:szCs w:val="24"/>
        </w:rPr>
        <w:t>Dans l’axe horizontal on peut distinguer 4 phases qui sont les suivantes :</w:t>
      </w:r>
    </w:p>
    <w:p w:rsidR="008A1530" w:rsidRPr="00EA7312" w:rsidRDefault="008A1530" w:rsidP="00A07A7E">
      <w:pPr>
        <w:pStyle w:val="ListParagraph"/>
        <w:numPr>
          <w:ilvl w:val="0"/>
          <w:numId w:val="46"/>
        </w:numPr>
        <w:rPr>
          <w:b/>
          <w:sz w:val="24"/>
          <w:szCs w:val="24"/>
        </w:rPr>
      </w:pPr>
      <w:r w:rsidRPr="00EA7312">
        <w:rPr>
          <w:b/>
          <w:sz w:val="24"/>
          <w:szCs w:val="24"/>
        </w:rPr>
        <w:t>Analyse des besoins</w:t>
      </w:r>
    </w:p>
    <w:p w:rsidR="008A1530" w:rsidRPr="00EA7312" w:rsidRDefault="00AE119D" w:rsidP="00D64CD0">
      <w:pPr>
        <w:ind w:firstLine="709"/>
        <w:jc w:val="both"/>
        <w:rPr>
          <w:sz w:val="24"/>
          <w:szCs w:val="24"/>
        </w:rPr>
        <w:pPrChange w:id="218" w:author="Toky Hajatiana RABOANARY" w:date="2019-12-10T19:04:00Z">
          <w:pPr>
            <w:ind w:firstLine="709"/>
          </w:pPr>
        </w:pPrChange>
      </w:pPr>
      <w:r w:rsidRPr="00EA7312">
        <w:rPr>
          <w:sz w:val="24"/>
          <w:szCs w:val="24"/>
        </w:rPr>
        <w:t>L’analyse des besoins donne une vue du projet sous forme de produit fini. Cette phase porte essentiellement sur les besoins principaux (du point de vue de l’utilisateur), l’architecture générale du système, les risques majeurs, les délais et les coûts</w:t>
      </w:r>
      <w:r w:rsidR="00A06F7A" w:rsidRPr="00EA7312">
        <w:rPr>
          <w:sz w:val="24"/>
          <w:szCs w:val="24"/>
        </w:rPr>
        <w:t>.</w:t>
      </w:r>
    </w:p>
    <w:p w:rsidR="00A06F7A" w:rsidRPr="00EA7312" w:rsidRDefault="00A06F7A" w:rsidP="00A07A7E">
      <w:pPr>
        <w:pStyle w:val="ListParagraph"/>
        <w:numPr>
          <w:ilvl w:val="0"/>
          <w:numId w:val="46"/>
        </w:numPr>
        <w:rPr>
          <w:b/>
          <w:sz w:val="24"/>
          <w:szCs w:val="24"/>
        </w:rPr>
      </w:pPr>
      <w:proofErr w:type="spellStart"/>
      <w:r w:rsidRPr="00EA7312">
        <w:rPr>
          <w:b/>
          <w:sz w:val="24"/>
          <w:szCs w:val="24"/>
        </w:rPr>
        <w:t>Elaboration</w:t>
      </w:r>
      <w:proofErr w:type="spellEnd"/>
    </w:p>
    <w:p w:rsidR="00A06F7A" w:rsidRPr="00EA7312" w:rsidRDefault="00A06F7A" w:rsidP="00D64CD0">
      <w:pPr>
        <w:ind w:firstLine="709"/>
        <w:jc w:val="both"/>
        <w:rPr>
          <w:sz w:val="24"/>
          <w:szCs w:val="24"/>
        </w:rPr>
        <w:pPrChange w:id="219" w:author="Toky Hajatiana RABOANARY" w:date="2019-12-10T19:04:00Z">
          <w:pPr>
            <w:ind w:firstLine="709"/>
          </w:pPr>
        </w:pPrChange>
      </w:pPr>
      <w:r w:rsidRPr="00EA7312">
        <w:rPr>
          <w:sz w:val="24"/>
          <w:szCs w:val="24"/>
        </w:rPr>
        <w:t xml:space="preserve">L’élaboration reprend les éléments de la phase d’analyse des besoins et les précise pour arriver à une spécification détaillée de la solution à mettre en œuvre. </w:t>
      </w:r>
    </w:p>
    <w:p w:rsidR="00A06F7A" w:rsidRPr="00EA7312" w:rsidRDefault="00443350" w:rsidP="00D64CD0">
      <w:pPr>
        <w:ind w:firstLine="709"/>
        <w:jc w:val="both"/>
        <w:rPr>
          <w:sz w:val="24"/>
          <w:szCs w:val="24"/>
        </w:rPr>
        <w:pPrChange w:id="220" w:author="Toky Hajatiana RABOANARY" w:date="2019-12-10T19:04:00Z">
          <w:pPr>
            <w:ind w:firstLine="709"/>
          </w:pPr>
        </w:pPrChange>
      </w:pPr>
      <w:r w:rsidRPr="00EA7312">
        <w:rPr>
          <w:sz w:val="24"/>
          <w:szCs w:val="24"/>
        </w:rPr>
        <w:t xml:space="preserve">Cela </w:t>
      </w:r>
      <w:r w:rsidR="00A06F7A" w:rsidRPr="00EA7312">
        <w:rPr>
          <w:sz w:val="24"/>
          <w:szCs w:val="24"/>
        </w:rPr>
        <w:t>permet de préciser la plupart des cas d’utilisation, de concevoir l’architecture du système et surtout de déterminer l’architecture de référence. Au terme de cette phase, les chefs de projet doivent être en mesure de prévoir les activités et d’estimer les ressources nécess</w:t>
      </w:r>
      <w:r w:rsidR="00EA7312">
        <w:rPr>
          <w:sz w:val="24"/>
          <w:szCs w:val="24"/>
        </w:rPr>
        <w:t>aires à l’achèvement du projet.</w:t>
      </w:r>
    </w:p>
    <w:p w:rsidR="00443350" w:rsidRPr="00EA7312" w:rsidRDefault="00443350" w:rsidP="00A07A7E">
      <w:pPr>
        <w:pStyle w:val="ListParagraph"/>
        <w:numPr>
          <w:ilvl w:val="0"/>
          <w:numId w:val="46"/>
        </w:numPr>
        <w:rPr>
          <w:b/>
          <w:sz w:val="24"/>
          <w:szCs w:val="24"/>
        </w:rPr>
      </w:pPr>
      <w:r w:rsidRPr="00EA7312">
        <w:rPr>
          <w:b/>
          <w:sz w:val="24"/>
          <w:szCs w:val="24"/>
        </w:rPr>
        <w:t>Construction</w:t>
      </w:r>
    </w:p>
    <w:p w:rsidR="00443350" w:rsidRDefault="00443350" w:rsidP="00D64CD0">
      <w:pPr>
        <w:ind w:firstLine="709"/>
        <w:jc w:val="both"/>
        <w:pPrChange w:id="221" w:author="Toky Hajatiana RABOANARY" w:date="2019-12-10T19:04:00Z">
          <w:pPr>
            <w:ind w:firstLine="709"/>
          </w:pPr>
        </w:pPrChange>
      </w:pPr>
      <w:r w:rsidRPr="00EA7312">
        <w:rPr>
          <w:sz w:val="24"/>
          <w:szCs w:val="24"/>
        </w:rPr>
        <w:t>La construction est le moment où l’on construit le produit. L’architecture de référence se métamorphose en produit complet. Le produit contient tous les cas d’utilisation que les chefs de projet, en accord avec les utilisateurs ont décidé de mettre au point pour cette version.</w:t>
      </w:r>
    </w:p>
    <w:p w:rsidR="00443350" w:rsidRPr="00EA7312" w:rsidRDefault="00443350" w:rsidP="00A07A7E">
      <w:pPr>
        <w:pStyle w:val="ListParagraph"/>
        <w:numPr>
          <w:ilvl w:val="0"/>
          <w:numId w:val="46"/>
        </w:numPr>
        <w:jc w:val="both"/>
        <w:rPr>
          <w:b/>
          <w:sz w:val="24"/>
          <w:szCs w:val="24"/>
        </w:rPr>
      </w:pPr>
      <w:r w:rsidRPr="00EA7312">
        <w:rPr>
          <w:b/>
          <w:sz w:val="24"/>
          <w:szCs w:val="24"/>
        </w:rPr>
        <w:t>Transition</w:t>
      </w:r>
    </w:p>
    <w:p w:rsidR="00ED67FE" w:rsidRPr="00AA6E88" w:rsidRDefault="00443350" w:rsidP="001030A1">
      <w:pPr>
        <w:ind w:firstLine="709"/>
        <w:jc w:val="both"/>
        <w:rPr>
          <w:sz w:val="24"/>
          <w:szCs w:val="24"/>
        </w:rPr>
      </w:pPr>
      <w:r w:rsidRPr="00EA7312">
        <w:rPr>
          <w:sz w:val="24"/>
          <w:szCs w:val="24"/>
        </w:rPr>
        <w:t>Le produit est en version bêta. Un groupe d’utilisateurs essaye le produit et détecte les anomalies et défauts. Cette phase suppose des activités comme la formation des utilisateurs clients, la mise en œuvre d’un service d’assistance et la corre</w:t>
      </w:r>
      <w:r w:rsidR="00AA6E88">
        <w:rPr>
          <w:sz w:val="24"/>
          <w:szCs w:val="24"/>
        </w:rPr>
        <w:t>ction des anomalies constatées.</w:t>
      </w:r>
    </w:p>
    <w:p w:rsidR="00DB4DCB" w:rsidRDefault="004C1BB3" w:rsidP="00A07A7E">
      <w:pPr>
        <w:pStyle w:val="Heading3"/>
        <w:numPr>
          <w:ilvl w:val="0"/>
          <w:numId w:val="40"/>
        </w:numPr>
      </w:pPr>
      <w:bookmarkStart w:id="222" w:name="_Toc26477471"/>
      <w:bookmarkStart w:id="223" w:name="_Toc26816476"/>
      <w:r w:rsidRPr="008A4242">
        <w:t>UML (</w:t>
      </w:r>
      <w:proofErr w:type="spellStart"/>
      <w:r w:rsidRPr="008A4242">
        <w:t>Unified</w:t>
      </w:r>
      <w:proofErr w:type="spellEnd"/>
      <w:r w:rsidRPr="008A4242">
        <w:t xml:space="preserve"> </w:t>
      </w:r>
      <w:proofErr w:type="spellStart"/>
      <w:r w:rsidRPr="008A4242">
        <w:t>Modeling</w:t>
      </w:r>
      <w:proofErr w:type="spellEnd"/>
      <w:r w:rsidRPr="008A4242">
        <w:t xml:space="preserve"> </w:t>
      </w:r>
      <w:proofErr w:type="spellStart"/>
      <w:r w:rsidRPr="008A4242">
        <w:t>Language</w:t>
      </w:r>
      <w:proofErr w:type="spellEnd"/>
      <w:r w:rsidRPr="008A4242">
        <w:t>)</w:t>
      </w:r>
      <w:r w:rsidR="0094206B">
        <w:t xml:space="preserve"> </w:t>
      </w:r>
      <w:r w:rsidR="0094206B" w:rsidRPr="0094206B">
        <w:rPr>
          <w:color w:val="auto"/>
          <w:vertAlign w:val="superscript"/>
        </w:rPr>
        <w:t>[5]</w:t>
      </w:r>
      <w:bookmarkEnd w:id="222"/>
      <w:bookmarkEnd w:id="223"/>
    </w:p>
    <w:p w:rsidR="00037600" w:rsidRDefault="00037600" w:rsidP="00A07A7E">
      <w:pPr>
        <w:pStyle w:val="Heading4"/>
        <w:numPr>
          <w:ilvl w:val="0"/>
          <w:numId w:val="71"/>
        </w:numPr>
      </w:pPr>
      <w:bookmarkStart w:id="224" w:name="_Toc26816477"/>
      <w:r>
        <w:t>Définition</w:t>
      </w:r>
      <w:bookmarkEnd w:id="224"/>
    </w:p>
    <w:p w:rsidR="00037600" w:rsidRPr="000D3B26" w:rsidRDefault="00037600" w:rsidP="001030A1">
      <w:pPr>
        <w:ind w:firstLine="709"/>
        <w:jc w:val="both"/>
        <w:rPr>
          <w:sz w:val="24"/>
          <w:szCs w:val="24"/>
        </w:rPr>
      </w:pPr>
      <w:r w:rsidRPr="000D3B26">
        <w:rPr>
          <w:sz w:val="24"/>
          <w:szCs w:val="24"/>
        </w:rPr>
        <w:t xml:space="preserve">Le langage de modélisation unifié (UML) se définit comme un langage de modélisation graphique et textuel destiné à comprendre et décrire des besoins, spécifier et documenter des systèmes, esquisser des architectures logicielles, concevoir des solutions et communiquer des points de vue. </w:t>
      </w:r>
    </w:p>
    <w:p w:rsidR="00037600" w:rsidRPr="000D3B26" w:rsidRDefault="00037600" w:rsidP="001030A1">
      <w:pPr>
        <w:ind w:firstLine="709"/>
        <w:jc w:val="both"/>
        <w:rPr>
          <w:sz w:val="24"/>
          <w:szCs w:val="24"/>
        </w:rPr>
      </w:pPr>
      <w:r w:rsidRPr="000D3B26">
        <w:rPr>
          <w:sz w:val="24"/>
          <w:szCs w:val="24"/>
        </w:rPr>
        <w:t>En effet UML est un langage avec une syntaxe et des règles bien définies qui tentent à réaliser des buts d’écrit grâce à une représentation graphique formée de diagramme</w:t>
      </w:r>
      <w:r w:rsidR="00725F8E">
        <w:rPr>
          <w:sz w:val="24"/>
          <w:szCs w:val="24"/>
        </w:rPr>
        <w:t>s et une modélisation textuelle</w:t>
      </w:r>
      <w:r w:rsidRPr="000D3B26">
        <w:rPr>
          <w:sz w:val="24"/>
          <w:szCs w:val="24"/>
        </w:rPr>
        <w:t xml:space="preserve"> qui vient enrichir la représentation graphique.</w:t>
      </w:r>
    </w:p>
    <w:p w:rsidR="00037600" w:rsidRPr="000D3B26" w:rsidRDefault="00037600" w:rsidP="001030A1">
      <w:pPr>
        <w:ind w:firstLine="709"/>
        <w:jc w:val="both"/>
        <w:rPr>
          <w:sz w:val="24"/>
          <w:szCs w:val="24"/>
        </w:rPr>
      </w:pPr>
      <w:r w:rsidRPr="000D3B26">
        <w:rPr>
          <w:sz w:val="24"/>
          <w:szCs w:val="24"/>
        </w:rPr>
        <w:lastRenderedPageBreak/>
        <w:t>Le langage de modélisation unifié a un certain nombre d’avantages, nous citons quelques-uns :</w:t>
      </w:r>
    </w:p>
    <w:p w:rsidR="0076633D" w:rsidRPr="0034373C" w:rsidRDefault="00B20E5A" w:rsidP="00A07A7E">
      <w:pPr>
        <w:pStyle w:val="ListParagraph"/>
        <w:numPr>
          <w:ilvl w:val="0"/>
          <w:numId w:val="46"/>
        </w:numPr>
        <w:rPr>
          <w:sz w:val="24"/>
          <w:szCs w:val="24"/>
        </w:rPr>
      </w:pPr>
      <w:r w:rsidRPr="0034373C">
        <w:rPr>
          <w:sz w:val="24"/>
          <w:szCs w:val="24"/>
        </w:rPr>
        <w:t>Universel ;</w:t>
      </w:r>
    </w:p>
    <w:p w:rsidR="0076633D" w:rsidRPr="0034373C" w:rsidRDefault="0076633D" w:rsidP="00A07A7E">
      <w:pPr>
        <w:pStyle w:val="ListParagraph"/>
        <w:numPr>
          <w:ilvl w:val="0"/>
          <w:numId w:val="46"/>
        </w:numPr>
        <w:rPr>
          <w:sz w:val="24"/>
          <w:szCs w:val="24"/>
        </w:rPr>
      </w:pPr>
      <w:r w:rsidRPr="0034373C">
        <w:rPr>
          <w:sz w:val="24"/>
          <w:szCs w:val="24"/>
        </w:rPr>
        <w:t>Ado</w:t>
      </w:r>
      <w:r w:rsidR="00B20E5A" w:rsidRPr="0034373C">
        <w:rPr>
          <w:sz w:val="24"/>
          <w:szCs w:val="24"/>
        </w:rPr>
        <w:t>pté par les grandes entreprises ;</w:t>
      </w:r>
    </w:p>
    <w:p w:rsidR="0076633D" w:rsidRPr="0034373C" w:rsidRDefault="0076633D" w:rsidP="00A07A7E">
      <w:pPr>
        <w:pStyle w:val="ListParagraph"/>
        <w:numPr>
          <w:ilvl w:val="0"/>
          <w:numId w:val="46"/>
        </w:numPr>
        <w:rPr>
          <w:sz w:val="24"/>
          <w:szCs w:val="24"/>
        </w:rPr>
      </w:pPr>
      <w:r w:rsidRPr="0034373C">
        <w:rPr>
          <w:sz w:val="24"/>
          <w:szCs w:val="24"/>
        </w:rPr>
        <w:t>Utiliser à l’international UML contrair</w:t>
      </w:r>
      <w:r w:rsidR="00B20E5A" w:rsidRPr="0034373C">
        <w:rPr>
          <w:sz w:val="24"/>
          <w:szCs w:val="24"/>
        </w:rPr>
        <w:t>ement à Merise qui est français ;</w:t>
      </w:r>
    </w:p>
    <w:p w:rsidR="0076633D" w:rsidRPr="0034373C" w:rsidRDefault="00B20E5A" w:rsidP="00A07A7E">
      <w:pPr>
        <w:pStyle w:val="ListParagraph"/>
        <w:numPr>
          <w:ilvl w:val="0"/>
          <w:numId w:val="46"/>
        </w:numPr>
        <w:rPr>
          <w:sz w:val="24"/>
          <w:szCs w:val="24"/>
        </w:rPr>
      </w:pPr>
      <w:r w:rsidRPr="0034373C">
        <w:rPr>
          <w:sz w:val="24"/>
          <w:szCs w:val="24"/>
        </w:rPr>
        <w:t xml:space="preserve"> Notation unifié</w:t>
      </w:r>
      <w:r w:rsidR="00725F8E">
        <w:rPr>
          <w:sz w:val="24"/>
          <w:szCs w:val="24"/>
        </w:rPr>
        <w:t>e</w:t>
      </w:r>
      <w:r w:rsidRPr="0034373C">
        <w:rPr>
          <w:sz w:val="24"/>
          <w:szCs w:val="24"/>
        </w:rPr>
        <w:t> ;</w:t>
      </w:r>
    </w:p>
    <w:p w:rsidR="0076633D" w:rsidRPr="0034373C" w:rsidRDefault="00B20E5A" w:rsidP="00A07A7E">
      <w:pPr>
        <w:pStyle w:val="ListParagraph"/>
        <w:numPr>
          <w:ilvl w:val="0"/>
          <w:numId w:val="46"/>
        </w:numPr>
        <w:rPr>
          <w:sz w:val="24"/>
          <w:szCs w:val="24"/>
        </w:rPr>
      </w:pPr>
      <w:r w:rsidRPr="0034373C">
        <w:rPr>
          <w:sz w:val="24"/>
          <w:szCs w:val="24"/>
        </w:rPr>
        <w:t>Facile à comprendre ;</w:t>
      </w:r>
    </w:p>
    <w:p w:rsidR="0076633D" w:rsidRPr="0034373C" w:rsidRDefault="0076633D" w:rsidP="00A07A7E">
      <w:pPr>
        <w:pStyle w:val="ListParagraph"/>
        <w:numPr>
          <w:ilvl w:val="0"/>
          <w:numId w:val="46"/>
        </w:numPr>
        <w:rPr>
          <w:sz w:val="24"/>
          <w:szCs w:val="24"/>
        </w:rPr>
      </w:pPr>
      <w:r w:rsidRPr="0034373C">
        <w:rPr>
          <w:sz w:val="24"/>
          <w:szCs w:val="24"/>
        </w:rPr>
        <w:t xml:space="preserve"> Adopté par plusi</w:t>
      </w:r>
      <w:r w:rsidR="00B20E5A" w:rsidRPr="0034373C">
        <w:rPr>
          <w:sz w:val="24"/>
          <w:szCs w:val="24"/>
        </w:rPr>
        <w:t>eurs processus de développement ;</w:t>
      </w:r>
    </w:p>
    <w:p w:rsidR="0076633D" w:rsidRPr="0034373C" w:rsidRDefault="00B20E5A" w:rsidP="00A07A7E">
      <w:pPr>
        <w:pStyle w:val="ListParagraph"/>
        <w:numPr>
          <w:ilvl w:val="0"/>
          <w:numId w:val="46"/>
        </w:numPr>
        <w:rPr>
          <w:sz w:val="24"/>
          <w:szCs w:val="24"/>
        </w:rPr>
      </w:pPr>
      <w:r w:rsidRPr="0034373C">
        <w:rPr>
          <w:sz w:val="24"/>
          <w:szCs w:val="24"/>
        </w:rPr>
        <w:t>Limite les risques d’erreurs ;</w:t>
      </w:r>
    </w:p>
    <w:p w:rsidR="000A5B57" w:rsidRPr="0034373C" w:rsidRDefault="0076633D" w:rsidP="00A07A7E">
      <w:pPr>
        <w:pStyle w:val="ListParagraph"/>
        <w:numPr>
          <w:ilvl w:val="0"/>
          <w:numId w:val="46"/>
        </w:numPr>
        <w:rPr>
          <w:sz w:val="24"/>
          <w:szCs w:val="24"/>
        </w:rPr>
      </w:pPr>
      <w:r w:rsidRPr="0034373C">
        <w:rPr>
          <w:sz w:val="24"/>
          <w:szCs w:val="24"/>
        </w:rPr>
        <w:t xml:space="preserve"> N’est pas limité au domaine informatique.</w:t>
      </w:r>
    </w:p>
    <w:p w:rsidR="000A5B57" w:rsidRDefault="000A5B57" w:rsidP="0034373C">
      <w:pPr>
        <w:pStyle w:val="Heading4"/>
      </w:pPr>
      <w:bookmarkStart w:id="225" w:name="_Toc26816478"/>
      <w:r>
        <w:t>Les différents diagrammes UML</w:t>
      </w:r>
      <w:bookmarkEnd w:id="225"/>
    </w:p>
    <w:p w:rsidR="000A5B57" w:rsidRPr="0034373C" w:rsidRDefault="000A5B57" w:rsidP="001030A1">
      <w:pPr>
        <w:ind w:firstLine="709"/>
        <w:jc w:val="both"/>
        <w:rPr>
          <w:sz w:val="24"/>
          <w:szCs w:val="24"/>
        </w:rPr>
      </w:pPr>
      <w:r w:rsidRPr="0034373C">
        <w:rPr>
          <w:sz w:val="24"/>
          <w:szCs w:val="24"/>
        </w:rPr>
        <w:t>Le langage de modélisation unifié (UML) s’articule autour de treize types de diagrammes, chacun d’eux étant dédié à la représentation des concepts particuliers d’un système logiciel. Ces types de diagrammes sont répartis en deux grands groupes représentés.</w:t>
      </w:r>
    </w:p>
    <w:p w:rsidR="000A5B57" w:rsidRPr="0034373C" w:rsidRDefault="000A5B57" w:rsidP="001030A1">
      <w:pPr>
        <w:ind w:firstLine="709"/>
        <w:jc w:val="both"/>
        <w:rPr>
          <w:sz w:val="24"/>
          <w:szCs w:val="24"/>
        </w:rPr>
      </w:pPr>
      <w:r w:rsidRPr="0034373C">
        <w:rPr>
          <w:sz w:val="24"/>
          <w:szCs w:val="24"/>
        </w:rPr>
        <w:t>La figure suivante illustre ces différents diagrammes.</w:t>
      </w:r>
    </w:p>
    <w:p w:rsidR="000A5B57" w:rsidRDefault="000A5B57" w:rsidP="000A5B57">
      <w:pPr>
        <w:ind w:firstLine="360"/>
      </w:pPr>
    </w:p>
    <w:p w:rsidR="000A5B57" w:rsidRDefault="000A5B57" w:rsidP="000A5B57">
      <w:pPr>
        <w:ind w:firstLine="360"/>
      </w:pPr>
      <w:r w:rsidRPr="000A5B57">
        <w:rPr>
          <w:noProof/>
        </w:rPr>
        <w:drawing>
          <wp:inline distT="0" distB="0" distL="0" distR="0">
            <wp:extent cx="5760720" cy="2778220"/>
            <wp:effectExtent l="0" t="0" r="0" b="0"/>
            <wp:docPr id="48" name="Image 48" descr="C:\Users\ampasampito\Pictures\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dia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778220"/>
                    </a:xfrm>
                    <a:prstGeom prst="rect">
                      <a:avLst/>
                    </a:prstGeom>
                    <a:noFill/>
                    <a:ln>
                      <a:noFill/>
                    </a:ln>
                  </pic:spPr>
                </pic:pic>
              </a:graphicData>
            </a:graphic>
          </wp:inline>
        </w:drawing>
      </w:r>
    </w:p>
    <w:p w:rsidR="000A5B57" w:rsidRDefault="000A5B57" w:rsidP="008421B3">
      <w:pPr>
        <w:pStyle w:val="Subtitle"/>
        <w:jc w:val="center"/>
      </w:pPr>
      <w:bookmarkStart w:id="226" w:name="_Toc26816190"/>
      <w:r>
        <w:t>Les diagrammes UML</w:t>
      </w:r>
      <w:bookmarkEnd w:id="226"/>
    </w:p>
    <w:p w:rsidR="000A5B57" w:rsidRDefault="000A5B57" w:rsidP="000A5B57">
      <w:pPr>
        <w:ind w:firstLine="360"/>
        <w:jc w:val="center"/>
      </w:pPr>
    </w:p>
    <w:p w:rsidR="000A5B57" w:rsidRPr="006F7B15" w:rsidRDefault="000A5B57" w:rsidP="001030A1">
      <w:pPr>
        <w:ind w:firstLine="709"/>
        <w:jc w:val="both"/>
        <w:rPr>
          <w:sz w:val="24"/>
          <w:szCs w:val="24"/>
        </w:rPr>
      </w:pPr>
      <w:r w:rsidRPr="006F7B15">
        <w:rPr>
          <w:sz w:val="24"/>
          <w:szCs w:val="24"/>
        </w:rPr>
        <w:t>Les diagrammes que nous allons présenter sont les diagrammes que nous avons jugé nécessaire à utiliser dans notre conception</w:t>
      </w:r>
      <w:r w:rsidR="00F978D3" w:rsidRPr="006F7B15">
        <w:rPr>
          <w:sz w:val="24"/>
          <w:szCs w:val="24"/>
        </w:rPr>
        <w:t>.</w:t>
      </w:r>
    </w:p>
    <w:p w:rsidR="00F978D3" w:rsidRPr="006F7B15" w:rsidRDefault="00F978D3" w:rsidP="00A07A7E">
      <w:pPr>
        <w:pStyle w:val="ListParagraph"/>
        <w:numPr>
          <w:ilvl w:val="0"/>
          <w:numId w:val="48"/>
        </w:numPr>
        <w:jc w:val="both"/>
        <w:rPr>
          <w:sz w:val="24"/>
          <w:szCs w:val="24"/>
        </w:rPr>
      </w:pPr>
      <w:r w:rsidRPr="006F7B15">
        <w:rPr>
          <w:sz w:val="24"/>
          <w:szCs w:val="24"/>
        </w:rPr>
        <w:t>Diagramme de cas d’utilisation</w:t>
      </w:r>
    </w:p>
    <w:p w:rsidR="00F978D3" w:rsidRPr="006F7B15" w:rsidRDefault="008230A0" w:rsidP="001030A1">
      <w:pPr>
        <w:ind w:firstLine="709"/>
        <w:jc w:val="both"/>
        <w:rPr>
          <w:sz w:val="24"/>
          <w:szCs w:val="24"/>
        </w:rPr>
      </w:pPr>
      <w:r w:rsidRPr="006F7B15">
        <w:rPr>
          <w:sz w:val="24"/>
          <w:szCs w:val="24"/>
        </w:rPr>
        <w:lastRenderedPageBreak/>
        <w:t>Ce diagramme est destiné à représenter les besoins des utilisateurs par rapport au système. Il constitue un des diagrammes les plus structurants dans l’analyse d’un système</w:t>
      </w:r>
      <w:r w:rsidR="00631643" w:rsidRPr="006F7B15">
        <w:rPr>
          <w:sz w:val="24"/>
          <w:szCs w:val="24"/>
        </w:rPr>
        <w:t>.</w:t>
      </w:r>
    </w:p>
    <w:p w:rsidR="00631643" w:rsidRPr="006F7B15" w:rsidRDefault="00631643" w:rsidP="00A07A7E">
      <w:pPr>
        <w:pStyle w:val="ListParagraph"/>
        <w:numPr>
          <w:ilvl w:val="0"/>
          <w:numId w:val="48"/>
        </w:numPr>
        <w:jc w:val="both"/>
        <w:rPr>
          <w:sz w:val="24"/>
          <w:szCs w:val="24"/>
        </w:rPr>
      </w:pPr>
      <w:r w:rsidRPr="006F7B15">
        <w:rPr>
          <w:sz w:val="24"/>
          <w:szCs w:val="24"/>
        </w:rPr>
        <w:t>Diagramme de séquence</w:t>
      </w:r>
    </w:p>
    <w:p w:rsidR="00631643" w:rsidRPr="006F7B15" w:rsidRDefault="00631643" w:rsidP="006F7B15">
      <w:pPr>
        <w:ind w:firstLine="708"/>
        <w:jc w:val="both"/>
        <w:rPr>
          <w:sz w:val="24"/>
          <w:szCs w:val="24"/>
        </w:rPr>
      </w:pPr>
      <w:r w:rsidRPr="006F7B15">
        <w:rPr>
          <w:sz w:val="24"/>
          <w:szCs w:val="24"/>
        </w:rPr>
        <w:t>C’est la représentation des interactions entre objets en indiquant la chronologie des échanges. Cette représentation peut se réaliser par cas d’utilisation en considérant les différents scénarios associés, en d’autres termes le diagramme de séquence va nous permettre de décrire les scénarios des cas d’utilisation.</w:t>
      </w:r>
    </w:p>
    <w:p w:rsidR="00317E46" w:rsidRPr="006F7B15" w:rsidRDefault="00317E46" w:rsidP="00A07A7E">
      <w:pPr>
        <w:pStyle w:val="ListParagraph"/>
        <w:numPr>
          <w:ilvl w:val="0"/>
          <w:numId w:val="48"/>
        </w:numPr>
        <w:jc w:val="both"/>
        <w:rPr>
          <w:sz w:val="24"/>
          <w:szCs w:val="24"/>
        </w:rPr>
      </w:pPr>
      <w:r w:rsidRPr="006F7B15">
        <w:rPr>
          <w:sz w:val="24"/>
          <w:szCs w:val="24"/>
        </w:rPr>
        <w:t>Diagramme d’activité</w:t>
      </w:r>
    </w:p>
    <w:p w:rsidR="00317E46" w:rsidRPr="006F7B15" w:rsidRDefault="00317E46" w:rsidP="006F7B15">
      <w:pPr>
        <w:ind w:firstLine="708"/>
        <w:jc w:val="both"/>
        <w:rPr>
          <w:sz w:val="24"/>
          <w:szCs w:val="24"/>
        </w:rPr>
      </w:pPr>
      <w:r w:rsidRPr="006F7B15">
        <w:rPr>
          <w:sz w:val="24"/>
          <w:szCs w:val="24"/>
        </w:rPr>
        <w:t>Le diagramme d’activité est un diagramme comportemental d’UML, permettant de représenter le déclenchement d’événements en fonction des états du système, il présente un certain nombre de points communs avec le diagramme d’état-transition puisqu’il concerne le comportement interne des opérations ou des cas d’utilisation.</w:t>
      </w:r>
    </w:p>
    <w:p w:rsidR="00317E46" w:rsidRPr="006F7B15" w:rsidRDefault="00317E46" w:rsidP="00A07A7E">
      <w:pPr>
        <w:pStyle w:val="ListParagraph"/>
        <w:numPr>
          <w:ilvl w:val="0"/>
          <w:numId w:val="48"/>
        </w:numPr>
        <w:jc w:val="both"/>
        <w:rPr>
          <w:sz w:val="24"/>
          <w:szCs w:val="24"/>
        </w:rPr>
      </w:pPr>
      <w:r w:rsidRPr="006F7B15">
        <w:rPr>
          <w:sz w:val="24"/>
          <w:szCs w:val="24"/>
        </w:rPr>
        <w:t>Diagramme de classes</w:t>
      </w:r>
    </w:p>
    <w:p w:rsidR="002E3EAB" w:rsidRPr="006F7B15" w:rsidRDefault="002E3EAB" w:rsidP="001030A1">
      <w:pPr>
        <w:ind w:firstLine="709"/>
        <w:jc w:val="both"/>
        <w:rPr>
          <w:sz w:val="24"/>
          <w:szCs w:val="24"/>
        </w:rPr>
      </w:pPr>
      <w:r w:rsidRPr="006F7B15">
        <w:rPr>
          <w:sz w:val="24"/>
          <w:szCs w:val="24"/>
        </w:rPr>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w:t>
      </w:r>
    </w:p>
    <w:p w:rsidR="00317E46" w:rsidRPr="006F7B15" w:rsidRDefault="002E3EAB" w:rsidP="001030A1">
      <w:pPr>
        <w:ind w:firstLine="709"/>
        <w:jc w:val="both"/>
        <w:rPr>
          <w:sz w:val="24"/>
          <w:szCs w:val="24"/>
        </w:rPr>
      </w:pPr>
      <w:r w:rsidRPr="006F7B15">
        <w:rPr>
          <w:sz w:val="24"/>
          <w:szCs w:val="24"/>
        </w:rPr>
        <w:t>Les traitements sont matérialisés par des opérations. Le détail des traitements n’est pas représenté directement dans le diagramme de classe.</w:t>
      </w:r>
    </w:p>
    <w:p w:rsidR="000A5B57" w:rsidRPr="006F7B15" w:rsidRDefault="002E3EAB" w:rsidP="00A07A7E">
      <w:pPr>
        <w:pStyle w:val="ListParagraph"/>
        <w:numPr>
          <w:ilvl w:val="0"/>
          <w:numId w:val="48"/>
        </w:numPr>
        <w:jc w:val="both"/>
        <w:rPr>
          <w:sz w:val="24"/>
          <w:szCs w:val="24"/>
        </w:rPr>
      </w:pPr>
      <w:r w:rsidRPr="006F7B15">
        <w:rPr>
          <w:sz w:val="24"/>
          <w:szCs w:val="24"/>
        </w:rPr>
        <w:t>Diagramme de déploiement</w:t>
      </w:r>
    </w:p>
    <w:p w:rsidR="002E3EAB" w:rsidRPr="006F7B15" w:rsidRDefault="002E3EAB" w:rsidP="006F7B15">
      <w:pPr>
        <w:ind w:firstLine="708"/>
        <w:jc w:val="both"/>
        <w:rPr>
          <w:sz w:val="24"/>
          <w:szCs w:val="24"/>
        </w:rPr>
      </w:pPr>
      <w:r w:rsidRPr="006F7B15">
        <w:rPr>
          <w:sz w:val="24"/>
          <w:szCs w:val="24"/>
        </w:rPr>
        <w:t>Le diagramme de déploiement est une vue statique qui sert à représenter l’utilisation de l’infrastructure physique par le système et la manière dont les composants du système sont répartis ainsi</w:t>
      </w:r>
      <w:r w:rsidR="00D8087A" w:rsidRPr="006F7B15">
        <w:rPr>
          <w:sz w:val="24"/>
          <w:szCs w:val="24"/>
        </w:rPr>
        <w:t xml:space="preserve"> </w:t>
      </w:r>
      <w:r w:rsidRPr="006F7B15">
        <w:rPr>
          <w:sz w:val="24"/>
          <w:szCs w:val="24"/>
        </w:rPr>
        <w:t>que les relations entre eux.</w:t>
      </w:r>
    </w:p>
    <w:p w:rsidR="00C5121E" w:rsidRDefault="00D8087A" w:rsidP="00C5121E">
      <w:pPr>
        <w:pStyle w:val="Heading3"/>
      </w:pPr>
      <w:bookmarkStart w:id="227" w:name="_Toc26477472"/>
      <w:bookmarkStart w:id="228" w:name="_Toc26816479"/>
      <w:r>
        <w:t>SPECIFICATION DES BESOINS</w:t>
      </w:r>
      <w:bookmarkEnd w:id="227"/>
      <w:bookmarkEnd w:id="228"/>
    </w:p>
    <w:p w:rsidR="00C5121E" w:rsidRDefault="00C5121E" w:rsidP="00A07A7E">
      <w:pPr>
        <w:pStyle w:val="Heading4"/>
        <w:numPr>
          <w:ilvl w:val="0"/>
          <w:numId w:val="72"/>
        </w:numPr>
      </w:pPr>
      <w:bookmarkStart w:id="229" w:name="_Toc26816480"/>
      <w:r>
        <w:t>Besoins fonctionnels</w:t>
      </w:r>
      <w:bookmarkEnd w:id="229"/>
    </w:p>
    <w:p w:rsidR="00A900E8" w:rsidRPr="0011392B" w:rsidRDefault="00C5121E" w:rsidP="0011392B">
      <w:pPr>
        <w:ind w:firstLine="708"/>
        <w:jc w:val="both"/>
        <w:rPr>
          <w:sz w:val="24"/>
          <w:szCs w:val="24"/>
        </w:rPr>
      </w:pPr>
      <w:r w:rsidRPr="0011392B">
        <w:rPr>
          <w:sz w:val="24"/>
          <w:szCs w:val="24"/>
        </w:rPr>
        <w:t>Dans cette partie nous détaillons les fonctionnalités, que le système doit fournir aux différents acteurs, qui se présentent comme suit :</w:t>
      </w:r>
    </w:p>
    <w:p w:rsidR="00A900E8" w:rsidRPr="0011392B" w:rsidRDefault="009803D9" w:rsidP="00A07A7E">
      <w:pPr>
        <w:pStyle w:val="ListParagraph"/>
        <w:numPr>
          <w:ilvl w:val="0"/>
          <w:numId w:val="48"/>
        </w:numPr>
        <w:jc w:val="both"/>
        <w:rPr>
          <w:sz w:val="24"/>
          <w:szCs w:val="24"/>
        </w:rPr>
      </w:pPr>
      <w:r>
        <w:rPr>
          <w:sz w:val="24"/>
          <w:szCs w:val="24"/>
        </w:rPr>
        <w:t>Localisation de l’utilisateur,</w:t>
      </w:r>
    </w:p>
    <w:p w:rsidR="00A900E8" w:rsidRPr="0011392B" w:rsidRDefault="00D5179F" w:rsidP="00A07A7E">
      <w:pPr>
        <w:pStyle w:val="ListParagraph"/>
        <w:numPr>
          <w:ilvl w:val="0"/>
          <w:numId w:val="48"/>
        </w:numPr>
        <w:jc w:val="both"/>
        <w:rPr>
          <w:sz w:val="24"/>
          <w:szCs w:val="24"/>
        </w:rPr>
      </w:pPr>
      <w:r w:rsidRPr="0011392B">
        <w:rPr>
          <w:sz w:val="24"/>
          <w:szCs w:val="24"/>
        </w:rPr>
        <w:t>Réservation d’un taxi</w:t>
      </w:r>
      <w:r w:rsidR="009803D9">
        <w:rPr>
          <w:sz w:val="24"/>
          <w:szCs w:val="24"/>
        </w:rPr>
        <w:t xml:space="preserve"> en temps réel,</w:t>
      </w:r>
    </w:p>
    <w:p w:rsidR="00A900E8" w:rsidRPr="0011392B" w:rsidRDefault="009803D9" w:rsidP="00A07A7E">
      <w:pPr>
        <w:pStyle w:val="ListParagraph"/>
        <w:numPr>
          <w:ilvl w:val="0"/>
          <w:numId w:val="48"/>
        </w:numPr>
        <w:jc w:val="both"/>
        <w:rPr>
          <w:sz w:val="24"/>
          <w:szCs w:val="24"/>
        </w:rPr>
      </w:pPr>
      <w:r>
        <w:rPr>
          <w:sz w:val="24"/>
          <w:szCs w:val="24"/>
        </w:rPr>
        <w:t xml:space="preserve"> Traçage de l’itinéraire,</w:t>
      </w:r>
    </w:p>
    <w:p w:rsidR="00A900E8" w:rsidRPr="0011392B" w:rsidRDefault="00C5121E" w:rsidP="00A07A7E">
      <w:pPr>
        <w:pStyle w:val="ListParagraph"/>
        <w:numPr>
          <w:ilvl w:val="0"/>
          <w:numId w:val="48"/>
        </w:numPr>
        <w:jc w:val="both"/>
        <w:rPr>
          <w:sz w:val="24"/>
          <w:szCs w:val="24"/>
        </w:rPr>
      </w:pPr>
      <w:r w:rsidRPr="0011392B">
        <w:rPr>
          <w:sz w:val="24"/>
          <w:szCs w:val="24"/>
        </w:rPr>
        <w:t xml:space="preserve"> Estimation du </w:t>
      </w:r>
      <w:r w:rsidR="00D5179F" w:rsidRPr="0011392B">
        <w:rPr>
          <w:sz w:val="24"/>
          <w:szCs w:val="24"/>
        </w:rPr>
        <w:t>taxi</w:t>
      </w:r>
      <w:r w:rsidR="009803D9">
        <w:rPr>
          <w:sz w:val="24"/>
          <w:szCs w:val="24"/>
        </w:rPr>
        <w:t xml:space="preserve"> et de la distance,</w:t>
      </w:r>
    </w:p>
    <w:p w:rsidR="00A900E8" w:rsidRPr="0011392B" w:rsidRDefault="00C5121E" w:rsidP="00A07A7E">
      <w:pPr>
        <w:pStyle w:val="ListParagraph"/>
        <w:numPr>
          <w:ilvl w:val="0"/>
          <w:numId w:val="48"/>
        </w:numPr>
        <w:jc w:val="both"/>
        <w:rPr>
          <w:sz w:val="24"/>
          <w:szCs w:val="24"/>
        </w:rPr>
      </w:pPr>
      <w:r w:rsidRPr="0011392B">
        <w:rPr>
          <w:sz w:val="24"/>
          <w:szCs w:val="24"/>
        </w:rPr>
        <w:lastRenderedPageBreak/>
        <w:t xml:space="preserve">Suivre l’approche du </w:t>
      </w:r>
      <w:r w:rsidR="00D06C6A" w:rsidRPr="0011392B">
        <w:rPr>
          <w:sz w:val="24"/>
          <w:szCs w:val="24"/>
        </w:rPr>
        <w:t>taxi</w:t>
      </w:r>
      <w:r w:rsidR="009803D9">
        <w:rPr>
          <w:sz w:val="24"/>
          <w:szCs w:val="24"/>
        </w:rPr>
        <w:t xml:space="preserve"> en temps réel,</w:t>
      </w:r>
    </w:p>
    <w:p w:rsidR="00A900E8" w:rsidRPr="0011392B" w:rsidRDefault="00C5121E" w:rsidP="00A07A7E">
      <w:pPr>
        <w:pStyle w:val="ListParagraph"/>
        <w:numPr>
          <w:ilvl w:val="0"/>
          <w:numId w:val="48"/>
        </w:numPr>
        <w:jc w:val="both"/>
        <w:rPr>
          <w:sz w:val="24"/>
          <w:szCs w:val="24"/>
        </w:rPr>
      </w:pPr>
      <w:r w:rsidRPr="0011392B">
        <w:rPr>
          <w:sz w:val="24"/>
          <w:szCs w:val="24"/>
        </w:rPr>
        <w:t xml:space="preserve">Notifier le client lorsque le </w:t>
      </w:r>
      <w:r w:rsidR="00D5179F" w:rsidRPr="0011392B">
        <w:rPr>
          <w:sz w:val="24"/>
          <w:szCs w:val="24"/>
        </w:rPr>
        <w:t>taxieur</w:t>
      </w:r>
      <w:r w:rsidRPr="0011392B">
        <w:rPr>
          <w:sz w:val="24"/>
          <w:szCs w:val="24"/>
        </w:rPr>
        <w:t xml:space="preserve"> arr</w:t>
      </w:r>
      <w:r w:rsidR="009803D9">
        <w:rPr>
          <w:sz w:val="24"/>
          <w:szCs w:val="24"/>
        </w:rPr>
        <w:t>ive</w:t>
      </w:r>
      <w:r w:rsidR="00251807">
        <w:rPr>
          <w:sz w:val="24"/>
          <w:szCs w:val="24"/>
        </w:rPr>
        <w:t>,</w:t>
      </w:r>
      <w:r w:rsidR="009803D9">
        <w:rPr>
          <w:sz w:val="24"/>
          <w:szCs w:val="24"/>
        </w:rPr>
        <w:t xml:space="preserve"> et</w:t>
      </w:r>
    </w:p>
    <w:p w:rsidR="00986A6F" w:rsidRPr="0011392B" w:rsidRDefault="00C5121E" w:rsidP="00A07A7E">
      <w:pPr>
        <w:pStyle w:val="ListParagraph"/>
        <w:numPr>
          <w:ilvl w:val="0"/>
          <w:numId w:val="48"/>
        </w:numPr>
        <w:jc w:val="both"/>
        <w:rPr>
          <w:sz w:val="24"/>
          <w:szCs w:val="24"/>
        </w:rPr>
      </w:pPr>
      <w:r w:rsidRPr="0011392B">
        <w:rPr>
          <w:sz w:val="24"/>
          <w:szCs w:val="24"/>
        </w:rPr>
        <w:t>Consultation de l’historique.</w:t>
      </w:r>
    </w:p>
    <w:p w:rsidR="00986A6F" w:rsidRDefault="00986A6F" w:rsidP="0011392B">
      <w:pPr>
        <w:pStyle w:val="Heading4"/>
      </w:pPr>
      <w:bookmarkStart w:id="230" w:name="_Toc26816481"/>
      <w:r>
        <w:t>Besoins non fonctionnels</w:t>
      </w:r>
      <w:bookmarkEnd w:id="230"/>
    </w:p>
    <w:p w:rsidR="00986A6F" w:rsidRPr="00752D47" w:rsidRDefault="00986A6F" w:rsidP="001030A1">
      <w:pPr>
        <w:ind w:firstLine="709"/>
        <w:jc w:val="both"/>
        <w:rPr>
          <w:sz w:val="24"/>
          <w:szCs w:val="24"/>
        </w:rPr>
      </w:pPr>
      <w:r w:rsidRPr="00752D47">
        <w:rPr>
          <w:sz w:val="24"/>
          <w:szCs w:val="24"/>
        </w:rPr>
        <w:t xml:space="preserve">Il s’agit des besoins qui caractérisent le système. Ce sont des besoins en matière de performance, de type de matériel ou de type de conception. </w:t>
      </w:r>
    </w:p>
    <w:p w:rsidR="00986A6F" w:rsidRPr="00752D47" w:rsidRDefault="00986A6F" w:rsidP="001030A1">
      <w:pPr>
        <w:ind w:firstLine="709"/>
        <w:jc w:val="both"/>
        <w:rPr>
          <w:sz w:val="24"/>
          <w:szCs w:val="24"/>
        </w:rPr>
      </w:pPr>
      <w:r w:rsidRPr="00752D47">
        <w:rPr>
          <w:sz w:val="24"/>
          <w:szCs w:val="24"/>
        </w:rPr>
        <w:t>Pour cela notre futur système doit répondre aux caractéristiques suivantes :</w:t>
      </w:r>
    </w:p>
    <w:p w:rsidR="008B0CB0" w:rsidRPr="00752D47" w:rsidRDefault="005303F9" w:rsidP="00A07A7E">
      <w:pPr>
        <w:pStyle w:val="ListParagraph"/>
        <w:numPr>
          <w:ilvl w:val="0"/>
          <w:numId w:val="49"/>
        </w:numPr>
        <w:jc w:val="both"/>
        <w:rPr>
          <w:sz w:val="24"/>
          <w:szCs w:val="24"/>
        </w:rPr>
      </w:pPr>
      <w:r>
        <w:rPr>
          <w:sz w:val="24"/>
          <w:szCs w:val="24"/>
        </w:rPr>
        <w:t>Ergonomie,</w:t>
      </w:r>
    </w:p>
    <w:p w:rsidR="008B0CB0" w:rsidRPr="00752D47" w:rsidRDefault="005303F9" w:rsidP="00A07A7E">
      <w:pPr>
        <w:pStyle w:val="ListParagraph"/>
        <w:numPr>
          <w:ilvl w:val="0"/>
          <w:numId w:val="49"/>
        </w:numPr>
        <w:jc w:val="both"/>
        <w:rPr>
          <w:sz w:val="24"/>
          <w:szCs w:val="24"/>
        </w:rPr>
      </w:pPr>
      <w:r>
        <w:rPr>
          <w:sz w:val="24"/>
          <w:szCs w:val="24"/>
        </w:rPr>
        <w:t>Rapidité de traitement,</w:t>
      </w:r>
    </w:p>
    <w:p w:rsidR="008B0CB0" w:rsidRPr="00752D47" w:rsidRDefault="005303F9" w:rsidP="00A07A7E">
      <w:pPr>
        <w:pStyle w:val="ListParagraph"/>
        <w:numPr>
          <w:ilvl w:val="0"/>
          <w:numId w:val="49"/>
        </w:numPr>
        <w:jc w:val="both"/>
        <w:rPr>
          <w:sz w:val="24"/>
          <w:szCs w:val="24"/>
        </w:rPr>
      </w:pPr>
      <w:r>
        <w:rPr>
          <w:sz w:val="24"/>
          <w:szCs w:val="24"/>
        </w:rPr>
        <w:t>Facilité d’utilisation, et</w:t>
      </w:r>
    </w:p>
    <w:p w:rsidR="008B0CB0" w:rsidRPr="00194FE6" w:rsidRDefault="008B0CB0" w:rsidP="00A07A7E">
      <w:pPr>
        <w:pStyle w:val="ListParagraph"/>
        <w:numPr>
          <w:ilvl w:val="0"/>
          <w:numId w:val="49"/>
        </w:numPr>
        <w:jc w:val="both"/>
        <w:rPr>
          <w:sz w:val="24"/>
          <w:szCs w:val="24"/>
        </w:rPr>
      </w:pPr>
      <w:r w:rsidRPr="00752D47">
        <w:rPr>
          <w:sz w:val="24"/>
          <w:szCs w:val="24"/>
        </w:rPr>
        <w:t>Sécurité.</w:t>
      </w:r>
    </w:p>
    <w:p w:rsidR="008B0CB0" w:rsidRDefault="008B0CB0" w:rsidP="008B0CB0">
      <w:pPr>
        <w:pStyle w:val="Heading3"/>
      </w:pPr>
      <w:bookmarkStart w:id="231" w:name="_Toc26477473"/>
      <w:bookmarkStart w:id="232" w:name="_Toc26816482"/>
      <w:r>
        <w:t>Analyse des besoins</w:t>
      </w:r>
      <w:bookmarkEnd w:id="231"/>
      <w:bookmarkEnd w:id="232"/>
    </w:p>
    <w:p w:rsidR="008B0CB0" w:rsidRPr="00194FE6" w:rsidRDefault="008B0CB0" w:rsidP="001030A1">
      <w:pPr>
        <w:ind w:firstLine="709"/>
        <w:jc w:val="both"/>
        <w:rPr>
          <w:sz w:val="24"/>
          <w:szCs w:val="24"/>
        </w:rPr>
      </w:pPr>
      <w:r w:rsidRPr="00194FE6">
        <w:rPr>
          <w:sz w:val="24"/>
          <w:szCs w:val="24"/>
        </w:rPr>
        <w:t>La première étape de la conception consiste à analyser la situation pour tenir compte des contraintes, des risques et de tout autre élément pertinent et assurer un ouvrage ou un processus répondant aux besoins du client.</w:t>
      </w:r>
    </w:p>
    <w:p w:rsidR="008B0CB0" w:rsidRDefault="008B0CB0" w:rsidP="00A07A7E">
      <w:pPr>
        <w:pStyle w:val="Heading4"/>
        <w:numPr>
          <w:ilvl w:val="0"/>
          <w:numId w:val="73"/>
        </w:numPr>
      </w:pPr>
      <w:bookmarkStart w:id="233" w:name="_Toc26816483"/>
      <w:r>
        <w:t>Les acteurs</w:t>
      </w:r>
      <w:bookmarkEnd w:id="233"/>
    </w:p>
    <w:p w:rsidR="008B0CB0" w:rsidRPr="00C00E5F" w:rsidRDefault="008B0CB0" w:rsidP="001030A1">
      <w:pPr>
        <w:ind w:firstLine="709"/>
        <w:jc w:val="both"/>
        <w:rPr>
          <w:sz w:val="24"/>
          <w:szCs w:val="24"/>
        </w:rPr>
      </w:pPr>
      <w:r w:rsidRPr="00C00E5F">
        <w:rPr>
          <w:sz w:val="24"/>
          <w:szCs w:val="24"/>
        </w:rPr>
        <w:t>Un acteur est un utilisateur type qui a toujours le même comportement vis-à-vis d’un cas d’utilisation.</w:t>
      </w:r>
    </w:p>
    <w:p w:rsidR="008B0CB0" w:rsidRPr="00C00E5F" w:rsidRDefault="008B0CB0" w:rsidP="001030A1">
      <w:pPr>
        <w:ind w:firstLine="709"/>
        <w:jc w:val="both"/>
        <w:rPr>
          <w:sz w:val="24"/>
          <w:szCs w:val="24"/>
        </w:rPr>
      </w:pPr>
      <w:r w:rsidRPr="00C00E5F">
        <w:rPr>
          <w:sz w:val="24"/>
          <w:szCs w:val="24"/>
        </w:rPr>
        <w:t>Ainsi les utilisateurs d’un système appartiennent à une ou plusieurs classes d’acteurs selon les rôles qu’ils tiennent par rapport au système. Une même personne physique peut se comporter en autant d’acteurs différents que le nombre de rôles qu’elle joue vis-à-vis du système.</w:t>
      </w:r>
    </w:p>
    <w:p w:rsidR="001F668E" w:rsidRDefault="001F668E" w:rsidP="001030A1">
      <w:pPr>
        <w:ind w:firstLine="709"/>
      </w:pPr>
      <w:r>
        <w:t>Les acteurs que comporte notre système sont :</w:t>
      </w:r>
    </w:p>
    <w:p w:rsidR="001F668E" w:rsidRDefault="001F668E" w:rsidP="00A07A7E">
      <w:pPr>
        <w:pStyle w:val="ListParagraph"/>
        <w:numPr>
          <w:ilvl w:val="0"/>
          <w:numId w:val="50"/>
        </w:numPr>
      </w:pPr>
      <w:r>
        <w:t>Le client</w:t>
      </w:r>
      <w:r w:rsidR="00316CC0">
        <w:t>, et</w:t>
      </w:r>
    </w:p>
    <w:p w:rsidR="001F668E" w:rsidRDefault="006A4526" w:rsidP="00A07A7E">
      <w:pPr>
        <w:pStyle w:val="ListParagraph"/>
        <w:numPr>
          <w:ilvl w:val="0"/>
          <w:numId w:val="50"/>
        </w:numPr>
      </w:pPr>
      <w:r>
        <w:t>Le taxieur</w:t>
      </w:r>
      <w:r w:rsidR="00C00E5F">
        <w:t xml:space="preserve"> ou chauffeur de taxi</w:t>
      </w:r>
      <w:r w:rsidR="00C94E68">
        <w:t>.</w:t>
      </w:r>
    </w:p>
    <w:p w:rsidR="0042111A" w:rsidRDefault="0042111A" w:rsidP="0042111A"/>
    <w:p w:rsidR="001F668E" w:rsidRDefault="001F668E" w:rsidP="001F668E"/>
    <w:p w:rsidR="001F668E" w:rsidRDefault="001F668E" w:rsidP="0042111A">
      <w:pPr>
        <w:pStyle w:val="Heading4"/>
      </w:pPr>
      <w:bookmarkStart w:id="234" w:name="_Toc26816484"/>
      <w:r>
        <w:lastRenderedPageBreak/>
        <w:t>Diagramme de cas d’utilisation</w:t>
      </w:r>
      <w:bookmarkEnd w:id="234"/>
    </w:p>
    <w:p w:rsidR="001F668E" w:rsidRDefault="001F668E" w:rsidP="00A07A7E">
      <w:pPr>
        <w:pStyle w:val="Heading5"/>
        <w:numPr>
          <w:ilvl w:val="0"/>
          <w:numId w:val="74"/>
        </w:numPr>
      </w:pPr>
      <w:bookmarkStart w:id="235" w:name="_Toc26816485"/>
      <w:r>
        <w:t>Identification des acteurs</w:t>
      </w:r>
      <w:bookmarkEnd w:id="235"/>
    </w:p>
    <w:p w:rsidR="001F668E" w:rsidRPr="0042111A" w:rsidRDefault="001F668E" w:rsidP="001030A1">
      <w:pPr>
        <w:ind w:firstLine="709"/>
        <w:jc w:val="both"/>
        <w:rPr>
          <w:sz w:val="24"/>
          <w:szCs w:val="24"/>
        </w:rPr>
      </w:pPr>
      <w:r w:rsidRPr="0042111A">
        <w:rPr>
          <w:sz w:val="24"/>
          <w:szCs w:val="24"/>
        </w:rPr>
        <w:t>Un cas d’utilisation représente une fonctionnalité du système. Cette fonctionnalité est définie par une action</w:t>
      </w:r>
      <w:r w:rsidR="00C94E68" w:rsidRPr="00C94E68">
        <w:t xml:space="preserve"> </w:t>
      </w:r>
      <w:r w:rsidR="00C94E68" w:rsidRPr="00C94E68">
        <w:rPr>
          <w:sz w:val="24"/>
          <w:szCs w:val="24"/>
        </w:rPr>
        <w:t>déclenchante</w:t>
      </w:r>
      <w:r w:rsidRPr="0042111A">
        <w:rPr>
          <w:sz w:val="24"/>
          <w:szCs w:val="24"/>
        </w:rPr>
        <w:t>, un ou plusieurs déroulements possibles et éventuellement une fin.</w:t>
      </w:r>
    </w:p>
    <w:p w:rsidR="001F668E" w:rsidRPr="0042111A" w:rsidRDefault="001F668E" w:rsidP="001030A1">
      <w:pPr>
        <w:ind w:firstLine="709"/>
        <w:jc w:val="both"/>
        <w:rPr>
          <w:sz w:val="24"/>
          <w:szCs w:val="24"/>
        </w:rPr>
      </w:pPr>
      <w:r w:rsidRPr="0042111A">
        <w:rPr>
          <w:sz w:val="24"/>
          <w:szCs w:val="24"/>
        </w:rPr>
        <w:t>Le tableau suivant représente les différents cas d’utilisation associé à notre système</w:t>
      </w:r>
    </w:p>
    <w:tbl>
      <w:tblPr>
        <w:tblStyle w:val="TableGrid"/>
        <w:tblW w:w="9331" w:type="dxa"/>
        <w:tblLook w:val="04A0" w:firstRow="1" w:lastRow="0" w:firstColumn="1" w:lastColumn="0" w:noHBand="0" w:noVBand="1"/>
      </w:tblPr>
      <w:tblGrid>
        <w:gridCol w:w="3109"/>
        <w:gridCol w:w="3111"/>
        <w:gridCol w:w="3111"/>
        <w:tblGridChange w:id="236">
          <w:tblGrid>
            <w:gridCol w:w="3109"/>
            <w:gridCol w:w="3111"/>
            <w:gridCol w:w="3111"/>
          </w:tblGrid>
        </w:tblGridChange>
      </w:tblGrid>
      <w:tr w:rsidR="00792536" w:rsidTr="00D7535D">
        <w:trPr>
          <w:trHeight w:val="637"/>
        </w:trPr>
        <w:tc>
          <w:tcPr>
            <w:tcW w:w="3109" w:type="dxa"/>
          </w:tcPr>
          <w:p w:rsidR="00792536" w:rsidRPr="00665D20" w:rsidRDefault="00792536" w:rsidP="00792536">
            <w:pPr>
              <w:jc w:val="center"/>
              <w:rPr>
                <w:b/>
                <w:sz w:val="24"/>
                <w:szCs w:val="24"/>
              </w:rPr>
            </w:pPr>
            <w:r w:rsidRPr="00665D20">
              <w:rPr>
                <w:b/>
                <w:sz w:val="24"/>
                <w:szCs w:val="24"/>
              </w:rPr>
              <w:t>Fonction</w:t>
            </w:r>
          </w:p>
        </w:tc>
        <w:tc>
          <w:tcPr>
            <w:tcW w:w="3111" w:type="dxa"/>
          </w:tcPr>
          <w:p w:rsidR="00792536" w:rsidRPr="00665D20" w:rsidRDefault="00792536" w:rsidP="00792536">
            <w:pPr>
              <w:jc w:val="center"/>
              <w:rPr>
                <w:b/>
                <w:sz w:val="24"/>
                <w:szCs w:val="24"/>
              </w:rPr>
            </w:pPr>
            <w:r w:rsidRPr="00665D20">
              <w:rPr>
                <w:b/>
                <w:sz w:val="24"/>
                <w:szCs w:val="24"/>
              </w:rPr>
              <w:t>Cas d’utilisation</w:t>
            </w:r>
          </w:p>
        </w:tc>
        <w:tc>
          <w:tcPr>
            <w:tcW w:w="3111" w:type="dxa"/>
          </w:tcPr>
          <w:p w:rsidR="00792536" w:rsidRPr="00665D20" w:rsidRDefault="00792536" w:rsidP="00792536">
            <w:pPr>
              <w:jc w:val="center"/>
              <w:rPr>
                <w:b/>
                <w:sz w:val="24"/>
                <w:szCs w:val="24"/>
              </w:rPr>
            </w:pPr>
            <w:r w:rsidRPr="00665D20">
              <w:rPr>
                <w:b/>
                <w:sz w:val="24"/>
                <w:szCs w:val="24"/>
              </w:rPr>
              <w:t>Acteurs</w:t>
            </w:r>
          </w:p>
        </w:tc>
      </w:tr>
      <w:tr w:rsidR="00792536" w:rsidTr="00D7535D">
        <w:trPr>
          <w:trHeight w:val="1240"/>
        </w:trPr>
        <w:tc>
          <w:tcPr>
            <w:tcW w:w="3109" w:type="dxa"/>
          </w:tcPr>
          <w:p w:rsidR="00792536" w:rsidRPr="00665D20" w:rsidRDefault="00792536" w:rsidP="005B567F">
            <w:pPr>
              <w:rPr>
                <w:sz w:val="24"/>
                <w:szCs w:val="24"/>
              </w:rPr>
            </w:pPr>
            <w:r w:rsidRPr="00665D20">
              <w:rPr>
                <w:sz w:val="24"/>
                <w:szCs w:val="24"/>
              </w:rPr>
              <w:t>Authentification à l’application via Facebook</w:t>
            </w:r>
          </w:p>
        </w:tc>
        <w:tc>
          <w:tcPr>
            <w:tcW w:w="3111" w:type="dxa"/>
          </w:tcPr>
          <w:p w:rsidR="00792536" w:rsidRPr="00665D20" w:rsidRDefault="00792536" w:rsidP="00792536">
            <w:pPr>
              <w:jc w:val="center"/>
              <w:rPr>
                <w:sz w:val="24"/>
                <w:szCs w:val="24"/>
              </w:rPr>
            </w:pPr>
            <w:r w:rsidRPr="00665D20">
              <w:rPr>
                <w:sz w:val="24"/>
                <w:szCs w:val="24"/>
              </w:rPr>
              <w:t>S’authentifier</w:t>
            </w:r>
          </w:p>
        </w:tc>
        <w:tc>
          <w:tcPr>
            <w:tcW w:w="3111" w:type="dxa"/>
          </w:tcPr>
          <w:p w:rsidR="00792536" w:rsidRPr="00665D20" w:rsidRDefault="007C2B72" w:rsidP="00792536">
            <w:pPr>
              <w:jc w:val="center"/>
              <w:rPr>
                <w:sz w:val="24"/>
                <w:szCs w:val="24"/>
              </w:rPr>
            </w:pPr>
            <w:r w:rsidRPr="00665D20">
              <w:rPr>
                <w:sz w:val="24"/>
                <w:szCs w:val="24"/>
              </w:rPr>
              <w:t>Client, Taxieur</w:t>
            </w:r>
          </w:p>
        </w:tc>
      </w:tr>
      <w:tr w:rsidR="007C2B72" w:rsidTr="00D7535D">
        <w:trPr>
          <w:trHeight w:val="1275"/>
        </w:trPr>
        <w:tc>
          <w:tcPr>
            <w:tcW w:w="3109" w:type="dxa"/>
          </w:tcPr>
          <w:p w:rsidR="007C2B72" w:rsidRPr="00665D20" w:rsidRDefault="007C2B72" w:rsidP="00253243">
            <w:pPr>
              <w:pStyle w:val="ListParagraph"/>
              <w:numPr>
                <w:ilvl w:val="0"/>
                <w:numId w:val="2"/>
              </w:numPr>
              <w:rPr>
                <w:sz w:val="24"/>
                <w:szCs w:val="24"/>
              </w:rPr>
            </w:pPr>
            <w:r w:rsidRPr="00665D20">
              <w:rPr>
                <w:sz w:val="24"/>
                <w:szCs w:val="24"/>
              </w:rPr>
              <w:t>Accepter une demande</w:t>
            </w:r>
          </w:p>
          <w:p w:rsidR="007C2B72" w:rsidRPr="00665D20" w:rsidRDefault="007C2B72" w:rsidP="00253243">
            <w:pPr>
              <w:pStyle w:val="ListParagraph"/>
              <w:numPr>
                <w:ilvl w:val="0"/>
                <w:numId w:val="2"/>
              </w:numPr>
              <w:rPr>
                <w:sz w:val="24"/>
                <w:szCs w:val="24"/>
              </w:rPr>
            </w:pPr>
            <w:r w:rsidRPr="00665D20">
              <w:rPr>
                <w:sz w:val="24"/>
                <w:szCs w:val="24"/>
              </w:rPr>
              <w:t>Refuser une demande</w:t>
            </w:r>
          </w:p>
        </w:tc>
        <w:tc>
          <w:tcPr>
            <w:tcW w:w="3111" w:type="dxa"/>
          </w:tcPr>
          <w:p w:rsidR="007C2B72" w:rsidRPr="00665D20" w:rsidRDefault="007C2B72" w:rsidP="00792536">
            <w:pPr>
              <w:jc w:val="center"/>
              <w:rPr>
                <w:sz w:val="24"/>
                <w:szCs w:val="24"/>
              </w:rPr>
            </w:pPr>
            <w:r w:rsidRPr="00665D20">
              <w:rPr>
                <w:sz w:val="24"/>
                <w:szCs w:val="24"/>
              </w:rPr>
              <w:t>Gérer les demandes de réservation</w:t>
            </w:r>
          </w:p>
        </w:tc>
        <w:tc>
          <w:tcPr>
            <w:tcW w:w="3111" w:type="dxa"/>
          </w:tcPr>
          <w:p w:rsidR="007C2B72" w:rsidRPr="00665D20" w:rsidRDefault="007C2B72" w:rsidP="00792536">
            <w:pPr>
              <w:jc w:val="center"/>
              <w:rPr>
                <w:sz w:val="24"/>
                <w:szCs w:val="24"/>
              </w:rPr>
            </w:pPr>
            <w:r w:rsidRPr="00665D20">
              <w:rPr>
                <w:sz w:val="24"/>
                <w:szCs w:val="24"/>
              </w:rPr>
              <w:t>Taxieur</w:t>
            </w:r>
          </w:p>
        </w:tc>
      </w:tr>
      <w:tr w:rsidR="007C2B72" w:rsidTr="00D64CD0">
        <w:tblPrEx>
          <w:tblW w:w="9331" w:type="dxa"/>
          <w:tblPrExChange w:id="237" w:author="Toky Hajatiana RABOANARY" w:date="2019-12-10T19:05:00Z">
            <w:tblPrEx>
              <w:tblW w:w="9331" w:type="dxa"/>
            </w:tblPrEx>
          </w:tblPrExChange>
        </w:tblPrEx>
        <w:trPr>
          <w:trHeight w:val="1630"/>
          <w:trPrChange w:id="238" w:author="Toky Hajatiana RABOANARY" w:date="2019-12-10T19:05:00Z">
            <w:trPr>
              <w:trHeight w:val="2516"/>
            </w:trPr>
          </w:trPrChange>
        </w:trPr>
        <w:tc>
          <w:tcPr>
            <w:tcW w:w="3109" w:type="dxa"/>
            <w:tcPrChange w:id="239" w:author="Toky Hajatiana RABOANARY" w:date="2019-12-10T19:05:00Z">
              <w:tcPr>
                <w:tcW w:w="3109" w:type="dxa"/>
              </w:tcPr>
            </w:tcPrChange>
          </w:tcPr>
          <w:p w:rsidR="007C2B72" w:rsidRPr="00665D20" w:rsidRDefault="007C2B72" w:rsidP="00253243">
            <w:pPr>
              <w:pStyle w:val="ListParagraph"/>
              <w:numPr>
                <w:ilvl w:val="0"/>
                <w:numId w:val="2"/>
              </w:numPr>
              <w:rPr>
                <w:sz w:val="24"/>
                <w:szCs w:val="24"/>
              </w:rPr>
            </w:pPr>
            <w:r w:rsidRPr="00665D20">
              <w:rPr>
                <w:sz w:val="24"/>
                <w:szCs w:val="24"/>
              </w:rPr>
              <w:t>Sélectionner un taxi</w:t>
            </w:r>
          </w:p>
          <w:p w:rsidR="007C2B72" w:rsidRPr="00665D20" w:rsidRDefault="007C2B72" w:rsidP="00253243">
            <w:pPr>
              <w:pStyle w:val="ListParagraph"/>
              <w:numPr>
                <w:ilvl w:val="0"/>
                <w:numId w:val="2"/>
              </w:numPr>
              <w:rPr>
                <w:sz w:val="24"/>
                <w:szCs w:val="24"/>
              </w:rPr>
            </w:pPr>
            <w:r w:rsidRPr="00665D20">
              <w:rPr>
                <w:sz w:val="24"/>
                <w:szCs w:val="24"/>
              </w:rPr>
              <w:t>Indiquer la destination</w:t>
            </w:r>
          </w:p>
          <w:p w:rsidR="007C2B72" w:rsidRPr="00665D20" w:rsidRDefault="007C2B72" w:rsidP="00253243">
            <w:pPr>
              <w:pStyle w:val="ListParagraph"/>
              <w:numPr>
                <w:ilvl w:val="0"/>
                <w:numId w:val="2"/>
              </w:numPr>
              <w:rPr>
                <w:sz w:val="24"/>
                <w:szCs w:val="24"/>
              </w:rPr>
            </w:pPr>
            <w:r w:rsidRPr="00665D20">
              <w:rPr>
                <w:sz w:val="24"/>
                <w:szCs w:val="24"/>
              </w:rPr>
              <w:t>Confirmer</w:t>
            </w:r>
          </w:p>
          <w:p w:rsidR="007C2B72" w:rsidRPr="00665D20" w:rsidRDefault="007C2B72" w:rsidP="00253243">
            <w:pPr>
              <w:pStyle w:val="ListParagraph"/>
              <w:numPr>
                <w:ilvl w:val="0"/>
                <w:numId w:val="2"/>
              </w:numPr>
              <w:rPr>
                <w:sz w:val="24"/>
                <w:szCs w:val="24"/>
              </w:rPr>
            </w:pPr>
            <w:r w:rsidRPr="00665D20">
              <w:rPr>
                <w:sz w:val="24"/>
                <w:szCs w:val="24"/>
              </w:rPr>
              <w:t>Annuler</w:t>
            </w:r>
          </w:p>
        </w:tc>
        <w:tc>
          <w:tcPr>
            <w:tcW w:w="3111" w:type="dxa"/>
            <w:tcPrChange w:id="240" w:author="Toky Hajatiana RABOANARY" w:date="2019-12-10T19:05:00Z">
              <w:tcPr>
                <w:tcW w:w="3111" w:type="dxa"/>
              </w:tcPr>
            </w:tcPrChange>
          </w:tcPr>
          <w:p w:rsidR="007C2B72" w:rsidRPr="00665D20" w:rsidRDefault="007C2B72" w:rsidP="00792536">
            <w:pPr>
              <w:jc w:val="center"/>
              <w:rPr>
                <w:sz w:val="24"/>
                <w:szCs w:val="24"/>
              </w:rPr>
            </w:pPr>
            <w:r w:rsidRPr="00665D20">
              <w:rPr>
                <w:sz w:val="24"/>
                <w:szCs w:val="24"/>
              </w:rPr>
              <w:t>Réserver un Taxi</w:t>
            </w:r>
          </w:p>
        </w:tc>
        <w:tc>
          <w:tcPr>
            <w:tcW w:w="3111" w:type="dxa"/>
            <w:tcPrChange w:id="241" w:author="Toky Hajatiana RABOANARY" w:date="2019-12-10T19:05:00Z">
              <w:tcPr>
                <w:tcW w:w="3111" w:type="dxa"/>
              </w:tcPr>
            </w:tcPrChange>
          </w:tcPr>
          <w:p w:rsidR="007C2B72" w:rsidRPr="00665D20" w:rsidRDefault="007C2B72" w:rsidP="00792536">
            <w:pPr>
              <w:jc w:val="center"/>
              <w:rPr>
                <w:sz w:val="24"/>
                <w:szCs w:val="24"/>
              </w:rPr>
            </w:pPr>
            <w:r w:rsidRPr="00665D20">
              <w:rPr>
                <w:sz w:val="24"/>
                <w:szCs w:val="24"/>
              </w:rPr>
              <w:t>Client</w:t>
            </w:r>
          </w:p>
        </w:tc>
      </w:tr>
      <w:tr w:rsidR="007456C0" w:rsidTr="00D7535D">
        <w:trPr>
          <w:trHeight w:val="637"/>
        </w:trPr>
        <w:tc>
          <w:tcPr>
            <w:tcW w:w="3109" w:type="dxa"/>
          </w:tcPr>
          <w:p w:rsidR="007456C0" w:rsidRPr="00665D20" w:rsidRDefault="007456C0" w:rsidP="007456C0">
            <w:pPr>
              <w:rPr>
                <w:sz w:val="24"/>
                <w:szCs w:val="24"/>
              </w:rPr>
            </w:pPr>
            <w:r w:rsidRPr="00665D20">
              <w:rPr>
                <w:sz w:val="24"/>
                <w:szCs w:val="24"/>
              </w:rPr>
              <w:t>Consultation de l’historique</w:t>
            </w:r>
          </w:p>
        </w:tc>
        <w:tc>
          <w:tcPr>
            <w:tcW w:w="3111" w:type="dxa"/>
          </w:tcPr>
          <w:p w:rsidR="007456C0" w:rsidRPr="00665D20" w:rsidRDefault="007456C0" w:rsidP="00792536">
            <w:pPr>
              <w:jc w:val="center"/>
              <w:rPr>
                <w:sz w:val="24"/>
                <w:szCs w:val="24"/>
              </w:rPr>
            </w:pPr>
            <w:r w:rsidRPr="00665D20">
              <w:rPr>
                <w:sz w:val="24"/>
                <w:szCs w:val="24"/>
              </w:rPr>
              <w:t>Consulter son historique</w:t>
            </w:r>
          </w:p>
        </w:tc>
        <w:tc>
          <w:tcPr>
            <w:tcW w:w="3111" w:type="dxa"/>
          </w:tcPr>
          <w:p w:rsidR="007456C0" w:rsidRPr="00665D20" w:rsidRDefault="007456C0" w:rsidP="00792536">
            <w:pPr>
              <w:jc w:val="center"/>
              <w:rPr>
                <w:sz w:val="24"/>
                <w:szCs w:val="24"/>
              </w:rPr>
            </w:pPr>
            <w:r w:rsidRPr="00665D20">
              <w:rPr>
                <w:sz w:val="24"/>
                <w:szCs w:val="24"/>
              </w:rPr>
              <w:t>Client, Taxieur</w:t>
            </w:r>
          </w:p>
        </w:tc>
      </w:tr>
      <w:tr w:rsidR="007456C0" w:rsidTr="00D7535D">
        <w:trPr>
          <w:trHeight w:val="637"/>
        </w:trPr>
        <w:tc>
          <w:tcPr>
            <w:tcW w:w="3109" w:type="dxa"/>
          </w:tcPr>
          <w:p w:rsidR="007456C0" w:rsidRPr="00665D20" w:rsidRDefault="007456C0" w:rsidP="007456C0">
            <w:pPr>
              <w:rPr>
                <w:sz w:val="24"/>
                <w:szCs w:val="24"/>
              </w:rPr>
            </w:pPr>
            <w:r w:rsidRPr="00665D20">
              <w:rPr>
                <w:sz w:val="24"/>
                <w:szCs w:val="24"/>
              </w:rPr>
              <w:t>Disponibilité du taxieur</w:t>
            </w:r>
          </w:p>
        </w:tc>
        <w:tc>
          <w:tcPr>
            <w:tcW w:w="3111" w:type="dxa"/>
          </w:tcPr>
          <w:p w:rsidR="007456C0" w:rsidRPr="00665D20" w:rsidRDefault="007456C0" w:rsidP="00792536">
            <w:pPr>
              <w:jc w:val="center"/>
              <w:rPr>
                <w:sz w:val="24"/>
                <w:szCs w:val="24"/>
              </w:rPr>
            </w:pPr>
            <w:r w:rsidRPr="00665D20">
              <w:rPr>
                <w:sz w:val="24"/>
                <w:szCs w:val="24"/>
              </w:rPr>
              <w:t>Disponibilité</w:t>
            </w:r>
          </w:p>
        </w:tc>
        <w:tc>
          <w:tcPr>
            <w:tcW w:w="3111" w:type="dxa"/>
          </w:tcPr>
          <w:p w:rsidR="007456C0" w:rsidRPr="00665D20" w:rsidRDefault="007456C0" w:rsidP="00792536">
            <w:pPr>
              <w:jc w:val="center"/>
              <w:rPr>
                <w:sz w:val="24"/>
                <w:szCs w:val="24"/>
              </w:rPr>
            </w:pPr>
            <w:r w:rsidRPr="00665D20">
              <w:rPr>
                <w:sz w:val="24"/>
                <w:szCs w:val="24"/>
              </w:rPr>
              <w:t>Taxieur</w:t>
            </w:r>
          </w:p>
        </w:tc>
      </w:tr>
    </w:tbl>
    <w:p w:rsidR="0042111A" w:rsidRDefault="000D3BAD" w:rsidP="0042111A">
      <w:pPr>
        <w:pStyle w:val="Title"/>
        <w:jc w:val="center"/>
      </w:pPr>
      <w:bookmarkStart w:id="242" w:name="_Toc26816210"/>
      <w:r>
        <w:t>Les différents cas d’utilisation</w:t>
      </w:r>
      <w:bookmarkEnd w:id="242"/>
    </w:p>
    <w:p w:rsidR="00D7535D" w:rsidRDefault="00D7535D" w:rsidP="00D7535D"/>
    <w:p w:rsidR="00D7535D" w:rsidRDefault="00D7535D" w:rsidP="00D7535D"/>
    <w:p w:rsidR="00D7535D" w:rsidRDefault="00D7535D" w:rsidP="00D7535D"/>
    <w:p w:rsidR="00D7535D" w:rsidRDefault="00D7535D" w:rsidP="00D7535D"/>
    <w:p w:rsidR="00D7535D" w:rsidRDefault="00D7535D" w:rsidP="00D7535D"/>
    <w:p w:rsidR="00D7535D" w:rsidRDefault="00D7535D" w:rsidP="00D7535D"/>
    <w:p w:rsidR="00D7535D" w:rsidRPr="00D7535D" w:rsidRDefault="00D7535D" w:rsidP="00D7535D"/>
    <w:p w:rsidR="000D3BAD" w:rsidRDefault="00731187" w:rsidP="00C82D2D">
      <w:pPr>
        <w:pStyle w:val="Heading5"/>
      </w:pPr>
      <w:bookmarkStart w:id="243" w:name="_Toc26816486"/>
      <w:r>
        <w:lastRenderedPageBreak/>
        <w:t>Réalisation du diagramme de cas d’utilisation</w:t>
      </w:r>
      <w:bookmarkEnd w:id="243"/>
    </w:p>
    <w:p w:rsidR="00731187" w:rsidRPr="00824791" w:rsidRDefault="00731187" w:rsidP="001030A1">
      <w:pPr>
        <w:ind w:firstLine="709"/>
        <w:jc w:val="both"/>
        <w:rPr>
          <w:sz w:val="24"/>
          <w:szCs w:val="24"/>
        </w:rPr>
      </w:pPr>
      <w:r w:rsidRPr="00824791">
        <w:rPr>
          <w:sz w:val="24"/>
          <w:szCs w:val="24"/>
        </w:rPr>
        <w:t>La figure suivante représente le diagramme de cas d’utilisation global de notre système.</w:t>
      </w:r>
    </w:p>
    <w:p w:rsidR="008A2103" w:rsidRDefault="008A2103" w:rsidP="00731187"/>
    <w:p w:rsidR="00D7535D" w:rsidRDefault="00D7535D" w:rsidP="00731187">
      <w:r w:rsidRPr="00D7535D">
        <w:rPr>
          <w:noProof/>
        </w:rPr>
        <w:drawing>
          <wp:inline distT="0" distB="0" distL="0" distR="0">
            <wp:extent cx="5760720" cy="4695713"/>
            <wp:effectExtent l="0" t="0" r="0" b="0"/>
            <wp:docPr id="37" name="Image 37" descr="C:\Users\Neslon\Picture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use ca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695713"/>
                    </a:xfrm>
                    <a:prstGeom prst="rect">
                      <a:avLst/>
                    </a:prstGeom>
                    <a:noFill/>
                    <a:ln>
                      <a:noFill/>
                    </a:ln>
                  </pic:spPr>
                </pic:pic>
              </a:graphicData>
            </a:graphic>
          </wp:inline>
        </w:drawing>
      </w:r>
    </w:p>
    <w:p w:rsidR="00D7535D" w:rsidRDefault="00D7535D" w:rsidP="00731187"/>
    <w:p w:rsidR="00D7535D" w:rsidRDefault="00D7535D" w:rsidP="00731187">
      <w:pPr>
        <w:pStyle w:val="Subtitle"/>
        <w:jc w:val="center"/>
      </w:pPr>
      <w:bookmarkStart w:id="244" w:name="_Toc26816191"/>
      <w:r>
        <w:t>Diagramme de cas d’utilisation</w:t>
      </w:r>
      <w:bookmarkEnd w:id="244"/>
    </w:p>
    <w:p w:rsidR="008A2103" w:rsidRDefault="008A2103" w:rsidP="00731187"/>
    <w:p w:rsidR="008A2103" w:rsidRDefault="008A2103" w:rsidP="009D28AC">
      <w:pPr>
        <w:pStyle w:val="Heading5"/>
      </w:pPr>
      <w:bookmarkStart w:id="245" w:name="_Toc26816487"/>
      <w:r>
        <w:t xml:space="preserve">Description </w:t>
      </w:r>
      <w:r w:rsidR="00843B7D">
        <w:t>textuelle</w:t>
      </w:r>
      <w:r>
        <w:t xml:space="preserve"> des cas d’utilisations</w:t>
      </w:r>
      <w:bookmarkEnd w:id="245"/>
    </w:p>
    <w:p w:rsidR="008A2103" w:rsidRDefault="008A2103" w:rsidP="001030A1">
      <w:pPr>
        <w:ind w:firstLine="709"/>
        <w:jc w:val="both"/>
        <w:rPr>
          <w:sz w:val="24"/>
          <w:szCs w:val="24"/>
        </w:rPr>
      </w:pPr>
      <w:r w:rsidRPr="009D28AC">
        <w:rPr>
          <w:sz w:val="24"/>
          <w:szCs w:val="24"/>
        </w:rPr>
        <w:t>Cette partie sera consacrée pour la description des cas d’utilisations, chaque descripti</w:t>
      </w:r>
      <w:r w:rsidR="00F55144" w:rsidRPr="009D28AC">
        <w:rPr>
          <w:sz w:val="24"/>
          <w:szCs w:val="24"/>
        </w:rPr>
        <w:t>on sera représentée</w:t>
      </w:r>
      <w:r w:rsidRPr="009D28AC">
        <w:rPr>
          <w:sz w:val="24"/>
          <w:szCs w:val="24"/>
        </w:rPr>
        <w:t xml:space="preserve"> sous forme de tableau qui indiquera le nom du cas d’utilisation, l’acteur responsable, l’objectif, ainsi que le scenario.</w:t>
      </w:r>
    </w:p>
    <w:p w:rsidR="009D28AC" w:rsidRDefault="009D28AC" w:rsidP="008A2103">
      <w:pPr>
        <w:ind w:firstLine="360"/>
        <w:rPr>
          <w:sz w:val="24"/>
          <w:szCs w:val="24"/>
        </w:rPr>
      </w:pPr>
    </w:p>
    <w:p w:rsidR="009D28AC" w:rsidRDefault="009D28AC" w:rsidP="008A2103">
      <w:pPr>
        <w:ind w:firstLine="360"/>
        <w:rPr>
          <w:sz w:val="24"/>
          <w:szCs w:val="24"/>
        </w:rPr>
      </w:pPr>
    </w:p>
    <w:p w:rsidR="009D28AC" w:rsidRPr="009D28AC" w:rsidRDefault="009D28AC" w:rsidP="008A2103">
      <w:pPr>
        <w:ind w:firstLine="360"/>
        <w:rPr>
          <w:sz w:val="24"/>
          <w:szCs w:val="24"/>
        </w:rPr>
      </w:pPr>
    </w:p>
    <w:p w:rsidR="00731187" w:rsidRPr="009D28AC" w:rsidRDefault="008A2103" w:rsidP="00A07A7E">
      <w:pPr>
        <w:pStyle w:val="ListParagraph"/>
        <w:numPr>
          <w:ilvl w:val="0"/>
          <w:numId w:val="51"/>
        </w:numPr>
        <w:rPr>
          <w:sz w:val="24"/>
          <w:szCs w:val="24"/>
        </w:rPr>
      </w:pPr>
      <w:r w:rsidRPr="009D28AC">
        <w:rPr>
          <w:sz w:val="24"/>
          <w:szCs w:val="24"/>
        </w:rPr>
        <w:t>Cas d’utilisation « S’authentifier »</w:t>
      </w:r>
    </w:p>
    <w:p w:rsidR="008A2103" w:rsidRPr="009D28AC" w:rsidRDefault="008A2103" w:rsidP="00CD5DF3">
      <w:pPr>
        <w:ind w:firstLine="357"/>
        <w:jc w:val="both"/>
        <w:rPr>
          <w:sz w:val="24"/>
          <w:szCs w:val="24"/>
        </w:rPr>
      </w:pPr>
      <w:r w:rsidRPr="009D28AC">
        <w:rPr>
          <w:sz w:val="24"/>
          <w:szCs w:val="24"/>
        </w:rPr>
        <w:t>Le tableau suivant représente une description textuelle du cas d’utilisation</w:t>
      </w:r>
      <w:r w:rsidR="00F55144" w:rsidRPr="009D28AC">
        <w:rPr>
          <w:sz w:val="24"/>
          <w:szCs w:val="24"/>
        </w:rPr>
        <w:t xml:space="preserve"> « S’authentifier »</w:t>
      </w:r>
    </w:p>
    <w:tbl>
      <w:tblPr>
        <w:tblStyle w:val="TableGrid"/>
        <w:tblW w:w="9570" w:type="dxa"/>
        <w:tblLook w:val="04A0" w:firstRow="1" w:lastRow="0" w:firstColumn="1" w:lastColumn="0" w:noHBand="0" w:noVBand="1"/>
      </w:tblPr>
      <w:tblGrid>
        <w:gridCol w:w="4785"/>
        <w:gridCol w:w="4785"/>
        <w:tblGridChange w:id="246">
          <w:tblGrid>
            <w:gridCol w:w="4785"/>
            <w:gridCol w:w="4785"/>
          </w:tblGrid>
        </w:tblGridChange>
      </w:tblGrid>
      <w:tr w:rsidR="008A2103" w:rsidTr="00665D20">
        <w:trPr>
          <w:trHeight w:val="560"/>
        </w:trPr>
        <w:tc>
          <w:tcPr>
            <w:tcW w:w="4785" w:type="dxa"/>
          </w:tcPr>
          <w:p w:rsidR="008A2103" w:rsidRPr="00665D20" w:rsidRDefault="008A2103" w:rsidP="008A2103">
            <w:pPr>
              <w:jc w:val="center"/>
              <w:rPr>
                <w:b/>
                <w:sz w:val="24"/>
                <w:szCs w:val="24"/>
              </w:rPr>
            </w:pPr>
            <w:r w:rsidRPr="00665D20">
              <w:rPr>
                <w:b/>
                <w:sz w:val="24"/>
                <w:szCs w:val="24"/>
              </w:rPr>
              <w:t>Cas d’utilisation</w:t>
            </w:r>
          </w:p>
        </w:tc>
        <w:tc>
          <w:tcPr>
            <w:tcW w:w="4785" w:type="dxa"/>
          </w:tcPr>
          <w:p w:rsidR="008A2103" w:rsidRPr="00665D20" w:rsidRDefault="008A2103" w:rsidP="008A2103">
            <w:pPr>
              <w:jc w:val="center"/>
              <w:rPr>
                <w:b/>
                <w:sz w:val="24"/>
                <w:szCs w:val="24"/>
              </w:rPr>
            </w:pPr>
            <w:r w:rsidRPr="00665D20">
              <w:rPr>
                <w:b/>
                <w:sz w:val="24"/>
                <w:szCs w:val="24"/>
              </w:rPr>
              <w:t>S’authentifier</w:t>
            </w:r>
          </w:p>
        </w:tc>
      </w:tr>
      <w:tr w:rsidR="008A2103" w:rsidTr="00665D20">
        <w:trPr>
          <w:trHeight w:val="1091"/>
        </w:trPr>
        <w:tc>
          <w:tcPr>
            <w:tcW w:w="4785" w:type="dxa"/>
          </w:tcPr>
          <w:p w:rsidR="008A2103" w:rsidRPr="00665D20" w:rsidRDefault="008A2103" w:rsidP="008A2103">
            <w:pPr>
              <w:jc w:val="center"/>
              <w:rPr>
                <w:b/>
                <w:sz w:val="24"/>
                <w:szCs w:val="24"/>
              </w:rPr>
            </w:pPr>
            <w:r w:rsidRPr="00665D20">
              <w:rPr>
                <w:b/>
                <w:sz w:val="24"/>
                <w:szCs w:val="24"/>
              </w:rPr>
              <w:t>Acteurs</w:t>
            </w:r>
          </w:p>
        </w:tc>
        <w:tc>
          <w:tcPr>
            <w:tcW w:w="4785" w:type="dxa"/>
          </w:tcPr>
          <w:p w:rsidR="008A2103" w:rsidRPr="00665D20" w:rsidRDefault="008A2103" w:rsidP="00253243">
            <w:pPr>
              <w:pStyle w:val="ListParagraph"/>
              <w:numPr>
                <w:ilvl w:val="0"/>
                <w:numId w:val="2"/>
              </w:numPr>
              <w:rPr>
                <w:sz w:val="24"/>
                <w:szCs w:val="24"/>
              </w:rPr>
            </w:pPr>
            <w:r w:rsidRPr="00665D20">
              <w:rPr>
                <w:sz w:val="24"/>
                <w:szCs w:val="24"/>
              </w:rPr>
              <w:t>Client</w:t>
            </w:r>
          </w:p>
          <w:p w:rsidR="008A2103" w:rsidRPr="00665D20" w:rsidRDefault="008A2103" w:rsidP="00253243">
            <w:pPr>
              <w:pStyle w:val="ListParagraph"/>
              <w:numPr>
                <w:ilvl w:val="0"/>
                <w:numId w:val="2"/>
              </w:numPr>
              <w:rPr>
                <w:sz w:val="24"/>
                <w:szCs w:val="24"/>
              </w:rPr>
            </w:pPr>
            <w:r w:rsidRPr="00665D20">
              <w:rPr>
                <w:sz w:val="24"/>
                <w:szCs w:val="24"/>
              </w:rPr>
              <w:t>Chauffeur de bus</w:t>
            </w:r>
          </w:p>
        </w:tc>
      </w:tr>
      <w:tr w:rsidR="008A2103" w:rsidTr="00665D20">
        <w:trPr>
          <w:trHeight w:val="560"/>
        </w:trPr>
        <w:tc>
          <w:tcPr>
            <w:tcW w:w="4785" w:type="dxa"/>
          </w:tcPr>
          <w:p w:rsidR="008A2103" w:rsidRPr="00665D20" w:rsidRDefault="008A2103" w:rsidP="008A2103">
            <w:pPr>
              <w:jc w:val="center"/>
              <w:rPr>
                <w:b/>
                <w:sz w:val="24"/>
                <w:szCs w:val="24"/>
              </w:rPr>
            </w:pPr>
            <w:r w:rsidRPr="00665D20">
              <w:rPr>
                <w:b/>
                <w:sz w:val="24"/>
                <w:szCs w:val="24"/>
              </w:rPr>
              <w:t>Objectif</w:t>
            </w:r>
          </w:p>
        </w:tc>
        <w:tc>
          <w:tcPr>
            <w:tcW w:w="4785" w:type="dxa"/>
          </w:tcPr>
          <w:p w:rsidR="008A2103" w:rsidRPr="00665D20" w:rsidRDefault="008A2103" w:rsidP="001F668E">
            <w:pPr>
              <w:rPr>
                <w:sz w:val="24"/>
                <w:szCs w:val="24"/>
              </w:rPr>
            </w:pPr>
            <w:r w:rsidRPr="00665D20">
              <w:rPr>
                <w:sz w:val="24"/>
                <w:szCs w:val="24"/>
              </w:rPr>
              <w:t>Authentification à l’application</w:t>
            </w:r>
          </w:p>
        </w:tc>
      </w:tr>
      <w:tr w:rsidR="008A2103" w:rsidTr="00D64CD0">
        <w:tblPrEx>
          <w:tblW w:w="9570" w:type="dxa"/>
          <w:tblPrExChange w:id="247" w:author="Toky Hajatiana RABOANARY" w:date="2019-12-10T19:05:00Z">
            <w:tblPrEx>
              <w:tblW w:w="9570" w:type="dxa"/>
            </w:tblPrEx>
          </w:tblPrExChange>
        </w:tblPrEx>
        <w:trPr>
          <w:trHeight w:val="1334"/>
          <w:trPrChange w:id="248" w:author="Toky Hajatiana RABOANARY" w:date="2019-12-10T19:05:00Z">
            <w:trPr>
              <w:trHeight w:val="2245"/>
            </w:trPr>
          </w:trPrChange>
        </w:trPr>
        <w:tc>
          <w:tcPr>
            <w:tcW w:w="4785" w:type="dxa"/>
            <w:tcPrChange w:id="249" w:author="Toky Hajatiana RABOANARY" w:date="2019-12-10T19:05:00Z">
              <w:tcPr>
                <w:tcW w:w="4785" w:type="dxa"/>
              </w:tcPr>
            </w:tcPrChange>
          </w:tcPr>
          <w:p w:rsidR="008A2103" w:rsidRPr="00665D20" w:rsidRDefault="008A2103" w:rsidP="008A2103">
            <w:pPr>
              <w:jc w:val="center"/>
              <w:rPr>
                <w:b/>
                <w:sz w:val="24"/>
                <w:szCs w:val="24"/>
              </w:rPr>
            </w:pPr>
            <w:r w:rsidRPr="00665D20">
              <w:rPr>
                <w:b/>
                <w:sz w:val="24"/>
                <w:szCs w:val="24"/>
              </w:rPr>
              <w:t>Scénario nominal</w:t>
            </w:r>
          </w:p>
        </w:tc>
        <w:tc>
          <w:tcPr>
            <w:tcW w:w="4785" w:type="dxa"/>
            <w:tcPrChange w:id="250" w:author="Toky Hajatiana RABOANARY" w:date="2019-12-10T19:05:00Z">
              <w:tcPr>
                <w:tcW w:w="4785" w:type="dxa"/>
              </w:tcPr>
            </w:tcPrChange>
          </w:tcPr>
          <w:p w:rsidR="008A2103" w:rsidRPr="00665D20" w:rsidRDefault="008A2103" w:rsidP="00253243">
            <w:pPr>
              <w:pStyle w:val="ListParagraph"/>
              <w:numPr>
                <w:ilvl w:val="0"/>
                <w:numId w:val="2"/>
              </w:numPr>
              <w:rPr>
                <w:sz w:val="24"/>
                <w:szCs w:val="24"/>
              </w:rPr>
            </w:pPr>
            <w:r w:rsidRPr="00665D20">
              <w:rPr>
                <w:sz w:val="24"/>
                <w:szCs w:val="24"/>
              </w:rPr>
              <w:t>L’utilisateur lance l’application</w:t>
            </w:r>
          </w:p>
          <w:p w:rsidR="008A2103" w:rsidRPr="00665D20" w:rsidRDefault="008A2103" w:rsidP="00253243">
            <w:pPr>
              <w:pStyle w:val="ListParagraph"/>
              <w:numPr>
                <w:ilvl w:val="0"/>
                <w:numId w:val="2"/>
              </w:numPr>
              <w:rPr>
                <w:sz w:val="24"/>
                <w:szCs w:val="24"/>
              </w:rPr>
            </w:pPr>
            <w:r w:rsidRPr="00665D20">
              <w:rPr>
                <w:sz w:val="24"/>
                <w:szCs w:val="24"/>
              </w:rPr>
              <w:t>Lancement de l’animation de départ</w:t>
            </w:r>
          </w:p>
          <w:p w:rsidR="008A2103" w:rsidRPr="00665D20" w:rsidRDefault="008A2103" w:rsidP="00253243">
            <w:pPr>
              <w:pStyle w:val="ListParagraph"/>
              <w:numPr>
                <w:ilvl w:val="0"/>
                <w:numId w:val="2"/>
              </w:numPr>
              <w:rPr>
                <w:sz w:val="24"/>
                <w:szCs w:val="24"/>
              </w:rPr>
            </w:pPr>
            <w:r w:rsidRPr="00665D20">
              <w:rPr>
                <w:sz w:val="24"/>
                <w:szCs w:val="24"/>
              </w:rPr>
              <w:t xml:space="preserve">L’interface de connexion avec </w:t>
            </w:r>
            <w:del w:id="251" w:author="Toky Hajatiana RABOANARY" w:date="2019-12-10T19:05:00Z">
              <w:r w:rsidRPr="00665D20" w:rsidDel="00D64CD0">
                <w:rPr>
                  <w:sz w:val="24"/>
                  <w:szCs w:val="24"/>
                </w:rPr>
                <w:delText>facebook</w:delText>
              </w:r>
            </w:del>
            <w:ins w:id="252" w:author="Toky Hajatiana RABOANARY" w:date="2019-12-10T19:05:00Z">
              <w:r w:rsidR="00D64CD0" w:rsidRPr="00665D20">
                <w:rPr>
                  <w:sz w:val="24"/>
                  <w:szCs w:val="24"/>
                </w:rPr>
                <w:t>Facebook</w:t>
              </w:r>
            </w:ins>
            <w:r w:rsidRPr="00665D20">
              <w:rPr>
                <w:sz w:val="24"/>
                <w:szCs w:val="24"/>
              </w:rPr>
              <w:t xml:space="preserve"> lui sera affichée</w:t>
            </w:r>
          </w:p>
        </w:tc>
      </w:tr>
    </w:tbl>
    <w:p w:rsidR="00064A17" w:rsidDel="00D64CD0" w:rsidRDefault="00064A17" w:rsidP="00665D20">
      <w:pPr>
        <w:pStyle w:val="Title"/>
        <w:jc w:val="center"/>
        <w:rPr>
          <w:del w:id="253" w:author="Toky Hajatiana RABOANARY" w:date="2019-12-10T19:05:00Z"/>
        </w:rPr>
      </w:pPr>
      <w:bookmarkStart w:id="254" w:name="_Toc26816211"/>
      <w:r>
        <w:t xml:space="preserve">Description du cas </w:t>
      </w:r>
      <w:r w:rsidR="00665D20">
        <w:t>d’utilisation « S’authentifier</w:t>
      </w:r>
      <w:bookmarkEnd w:id="254"/>
      <w:ins w:id="255" w:author="Toky Hajatiana RABOANARY" w:date="2019-12-10T19:05:00Z">
        <w:r w:rsidR="00D64CD0">
          <w:t> »</w:t>
        </w:r>
      </w:ins>
    </w:p>
    <w:p w:rsidR="00665D20" w:rsidRPr="00665D20" w:rsidRDefault="00665D20" w:rsidP="00665D20">
      <w:pPr>
        <w:pStyle w:val="Title"/>
        <w:jc w:val="center"/>
        <w:pPrChange w:id="256" w:author="Toky Hajatiana RABOANARY" w:date="2019-12-10T19:05:00Z">
          <w:pPr/>
        </w:pPrChange>
      </w:pPr>
    </w:p>
    <w:p w:rsidR="00064A17" w:rsidRPr="00665D20" w:rsidRDefault="00D7426C" w:rsidP="00A07A7E">
      <w:pPr>
        <w:pStyle w:val="ListParagraph"/>
        <w:numPr>
          <w:ilvl w:val="0"/>
          <w:numId w:val="52"/>
        </w:numPr>
        <w:jc w:val="both"/>
        <w:rPr>
          <w:sz w:val="24"/>
          <w:szCs w:val="24"/>
        </w:rPr>
      </w:pPr>
      <w:r w:rsidRPr="00665D20">
        <w:rPr>
          <w:sz w:val="24"/>
          <w:szCs w:val="24"/>
        </w:rPr>
        <w:t>Cas d’utilisation « </w:t>
      </w:r>
      <w:r w:rsidR="00242642" w:rsidRPr="00665D20">
        <w:rPr>
          <w:sz w:val="24"/>
          <w:szCs w:val="24"/>
        </w:rPr>
        <w:t>Gérer les demandes de réservation</w:t>
      </w:r>
      <w:r w:rsidRPr="00665D20">
        <w:rPr>
          <w:sz w:val="24"/>
          <w:szCs w:val="24"/>
        </w:rPr>
        <w:t> »</w:t>
      </w:r>
    </w:p>
    <w:p w:rsidR="00D7426C" w:rsidRPr="00665D20" w:rsidRDefault="00D7426C" w:rsidP="00665D20">
      <w:pPr>
        <w:ind w:left="708"/>
        <w:jc w:val="both"/>
        <w:rPr>
          <w:sz w:val="24"/>
          <w:szCs w:val="24"/>
        </w:rPr>
      </w:pPr>
      <w:r w:rsidRPr="00665D20">
        <w:rPr>
          <w:sz w:val="24"/>
          <w:szCs w:val="24"/>
        </w:rPr>
        <w:t>Le tableau suivant représente une description textuelle du cas d’utilisation « </w:t>
      </w:r>
      <w:r w:rsidR="00242642" w:rsidRPr="00665D20">
        <w:rPr>
          <w:sz w:val="24"/>
          <w:szCs w:val="24"/>
        </w:rPr>
        <w:t>Gérer les demandes de réservation</w:t>
      </w:r>
      <w:r w:rsidRPr="00665D20">
        <w:rPr>
          <w:sz w:val="24"/>
          <w:szCs w:val="24"/>
        </w:rPr>
        <w:t> »</w:t>
      </w:r>
    </w:p>
    <w:tbl>
      <w:tblPr>
        <w:tblStyle w:val="TableGrid"/>
        <w:tblW w:w="8744" w:type="dxa"/>
        <w:tblInd w:w="708" w:type="dxa"/>
        <w:tblLook w:val="04A0" w:firstRow="1" w:lastRow="0" w:firstColumn="1" w:lastColumn="0" w:noHBand="0" w:noVBand="1"/>
      </w:tblPr>
      <w:tblGrid>
        <w:gridCol w:w="4361"/>
        <w:gridCol w:w="4383"/>
      </w:tblGrid>
      <w:tr w:rsidR="00EE1ADA" w:rsidTr="00665D20">
        <w:trPr>
          <w:trHeight w:val="331"/>
        </w:trPr>
        <w:tc>
          <w:tcPr>
            <w:tcW w:w="4361" w:type="dxa"/>
          </w:tcPr>
          <w:p w:rsidR="00EE1ADA" w:rsidRPr="00665D20" w:rsidRDefault="00EE1ADA" w:rsidP="00EE1ADA">
            <w:pPr>
              <w:jc w:val="center"/>
              <w:rPr>
                <w:b/>
                <w:sz w:val="24"/>
                <w:szCs w:val="24"/>
              </w:rPr>
            </w:pPr>
            <w:r w:rsidRPr="00665D20">
              <w:rPr>
                <w:b/>
                <w:sz w:val="24"/>
                <w:szCs w:val="24"/>
              </w:rPr>
              <w:t>Cas d’utilisation</w:t>
            </w:r>
          </w:p>
        </w:tc>
        <w:tc>
          <w:tcPr>
            <w:tcW w:w="4383" w:type="dxa"/>
          </w:tcPr>
          <w:p w:rsidR="00EE1ADA" w:rsidRPr="00665D20" w:rsidRDefault="00EE1ADA" w:rsidP="00EE1ADA">
            <w:pPr>
              <w:jc w:val="center"/>
              <w:rPr>
                <w:b/>
                <w:sz w:val="24"/>
                <w:szCs w:val="24"/>
              </w:rPr>
            </w:pPr>
            <w:proofErr w:type="spellStart"/>
            <w:r w:rsidRPr="00665D20">
              <w:rPr>
                <w:b/>
                <w:sz w:val="24"/>
                <w:szCs w:val="24"/>
              </w:rPr>
              <w:t>Emettre</w:t>
            </w:r>
            <w:proofErr w:type="spellEnd"/>
            <w:r w:rsidRPr="00665D20">
              <w:rPr>
                <w:b/>
                <w:sz w:val="24"/>
                <w:szCs w:val="24"/>
              </w:rPr>
              <w:t xml:space="preserve"> la position du bus</w:t>
            </w:r>
          </w:p>
        </w:tc>
      </w:tr>
      <w:tr w:rsidR="00EE1ADA" w:rsidTr="00665D20">
        <w:trPr>
          <w:trHeight w:val="331"/>
        </w:trPr>
        <w:tc>
          <w:tcPr>
            <w:tcW w:w="4361" w:type="dxa"/>
          </w:tcPr>
          <w:p w:rsidR="00EE1ADA" w:rsidRPr="00665D20" w:rsidRDefault="00FB4E55" w:rsidP="00EE1ADA">
            <w:pPr>
              <w:jc w:val="center"/>
              <w:rPr>
                <w:b/>
                <w:sz w:val="24"/>
                <w:szCs w:val="24"/>
              </w:rPr>
            </w:pPr>
            <w:r w:rsidRPr="00665D20">
              <w:rPr>
                <w:b/>
                <w:sz w:val="24"/>
                <w:szCs w:val="24"/>
              </w:rPr>
              <w:t>Acteur</w:t>
            </w:r>
          </w:p>
        </w:tc>
        <w:tc>
          <w:tcPr>
            <w:tcW w:w="4383" w:type="dxa"/>
          </w:tcPr>
          <w:p w:rsidR="00EE1ADA" w:rsidRPr="00665D20" w:rsidRDefault="00FB4E55" w:rsidP="00D7426C">
            <w:pPr>
              <w:rPr>
                <w:sz w:val="24"/>
                <w:szCs w:val="24"/>
              </w:rPr>
            </w:pPr>
            <w:r w:rsidRPr="00665D20">
              <w:rPr>
                <w:sz w:val="24"/>
                <w:szCs w:val="24"/>
              </w:rPr>
              <w:t>Taxieur</w:t>
            </w:r>
          </w:p>
        </w:tc>
      </w:tr>
      <w:tr w:rsidR="00EE1ADA" w:rsidTr="00665D20">
        <w:trPr>
          <w:trHeight w:val="644"/>
        </w:trPr>
        <w:tc>
          <w:tcPr>
            <w:tcW w:w="4361" w:type="dxa"/>
          </w:tcPr>
          <w:p w:rsidR="00EE1ADA" w:rsidRPr="00665D20" w:rsidRDefault="00EE1ADA" w:rsidP="00EE1ADA">
            <w:pPr>
              <w:jc w:val="center"/>
              <w:rPr>
                <w:b/>
                <w:sz w:val="24"/>
                <w:szCs w:val="24"/>
              </w:rPr>
            </w:pPr>
            <w:r w:rsidRPr="00665D20">
              <w:rPr>
                <w:b/>
                <w:sz w:val="24"/>
                <w:szCs w:val="24"/>
              </w:rPr>
              <w:t>Objectifs</w:t>
            </w:r>
          </w:p>
        </w:tc>
        <w:tc>
          <w:tcPr>
            <w:tcW w:w="4383" w:type="dxa"/>
          </w:tcPr>
          <w:p w:rsidR="00EE1ADA" w:rsidRPr="00665D20" w:rsidRDefault="00FB4E55" w:rsidP="00FB4E55">
            <w:pPr>
              <w:rPr>
                <w:sz w:val="24"/>
                <w:szCs w:val="24"/>
              </w:rPr>
            </w:pPr>
            <w:r w:rsidRPr="00665D20">
              <w:rPr>
                <w:sz w:val="24"/>
                <w:szCs w:val="24"/>
              </w:rPr>
              <w:t>La gestion des demandes de réservation du client</w:t>
            </w:r>
          </w:p>
        </w:tc>
      </w:tr>
      <w:tr w:rsidR="00EE1ADA" w:rsidTr="00665D20">
        <w:trPr>
          <w:trHeight w:val="3295"/>
        </w:trPr>
        <w:tc>
          <w:tcPr>
            <w:tcW w:w="4361" w:type="dxa"/>
          </w:tcPr>
          <w:p w:rsidR="00EE1ADA" w:rsidRPr="00665D20" w:rsidRDefault="00EE1ADA" w:rsidP="00EE1ADA">
            <w:pPr>
              <w:jc w:val="center"/>
              <w:rPr>
                <w:b/>
                <w:sz w:val="24"/>
                <w:szCs w:val="24"/>
              </w:rPr>
            </w:pPr>
            <w:r w:rsidRPr="00665D20">
              <w:rPr>
                <w:b/>
                <w:sz w:val="24"/>
                <w:szCs w:val="24"/>
              </w:rPr>
              <w:t>Scénario nominal</w:t>
            </w:r>
          </w:p>
        </w:tc>
        <w:tc>
          <w:tcPr>
            <w:tcW w:w="4383" w:type="dxa"/>
          </w:tcPr>
          <w:p w:rsidR="00212B08" w:rsidRPr="00665D20" w:rsidRDefault="00212B08" w:rsidP="00253243">
            <w:pPr>
              <w:pStyle w:val="ListParagraph"/>
              <w:numPr>
                <w:ilvl w:val="0"/>
                <w:numId w:val="2"/>
              </w:numPr>
              <w:rPr>
                <w:sz w:val="24"/>
                <w:szCs w:val="24"/>
              </w:rPr>
            </w:pPr>
            <w:r w:rsidRPr="00665D20">
              <w:rPr>
                <w:sz w:val="24"/>
                <w:szCs w:val="24"/>
              </w:rPr>
              <w:t>Le taxieur reçoit une demande de réservation du client</w:t>
            </w:r>
          </w:p>
          <w:p w:rsidR="00212B08" w:rsidRPr="00665D20" w:rsidRDefault="00212B08" w:rsidP="00253243">
            <w:pPr>
              <w:pStyle w:val="ListParagraph"/>
              <w:numPr>
                <w:ilvl w:val="0"/>
                <w:numId w:val="2"/>
              </w:numPr>
              <w:rPr>
                <w:sz w:val="24"/>
                <w:szCs w:val="24"/>
              </w:rPr>
            </w:pPr>
            <w:r w:rsidRPr="00665D20">
              <w:rPr>
                <w:sz w:val="24"/>
                <w:szCs w:val="24"/>
              </w:rPr>
              <w:t xml:space="preserve">L’itinéraire lui sera affiché sur sa </w:t>
            </w:r>
            <w:proofErr w:type="spellStart"/>
            <w:r w:rsidRPr="00665D20">
              <w:rPr>
                <w:sz w:val="24"/>
                <w:szCs w:val="24"/>
              </w:rPr>
              <w:t>map</w:t>
            </w:r>
            <w:proofErr w:type="spellEnd"/>
          </w:p>
          <w:p w:rsidR="00212B08" w:rsidRPr="00665D20" w:rsidRDefault="00212B08" w:rsidP="00253243">
            <w:pPr>
              <w:pStyle w:val="ListParagraph"/>
              <w:numPr>
                <w:ilvl w:val="0"/>
                <w:numId w:val="2"/>
              </w:numPr>
              <w:rPr>
                <w:sz w:val="24"/>
                <w:szCs w:val="24"/>
              </w:rPr>
            </w:pPr>
            <w:r w:rsidRPr="00665D20">
              <w:rPr>
                <w:sz w:val="24"/>
                <w:szCs w:val="24"/>
              </w:rPr>
              <w:t>Il indique le prix au client et clique sur accepter</w:t>
            </w:r>
          </w:p>
          <w:p w:rsidR="00EE1ADA" w:rsidRPr="00665D20" w:rsidRDefault="00212B08" w:rsidP="00253243">
            <w:pPr>
              <w:pStyle w:val="ListParagraph"/>
              <w:numPr>
                <w:ilvl w:val="0"/>
                <w:numId w:val="2"/>
              </w:numPr>
              <w:rPr>
                <w:sz w:val="24"/>
                <w:szCs w:val="24"/>
              </w:rPr>
            </w:pPr>
            <w:r w:rsidRPr="00665D20">
              <w:rPr>
                <w:sz w:val="24"/>
                <w:szCs w:val="24"/>
              </w:rPr>
              <w:t>Le client confirme la demande et notifie le taxieur</w:t>
            </w:r>
          </w:p>
          <w:p w:rsidR="00212B08" w:rsidRPr="00665D20" w:rsidRDefault="00212B08" w:rsidP="00253243">
            <w:pPr>
              <w:pStyle w:val="ListParagraph"/>
              <w:numPr>
                <w:ilvl w:val="0"/>
                <w:numId w:val="2"/>
              </w:numPr>
              <w:rPr>
                <w:sz w:val="24"/>
                <w:szCs w:val="24"/>
              </w:rPr>
            </w:pPr>
            <w:r w:rsidRPr="00665D20">
              <w:rPr>
                <w:sz w:val="24"/>
                <w:szCs w:val="24"/>
              </w:rPr>
              <w:t xml:space="preserve">Le taxieur devient automatiquement indisponible et sera supprimé de la </w:t>
            </w:r>
            <w:proofErr w:type="spellStart"/>
            <w:r w:rsidRPr="00665D20">
              <w:rPr>
                <w:sz w:val="24"/>
                <w:szCs w:val="24"/>
              </w:rPr>
              <w:t>map</w:t>
            </w:r>
            <w:proofErr w:type="spellEnd"/>
            <w:r w:rsidRPr="00665D20">
              <w:rPr>
                <w:sz w:val="24"/>
                <w:szCs w:val="24"/>
              </w:rPr>
              <w:t xml:space="preserve"> des autres clients</w:t>
            </w:r>
          </w:p>
        </w:tc>
      </w:tr>
      <w:tr w:rsidR="00EE1ADA" w:rsidTr="00665D20">
        <w:trPr>
          <w:trHeight w:val="662"/>
        </w:trPr>
        <w:tc>
          <w:tcPr>
            <w:tcW w:w="4361" w:type="dxa"/>
          </w:tcPr>
          <w:p w:rsidR="00EE1ADA" w:rsidRPr="00665D20" w:rsidRDefault="00EE1ADA" w:rsidP="00EE1ADA">
            <w:pPr>
              <w:jc w:val="center"/>
              <w:rPr>
                <w:b/>
                <w:sz w:val="24"/>
                <w:szCs w:val="24"/>
              </w:rPr>
            </w:pPr>
            <w:r w:rsidRPr="00665D20">
              <w:rPr>
                <w:b/>
                <w:sz w:val="24"/>
                <w:szCs w:val="24"/>
              </w:rPr>
              <w:t>Alternatives</w:t>
            </w:r>
          </w:p>
        </w:tc>
        <w:tc>
          <w:tcPr>
            <w:tcW w:w="4383" w:type="dxa"/>
          </w:tcPr>
          <w:p w:rsidR="00EE1ADA" w:rsidRPr="00665D20" w:rsidRDefault="00212B08" w:rsidP="00D7426C">
            <w:pPr>
              <w:rPr>
                <w:sz w:val="24"/>
                <w:szCs w:val="24"/>
              </w:rPr>
            </w:pPr>
            <w:r w:rsidRPr="00665D20">
              <w:rPr>
                <w:sz w:val="24"/>
                <w:szCs w:val="24"/>
              </w:rPr>
              <w:t xml:space="preserve">Si le taxieur n’accepte pas la demande il clique sur </w:t>
            </w:r>
            <w:r w:rsidR="009968F4" w:rsidRPr="00665D20">
              <w:rPr>
                <w:sz w:val="24"/>
                <w:szCs w:val="24"/>
              </w:rPr>
              <w:t>refuser</w:t>
            </w:r>
          </w:p>
        </w:tc>
      </w:tr>
    </w:tbl>
    <w:p w:rsidR="001D0EC1" w:rsidRDefault="001D0EC1" w:rsidP="001030A1">
      <w:pPr>
        <w:pStyle w:val="Title"/>
        <w:jc w:val="center"/>
      </w:pPr>
      <w:bookmarkStart w:id="257" w:name="_Toc26816212"/>
      <w:r>
        <w:t>Description de cas d’ut</w:t>
      </w:r>
      <w:r w:rsidR="00501DB5">
        <w:t>ilisation « Gérer les demandes de réservation</w:t>
      </w:r>
      <w:r>
        <w:t> »</w:t>
      </w:r>
      <w:bookmarkEnd w:id="257"/>
    </w:p>
    <w:p w:rsidR="001D0EC1" w:rsidRPr="00665D20" w:rsidRDefault="00701ABD" w:rsidP="00A07A7E">
      <w:pPr>
        <w:pStyle w:val="ListParagraph"/>
        <w:numPr>
          <w:ilvl w:val="0"/>
          <w:numId w:val="52"/>
        </w:numPr>
        <w:jc w:val="both"/>
        <w:rPr>
          <w:sz w:val="24"/>
          <w:szCs w:val="24"/>
        </w:rPr>
      </w:pPr>
      <w:r w:rsidRPr="00665D20">
        <w:rPr>
          <w:sz w:val="24"/>
          <w:szCs w:val="24"/>
        </w:rPr>
        <w:lastRenderedPageBreak/>
        <w:t>Cas d</w:t>
      </w:r>
      <w:r w:rsidR="00C31F9F" w:rsidRPr="00665D20">
        <w:rPr>
          <w:sz w:val="24"/>
          <w:szCs w:val="24"/>
        </w:rPr>
        <w:t>’utilisation « Réserver un taxi</w:t>
      </w:r>
      <w:r w:rsidRPr="00665D20">
        <w:rPr>
          <w:sz w:val="24"/>
          <w:szCs w:val="24"/>
        </w:rPr>
        <w:t> »</w:t>
      </w:r>
    </w:p>
    <w:p w:rsidR="00701ABD" w:rsidRPr="00665D20" w:rsidRDefault="00701ABD" w:rsidP="001030A1">
      <w:pPr>
        <w:ind w:left="709" w:firstLine="709"/>
        <w:jc w:val="both"/>
        <w:rPr>
          <w:sz w:val="24"/>
          <w:szCs w:val="24"/>
        </w:rPr>
      </w:pPr>
      <w:r w:rsidRPr="00665D20">
        <w:rPr>
          <w:sz w:val="24"/>
          <w:szCs w:val="24"/>
        </w:rPr>
        <w:t>Le tableau suivant représente une description textuelle du cas d’utilisation « </w:t>
      </w:r>
      <w:r w:rsidR="00C31F9F" w:rsidRPr="00665D20">
        <w:rPr>
          <w:sz w:val="24"/>
          <w:szCs w:val="24"/>
        </w:rPr>
        <w:t>Réserver un taxi »</w:t>
      </w:r>
    </w:p>
    <w:tbl>
      <w:tblPr>
        <w:tblStyle w:val="TableGrid"/>
        <w:tblW w:w="8999" w:type="dxa"/>
        <w:tblInd w:w="708" w:type="dxa"/>
        <w:tblLook w:val="04A0" w:firstRow="1" w:lastRow="0" w:firstColumn="1" w:lastColumn="0" w:noHBand="0" w:noVBand="1"/>
      </w:tblPr>
      <w:tblGrid>
        <w:gridCol w:w="4484"/>
        <w:gridCol w:w="4515"/>
        <w:tblGridChange w:id="258">
          <w:tblGrid>
            <w:gridCol w:w="4484"/>
            <w:gridCol w:w="4515"/>
          </w:tblGrid>
        </w:tblGridChange>
      </w:tblGrid>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Cas d’utilisation</w:t>
            </w:r>
          </w:p>
        </w:tc>
        <w:tc>
          <w:tcPr>
            <w:tcW w:w="4515" w:type="dxa"/>
          </w:tcPr>
          <w:p w:rsidR="00701ABD" w:rsidRPr="00713B0F" w:rsidRDefault="00701ABD" w:rsidP="00701ABD">
            <w:pPr>
              <w:jc w:val="center"/>
              <w:rPr>
                <w:b/>
                <w:sz w:val="24"/>
                <w:szCs w:val="24"/>
              </w:rPr>
            </w:pPr>
            <w:r w:rsidRPr="00713B0F">
              <w:rPr>
                <w:b/>
                <w:sz w:val="24"/>
                <w:szCs w:val="24"/>
              </w:rPr>
              <w:t>Rechercher un bus</w:t>
            </w:r>
          </w:p>
        </w:tc>
      </w:tr>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Acteur</w:t>
            </w:r>
          </w:p>
        </w:tc>
        <w:tc>
          <w:tcPr>
            <w:tcW w:w="4515" w:type="dxa"/>
          </w:tcPr>
          <w:p w:rsidR="00701ABD" w:rsidRPr="00713B0F" w:rsidRDefault="00701ABD" w:rsidP="00701ABD">
            <w:pPr>
              <w:rPr>
                <w:sz w:val="24"/>
                <w:szCs w:val="24"/>
              </w:rPr>
            </w:pPr>
            <w:r w:rsidRPr="00713B0F">
              <w:rPr>
                <w:sz w:val="24"/>
                <w:szCs w:val="24"/>
              </w:rPr>
              <w:t>Client</w:t>
            </w:r>
          </w:p>
        </w:tc>
      </w:tr>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Objectif</w:t>
            </w:r>
          </w:p>
        </w:tc>
        <w:tc>
          <w:tcPr>
            <w:tcW w:w="4515" w:type="dxa"/>
          </w:tcPr>
          <w:p w:rsidR="00701ABD" w:rsidRPr="00713B0F" w:rsidRDefault="00C31F9F" w:rsidP="00701ABD">
            <w:pPr>
              <w:rPr>
                <w:sz w:val="24"/>
                <w:szCs w:val="24"/>
              </w:rPr>
            </w:pPr>
            <w:r w:rsidRPr="00713B0F">
              <w:rPr>
                <w:sz w:val="24"/>
                <w:szCs w:val="24"/>
              </w:rPr>
              <w:t>La réservation d’un taxi</w:t>
            </w:r>
          </w:p>
        </w:tc>
      </w:tr>
      <w:tr w:rsidR="00701ABD" w:rsidTr="00D64CD0">
        <w:tblPrEx>
          <w:tblW w:w="8999" w:type="dxa"/>
          <w:tblInd w:w="708" w:type="dxa"/>
          <w:tblPrExChange w:id="259" w:author="Toky Hajatiana RABOANARY" w:date="2019-12-10T19:06:00Z">
            <w:tblPrEx>
              <w:tblW w:w="8999" w:type="dxa"/>
              <w:tblInd w:w="708" w:type="dxa"/>
            </w:tblPrEx>
          </w:tblPrExChange>
        </w:tblPrEx>
        <w:trPr>
          <w:trHeight w:val="4810"/>
          <w:trPrChange w:id="260" w:author="Toky Hajatiana RABOANARY" w:date="2019-12-10T19:06:00Z">
            <w:trPr>
              <w:trHeight w:val="6015"/>
            </w:trPr>
          </w:trPrChange>
        </w:trPr>
        <w:tc>
          <w:tcPr>
            <w:tcW w:w="4484" w:type="dxa"/>
            <w:tcPrChange w:id="261" w:author="Toky Hajatiana RABOANARY" w:date="2019-12-10T19:06:00Z">
              <w:tcPr>
                <w:tcW w:w="4484" w:type="dxa"/>
              </w:tcPr>
            </w:tcPrChange>
          </w:tcPr>
          <w:p w:rsidR="00701ABD" w:rsidRPr="00713B0F" w:rsidRDefault="00701ABD" w:rsidP="00701ABD">
            <w:pPr>
              <w:jc w:val="center"/>
              <w:rPr>
                <w:b/>
                <w:sz w:val="24"/>
                <w:szCs w:val="24"/>
              </w:rPr>
            </w:pPr>
            <w:r w:rsidRPr="00713B0F">
              <w:rPr>
                <w:b/>
                <w:sz w:val="24"/>
                <w:szCs w:val="24"/>
              </w:rPr>
              <w:t>Scénario nominal</w:t>
            </w:r>
          </w:p>
        </w:tc>
        <w:tc>
          <w:tcPr>
            <w:tcW w:w="4515" w:type="dxa"/>
            <w:tcPrChange w:id="262" w:author="Toky Hajatiana RABOANARY" w:date="2019-12-10T19:06:00Z">
              <w:tcPr>
                <w:tcW w:w="4515" w:type="dxa"/>
              </w:tcPr>
            </w:tcPrChange>
          </w:tcPr>
          <w:p w:rsidR="00701ABD" w:rsidRPr="00713B0F" w:rsidRDefault="00C31F9F" w:rsidP="00253243">
            <w:pPr>
              <w:pStyle w:val="ListParagraph"/>
              <w:numPr>
                <w:ilvl w:val="0"/>
                <w:numId w:val="2"/>
              </w:numPr>
              <w:rPr>
                <w:sz w:val="24"/>
                <w:szCs w:val="24"/>
              </w:rPr>
            </w:pPr>
            <w:r w:rsidRPr="00713B0F">
              <w:rPr>
                <w:sz w:val="24"/>
                <w:szCs w:val="24"/>
              </w:rPr>
              <w:t xml:space="preserve">Le client sélectionne la destination sur la </w:t>
            </w:r>
            <w:proofErr w:type="spellStart"/>
            <w:r w:rsidRPr="00713B0F">
              <w:rPr>
                <w:sz w:val="24"/>
                <w:szCs w:val="24"/>
              </w:rPr>
              <w:t>map</w:t>
            </w:r>
            <w:proofErr w:type="spellEnd"/>
          </w:p>
          <w:p w:rsidR="00C31F9F" w:rsidRPr="00713B0F" w:rsidRDefault="00C31F9F" w:rsidP="00253243">
            <w:pPr>
              <w:pStyle w:val="ListParagraph"/>
              <w:numPr>
                <w:ilvl w:val="0"/>
                <w:numId w:val="2"/>
              </w:numPr>
              <w:rPr>
                <w:sz w:val="24"/>
                <w:szCs w:val="24"/>
              </w:rPr>
            </w:pPr>
            <w:r w:rsidRPr="00713B0F">
              <w:rPr>
                <w:sz w:val="24"/>
                <w:szCs w:val="24"/>
              </w:rPr>
              <w:t>Il sélectionne un taxi</w:t>
            </w:r>
          </w:p>
          <w:p w:rsidR="00C31F9F" w:rsidRPr="00713B0F" w:rsidRDefault="00C31F9F" w:rsidP="00253243">
            <w:pPr>
              <w:pStyle w:val="ListParagraph"/>
              <w:numPr>
                <w:ilvl w:val="0"/>
                <w:numId w:val="2"/>
              </w:numPr>
              <w:rPr>
                <w:sz w:val="24"/>
                <w:szCs w:val="24"/>
              </w:rPr>
            </w:pPr>
            <w:r w:rsidRPr="00713B0F">
              <w:rPr>
                <w:sz w:val="24"/>
                <w:szCs w:val="24"/>
              </w:rPr>
              <w:t xml:space="preserve">Après qu’il l’ait confirmé la demande de réservation, il l’envoi au taxi sélectionné comprenant sa source, sa </w:t>
            </w:r>
            <w:r w:rsidR="00362735" w:rsidRPr="00713B0F">
              <w:rPr>
                <w:sz w:val="24"/>
                <w:szCs w:val="24"/>
              </w:rPr>
              <w:t>destination</w:t>
            </w:r>
            <w:r w:rsidRPr="00713B0F">
              <w:rPr>
                <w:sz w:val="24"/>
                <w:szCs w:val="24"/>
              </w:rPr>
              <w:t>, le temps ainsi que la distance</w:t>
            </w:r>
          </w:p>
          <w:p w:rsidR="00362735" w:rsidRPr="00713B0F" w:rsidRDefault="00362735" w:rsidP="00253243">
            <w:pPr>
              <w:pStyle w:val="ListParagraph"/>
              <w:numPr>
                <w:ilvl w:val="0"/>
                <w:numId w:val="2"/>
              </w:numPr>
              <w:rPr>
                <w:sz w:val="24"/>
                <w:szCs w:val="24"/>
              </w:rPr>
            </w:pPr>
            <w:r w:rsidRPr="00713B0F">
              <w:rPr>
                <w:sz w:val="24"/>
                <w:szCs w:val="24"/>
              </w:rPr>
              <w:t>Il accepte le prix indiqué par le taxieur après que ce dernier ait accepté la demande de réservation</w:t>
            </w:r>
          </w:p>
          <w:p w:rsidR="00362735" w:rsidRPr="00713B0F" w:rsidRDefault="00362735" w:rsidP="00253243">
            <w:pPr>
              <w:pStyle w:val="ListParagraph"/>
              <w:numPr>
                <w:ilvl w:val="0"/>
                <w:numId w:val="2"/>
              </w:numPr>
              <w:rPr>
                <w:sz w:val="24"/>
                <w:szCs w:val="24"/>
              </w:rPr>
            </w:pPr>
            <w:r w:rsidRPr="00713B0F">
              <w:rPr>
                <w:sz w:val="24"/>
                <w:szCs w:val="24"/>
              </w:rPr>
              <w:t xml:space="preserve">Tous les autres taxieurs seront supprimés de sa </w:t>
            </w:r>
            <w:proofErr w:type="spellStart"/>
            <w:r w:rsidRPr="00713B0F">
              <w:rPr>
                <w:sz w:val="24"/>
                <w:szCs w:val="24"/>
              </w:rPr>
              <w:t>map</w:t>
            </w:r>
            <w:proofErr w:type="spellEnd"/>
            <w:r w:rsidRPr="00713B0F">
              <w:rPr>
                <w:sz w:val="24"/>
                <w:szCs w:val="24"/>
              </w:rPr>
              <w:t xml:space="preserve"> et ne visualisera que le taxi qu’il a réservé</w:t>
            </w:r>
          </w:p>
          <w:p w:rsidR="00362735" w:rsidRPr="00713B0F" w:rsidRDefault="00362735" w:rsidP="00253243">
            <w:pPr>
              <w:pStyle w:val="ListParagraph"/>
              <w:numPr>
                <w:ilvl w:val="0"/>
                <w:numId w:val="2"/>
              </w:numPr>
              <w:rPr>
                <w:sz w:val="24"/>
                <w:szCs w:val="24"/>
              </w:rPr>
            </w:pPr>
            <w:r w:rsidRPr="00713B0F">
              <w:rPr>
                <w:sz w:val="24"/>
                <w:szCs w:val="24"/>
              </w:rPr>
              <w:t>Le taxieur sera notifié indiquant que la course a été confirmée</w:t>
            </w:r>
          </w:p>
        </w:tc>
      </w:tr>
      <w:tr w:rsidR="00362735" w:rsidTr="00713B0F">
        <w:trPr>
          <w:trHeight w:val="1353"/>
        </w:trPr>
        <w:tc>
          <w:tcPr>
            <w:tcW w:w="4484" w:type="dxa"/>
          </w:tcPr>
          <w:p w:rsidR="00362735" w:rsidRPr="00713B0F" w:rsidRDefault="00362735" w:rsidP="00701ABD">
            <w:pPr>
              <w:jc w:val="center"/>
              <w:rPr>
                <w:b/>
                <w:sz w:val="24"/>
                <w:szCs w:val="24"/>
              </w:rPr>
            </w:pPr>
            <w:r w:rsidRPr="00713B0F">
              <w:rPr>
                <w:b/>
                <w:sz w:val="24"/>
                <w:szCs w:val="24"/>
              </w:rPr>
              <w:t>Alternatives</w:t>
            </w:r>
          </w:p>
        </w:tc>
        <w:tc>
          <w:tcPr>
            <w:tcW w:w="4515" w:type="dxa"/>
          </w:tcPr>
          <w:p w:rsidR="00362735" w:rsidRPr="00713B0F" w:rsidRDefault="00362735" w:rsidP="00362735">
            <w:pPr>
              <w:rPr>
                <w:sz w:val="24"/>
                <w:szCs w:val="24"/>
              </w:rPr>
            </w:pPr>
            <w:r w:rsidRPr="00713B0F">
              <w:rPr>
                <w:sz w:val="24"/>
                <w:szCs w:val="24"/>
              </w:rPr>
              <w:t>Si le taxieur refuse la demande de réservation, le client recevra une notification qui indique que le taxieur a refusé sa demande</w:t>
            </w:r>
          </w:p>
        </w:tc>
      </w:tr>
    </w:tbl>
    <w:p w:rsidR="00701ABD" w:rsidRDefault="00701ABD" w:rsidP="0085412C">
      <w:pPr>
        <w:pStyle w:val="Title"/>
        <w:jc w:val="center"/>
      </w:pPr>
      <w:bookmarkStart w:id="263" w:name="_Toc26816213"/>
      <w:r>
        <w:t>Description du cas d</w:t>
      </w:r>
      <w:r w:rsidR="009968F4">
        <w:t>’utilisation « Réserver un taxi</w:t>
      </w:r>
      <w:r>
        <w:t> »</w:t>
      </w:r>
      <w:bookmarkEnd w:id="263"/>
    </w:p>
    <w:p w:rsidR="00701ABD" w:rsidRDefault="00701ABD" w:rsidP="00701ABD">
      <w:pPr>
        <w:ind w:left="708"/>
      </w:pPr>
    </w:p>
    <w:p w:rsidR="00701ABD" w:rsidRDefault="009D6195" w:rsidP="009D6195">
      <w:pPr>
        <w:pStyle w:val="Heading3"/>
      </w:pPr>
      <w:bookmarkStart w:id="264" w:name="_Toc26477474"/>
      <w:bookmarkStart w:id="265" w:name="_Toc26816488"/>
      <w:r>
        <w:t>Conception</w:t>
      </w:r>
      <w:bookmarkEnd w:id="264"/>
      <w:bookmarkEnd w:id="265"/>
    </w:p>
    <w:p w:rsidR="00713B0F" w:rsidRPr="00713B0F" w:rsidRDefault="009D6195" w:rsidP="001030A1">
      <w:pPr>
        <w:ind w:firstLine="709"/>
        <w:jc w:val="both"/>
        <w:rPr>
          <w:sz w:val="24"/>
          <w:szCs w:val="24"/>
        </w:rPr>
      </w:pPr>
      <w:r w:rsidRPr="00713B0F">
        <w:rPr>
          <w:sz w:val="24"/>
          <w:szCs w:val="24"/>
        </w:rPr>
        <w:t xml:space="preserve">Cette partie sera consacrée pour la conception de notre système, on utilisera le diagramme d’activité, les diagrammes de séquences pour représenter les scenarios, ainsi que le diagramme de classe pour représenter </w:t>
      </w:r>
      <w:r w:rsidR="00F55144" w:rsidRPr="00713B0F">
        <w:rPr>
          <w:sz w:val="24"/>
          <w:szCs w:val="24"/>
        </w:rPr>
        <w:t>les entités manipulées</w:t>
      </w:r>
      <w:r w:rsidRPr="00713B0F">
        <w:rPr>
          <w:sz w:val="24"/>
          <w:szCs w:val="24"/>
        </w:rPr>
        <w:t xml:space="preserve"> par les utilisateurs, et enfin le diagramme de déploiement qui représente l’architecture de notre système.</w:t>
      </w:r>
    </w:p>
    <w:p w:rsidR="009D6195" w:rsidRDefault="009D6195" w:rsidP="00A07A7E">
      <w:pPr>
        <w:pStyle w:val="Heading4"/>
        <w:numPr>
          <w:ilvl w:val="0"/>
          <w:numId w:val="75"/>
        </w:numPr>
      </w:pPr>
      <w:bookmarkStart w:id="266" w:name="_Toc26816489"/>
      <w:r>
        <w:t>Diagramme d’activités</w:t>
      </w:r>
      <w:bookmarkEnd w:id="266"/>
    </w:p>
    <w:p w:rsidR="009D6195" w:rsidRPr="00F718A9" w:rsidRDefault="00B45BD1" w:rsidP="001030A1">
      <w:pPr>
        <w:tabs>
          <w:tab w:val="left" w:pos="2475"/>
        </w:tabs>
        <w:ind w:firstLine="709"/>
        <w:jc w:val="both"/>
        <w:rPr>
          <w:sz w:val="24"/>
          <w:szCs w:val="24"/>
        </w:rPr>
      </w:pPr>
      <w:r w:rsidRPr="00F718A9">
        <w:rPr>
          <w:sz w:val="24"/>
          <w:szCs w:val="24"/>
        </w:rPr>
        <w:t xml:space="preserve">La figure suivante représente le diagramme </w:t>
      </w:r>
      <w:r w:rsidR="00F718A9" w:rsidRPr="00F718A9">
        <w:rPr>
          <w:sz w:val="24"/>
          <w:szCs w:val="24"/>
        </w:rPr>
        <w:t xml:space="preserve">d’activité de l’application pour </w:t>
      </w:r>
      <w:r w:rsidR="00F718A9">
        <w:rPr>
          <w:sz w:val="24"/>
          <w:szCs w:val="24"/>
        </w:rPr>
        <w:t xml:space="preserve">les </w:t>
      </w:r>
      <w:r w:rsidR="00F718A9" w:rsidRPr="00F718A9">
        <w:rPr>
          <w:sz w:val="24"/>
          <w:szCs w:val="24"/>
        </w:rPr>
        <w:t>client</w:t>
      </w:r>
      <w:r w:rsidR="00F718A9">
        <w:rPr>
          <w:sz w:val="24"/>
          <w:szCs w:val="24"/>
        </w:rPr>
        <w:t>s</w:t>
      </w:r>
      <w:r w:rsidRPr="00F718A9">
        <w:rPr>
          <w:sz w:val="24"/>
          <w:szCs w:val="24"/>
        </w:rPr>
        <w:t>.</w:t>
      </w:r>
    </w:p>
    <w:p w:rsidR="008A1886" w:rsidRDefault="00F718A9" w:rsidP="003E74C2">
      <w:pPr>
        <w:tabs>
          <w:tab w:val="left" w:pos="2475"/>
        </w:tabs>
        <w:jc w:val="both"/>
        <w:rPr>
          <w:sz w:val="24"/>
          <w:szCs w:val="24"/>
        </w:rPr>
      </w:pPr>
      <w:r w:rsidRPr="00F718A9">
        <w:rPr>
          <w:noProof/>
          <w:sz w:val="24"/>
          <w:szCs w:val="24"/>
        </w:rPr>
        <w:lastRenderedPageBreak/>
        <w:drawing>
          <wp:inline distT="0" distB="0" distL="0" distR="0">
            <wp:extent cx="5809539" cy="2867025"/>
            <wp:effectExtent l="0" t="0" r="0" b="0"/>
            <wp:docPr id="38" name="Image 38" descr="C:\Users\Neslon\Downloads\FireShot\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Downloads\FireShot\ac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9300" cy="2881712"/>
                    </a:xfrm>
                    <a:prstGeom prst="rect">
                      <a:avLst/>
                    </a:prstGeom>
                    <a:noFill/>
                    <a:ln>
                      <a:noFill/>
                    </a:ln>
                  </pic:spPr>
                </pic:pic>
              </a:graphicData>
            </a:graphic>
          </wp:inline>
        </w:drawing>
      </w:r>
    </w:p>
    <w:p w:rsidR="00F718A9" w:rsidRDefault="00F718A9" w:rsidP="00F718A9">
      <w:pPr>
        <w:pStyle w:val="Subtitle"/>
        <w:jc w:val="center"/>
      </w:pPr>
      <w:bookmarkStart w:id="267" w:name="_Toc26816192"/>
      <w:r>
        <w:t>Diagramme d’activité pour client</w:t>
      </w:r>
      <w:bookmarkEnd w:id="267"/>
    </w:p>
    <w:p w:rsidR="008A1886" w:rsidRDefault="008A1886" w:rsidP="003E74C2">
      <w:pPr>
        <w:tabs>
          <w:tab w:val="left" w:pos="2475"/>
        </w:tabs>
        <w:jc w:val="both"/>
        <w:rPr>
          <w:sz w:val="24"/>
          <w:szCs w:val="24"/>
        </w:rPr>
      </w:pPr>
    </w:p>
    <w:p w:rsidR="008A1886" w:rsidRDefault="00F718A9" w:rsidP="001030A1">
      <w:pPr>
        <w:tabs>
          <w:tab w:val="left" w:pos="2475"/>
        </w:tabs>
        <w:ind w:firstLine="709"/>
        <w:jc w:val="both"/>
        <w:rPr>
          <w:sz w:val="24"/>
          <w:szCs w:val="24"/>
        </w:rPr>
      </w:pPr>
      <w:r w:rsidRPr="00F718A9">
        <w:rPr>
          <w:sz w:val="24"/>
          <w:szCs w:val="24"/>
        </w:rPr>
        <w:t xml:space="preserve">La figure suivante représente le diagramme d’activité de l’application pour </w:t>
      </w:r>
      <w:r>
        <w:rPr>
          <w:sz w:val="24"/>
          <w:szCs w:val="24"/>
        </w:rPr>
        <w:t>les taxieurs</w:t>
      </w:r>
      <w:r w:rsidRPr="00F718A9">
        <w:rPr>
          <w:sz w:val="24"/>
          <w:szCs w:val="24"/>
        </w:rPr>
        <w:t>.</w:t>
      </w:r>
    </w:p>
    <w:p w:rsidR="00F718A9" w:rsidRDefault="00F718A9" w:rsidP="003E74C2">
      <w:pPr>
        <w:tabs>
          <w:tab w:val="left" w:pos="2475"/>
        </w:tabs>
        <w:jc w:val="both"/>
        <w:rPr>
          <w:sz w:val="24"/>
          <w:szCs w:val="24"/>
        </w:rPr>
      </w:pPr>
    </w:p>
    <w:p w:rsidR="008A1886" w:rsidRDefault="00F718A9" w:rsidP="003E74C2">
      <w:pPr>
        <w:tabs>
          <w:tab w:val="left" w:pos="2475"/>
        </w:tabs>
        <w:jc w:val="both"/>
        <w:rPr>
          <w:sz w:val="24"/>
          <w:szCs w:val="24"/>
        </w:rPr>
      </w:pPr>
      <w:r w:rsidRPr="00F718A9">
        <w:rPr>
          <w:noProof/>
          <w:sz w:val="24"/>
          <w:szCs w:val="24"/>
        </w:rPr>
        <w:drawing>
          <wp:inline distT="0" distB="0" distL="0" distR="0">
            <wp:extent cx="5640705" cy="3171825"/>
            <wp:effectExtent l="0" t="0" r="0" b="0"/>
            <wp:docPr id="39" name="Image 39" descr="C:\Users\Neslon\Downloads\FireShot\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lon\Downloads\FireShot\ac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4697" cy="3179693"/>
                    </a:xfrm>
                    <a:prstGeom prst="rect">
                      <a:avLst/>
                    </a:prstGeom>
                    <a:noFill/>
                    <a:ln>
                      <a:noFill/>
                    </a:ln>
                  </pic:spPr>
                </pic:pic>
              </a:graphicData>
            </a:graphic>
          </wp:inline>
        </w:drawing>
      </w:r>
    </w:p>
    <w:p w:rsidR="003E74C2" w:rsidRPr="00F64646" w:rsidRDefault="00F718A9" w:rsidP="00F64646">
      <w:pPr>
        <w:pStyle w:val="Subtitle"/>
        <w:jc w:val="center"/>
      </w:pPr>
      <w:bookmarkStart w:id="268" w:name="_Toc26816193"/>
      <w:r>
        <w:t>Diagramme d’activité pour les taxieurs</w:t>
      </w:r>
      <w:bookmarkEnd w:id="268"/>
    </w:p>
    <w:p w:rsidR="00B45BD1" w:rsidRDefault="00B45BD1" w:rsidP="00F64646">
      <w:pPr>
        <w:pStyle w:val="Heading4"/>
      </w:pPr>
      <w:bookmarkStart w:id="269" w:name="_Toc26816490"/>
      <w:r>
        <w:lastRenderedPageBreak/>
        <w:t>Patrons de conceptions</w:t>
      </w:r>
      <w:bookmarkEnd w:id="269"/>
    </w:p>
    <w:p w:rsidR="00B45BD1" w:rsidRPr="00F64646" w:rsidRDefault="00B45BD1" w:rsidP="004B5516">
      <w:pPr>
        <w:tabs>
          <w:tab w:val="left" w:pos="2475"/>
        </w:tabs>
        <w:ind w:firstLine="709"/>
        <w:jc w:val="both"/>
        <w:rPr>
          <w:sz w:val="24"/>
          <w:szCs w:val="24"/>
        </w:rPr>
      </w:pPr>
      <w:r w:rsidRPr="00F64646">
        <w:rPr>
          <w:sz w:val="24"/>
          <w:szCs w:val="24"/>
        </w:rPr>
        <w:t>Un design pattern ou pattern de conception consiste en un schéma à objets qui forme une solution à un problème connu et fréquent. Le schéma à objets est constitué par un ensemble d’objets décrits par des classes et des relations liant les objets. Les patterns répondent à des problèmes de conception de logiciels dans le cadre de la programmation par objets. Ce sont des solutions connues et éprouvées dont la conception provient de l</w:t>
      </w:r>
      <w:r w:rsidR="008663DC" w:rsidRPr="00F64646">
        <w:rPr>
          <w:sz w:val="24"/>
          <w:szCs w:val="24"/>
        </w:rPr>
        <w:t xml:space="preserve">’expérience de programmeurs. </w:t>
      </w:r>
      <w:r w:rsidRPr="00F64646">
        <w:rPr>
          <w:sz w:val="24"/>
          <w:szCs w:val="24"/>
        </w:rPr>
        <w:t>Ainsi, dans le cadre de notre application, nous avons utilisés les designs patterns suivants :</w:t>
      </w:r>
    </w:p>
    <w:p w:rsidR="006F5B4C" w:rsidRDefault="006F5B4C" w:rsidP="00A07A7E">
      <w:pPr>
        <w:pStyle w:val="Heading5"/>
        <w:numPr>
          <w:ilvl w:val="0"/>
          <w:numId w:val="76"/>
        </w:numPr>
      </w:pPr>
      <w:bookmarkStart w:id="270" w:name="_Toc26816491"/>
      <w:r>
        <w:t>Le pattern DAO</w:t>
      </w:r>
      <w:bookmarkEnd w:id="270"/>
    </w:p>
    <w:p w:rsidR="006F5B4C" w:rsidRDefault="006F5B4C" w:rsidP="00D64CD0">
      <w:pPr>
        <w:tabs>
          <w:tab w:val="left" w:pos="2475"/>
        </w:tabs>
        <w:ind w:firstLine="709"/>
        <w:jc w:val="both"/>
        <w:pPrChange w:id="271" w:author="Toky Hajatiana RABOANARY" w:date="2019-12-10T19:06:00Z">
          <w:pPr>
            <w:tabs>
              <w:tab w:val="left" w:pos="2475"/>
            </w:tabs>
            <w:ind w:firstLine="709"/>
          </w:pPr>
        </w:pPrChange>
      </w:pPr>
      <w:r>
        <w:t xml:space="preserve">Ce pattern permet de faire le lien entre la couche d’accès aux données et la couche métier d’une application. Il permet de mieux maîtriser les changements susceptibles d’être opérés sur le système de stockage des données. </w:t>
      </w:r>
    </w:p>
    <w:p w:rsidR="00C01391" w:rsidRPr="00B11A5F" w:rsidRDefault="006F5B4C" w:rsidP="004B5516">
      <w:pPr>
        <w:tabs>
          <w:tab w:val="left" w:pos="2475"/>
        </w:tabs>
        <w:ind w:firstLine="709"/>
        <w:jc w:val="both"/>
        <w:rPr>
          <w:sz w:val="24"/>
          <w:szCs w:val="24"/>
        </w:rPr>
      </w:pPr>
      <w:r w:rsidRPr="00F64646">
        <w:rPr>
          <w:sz w:val="24"/>
          <w:szCs w:val="24"/>
        </w:rPr>
        <w:t>Donc, par extension, de préparer une migration d’un système à un autre</w:t>
      </w:r>
      <w:r w:rsidR="00F64646">
        <w:rPr>
          <w:sz w:val="24"/>
          <w:szCs w:val="24"/>
        </w:rPr>
        <w:t xml:space="preserve"> </w:t>
      </w:r>
      <w:r w:rsidRPr="00F64646">
        <w:rPr>
          <w:sz w:val="24"/>
          <w:szCs w:val="24"/>
        </w:rPr>
        <w:t>(BDD vers fichiers XML, par exemple. . .). Ceci se fait en séparant accès aux données (BDD) et objets métiers (POJO), ce modèle complète le modèle MVC qui préconise de séparer dans des classes les différentes problématiques.</w:t>
      </w:r>
    </w:p>
    <w:p w:rsidR="00C01391" w:rsidRPr="00F64646" w:rsidRDefault="00C01391" w:rsidP="00F64646">
      <w:pPr>
        <w:pStyle w:val="Heading5"/>
      </w:pPr>
      <w:bookmarkStart w:id="272" w:name="_Toc26816492"/>
      <w:r w:rsidRPr="00F64646">
        <w:t>Le pattern MVC</w:t>
      </w:r>
      <w:bookmarkEnd w:id="272"/>
      <w:r w:rsidRPr="00F64646">
        <w:t xml:space="preserve"> </w:t>
      </w:r>
    </w:p>
    <w:p w:rsidR="00C01391" w:rsidRPr="00F64646" w:rsidRDefault="00C01391" w:rsidP="00F64646">
      <w:pPr>
        <w:ind w:firstLine="708"/>
        <w:jc w:val="both"/>
        <w:rPr>
          <w:sz w:val="24"/>
          <w:szCs w:val="24"/>
        </w:rPr>
      </w:pPr>
      <w:r w:rsidRPr="00F64646">
        <w:rPr>
          <w:sz w:val="24"/>
          <w:szCs w:val="24"/>
        </w:rPr>
        <w:t>Modèle-vue-contrôleur ou MVC est un motif d’architecture logicielle destiné aux interfaces graphiques, le motif est composé de trois types de modules ayant trois re</w:t>
      </w:r>
      <w:r w:rsidR="00F51321" w:rsidRPr="00F64646">
        <w:rPr>
          <w:sz w:val="24"/>
          <w:szCs w:val="24"/>
        </w:rPr>
        <w:t xml:space="preserve">sponsabilités différentes : les </w:t>
      </w:r>
      <w:r w:rsidRPr="00F64646">
        <w:rPr>
          <w:sz w:val="24"/>
          <w:szCs w:val="24"/>
        </w:rPr>
        <w:t xml:space="preserve">modèles, </w:t>
      </w:r>
      <w:r w:rsidR="00F51321" w:rsidRPr="00F64646">
        <w:rPr>
          <w:sz w:val="24"/>
          <w:szCs w:val="24"/>
        </w:rPr>
        <w:t xml:space="preserve">les vues et les </w:t>
      </w:r>
      <w:r w:rsidR="00F55144" w:rsidRPr="00F64646">
        <w:rPr>
          <w:sz w:val="24"/>
          <w:szCs w:val="24"/>
        </w:rPr>
        <w:t>contrôleurs.</w:t>
      </w:r>
    </w:p>
    <w:p w:rsidR="00F51321" w:rsidRPr="00F64646" w:rsidRDefault="00C01391" w:rsidP="00A07A7E">
      <w:pPr>
        <w:pStyle w:val="ListParagraph"/>
        <w:numPr>
          <w:ilvl w:val="0"/>
          <w:numId w:val="53"/>
        </w:numPr>
        <w:jc w:val="both"/>
        <w:rPr>
          <w:sz w:val="24"/>
          <w:szCs w:val="24"/>
        </w:rPr>
      </w:pPr>
      <w:r w:rsidRPr="00F64646">
        <w:rPr>
          <w:sz w:val="24"/>
          <w:szCs w:val="24"/>
        </w:rPr>
        <w:t>Un modèle (Model) contient les données à afficher.</w:t>
      </w:r>
    </w:p>
    <w:p w:rsidR="00F51321" w:rsidRPr="00F64646" w:rsidRDefault="00C01391" w:rsidP="00A07A7E">
      <w:pPr>
        <w:pStyle w:val="ListParagraph"/>
        <w:numPr>
          <w:ilvl w:val="0"/>
          <w:numId w:val="53"/>
        </w:numPr>
        <w:jc w:val="both"/>
        <w:rPr>
          <w:sz w:val="24"/>
          <w:szCs w:val="24"/>
        </w:rPr>
      </w:pPr>
      <w:r w:rsidRPr="00F64646">
        <w:rPr>
          <w:sz w:val="24"/>
          <w:szCs w:val="24"/>
        </w:rPr>
        <w:t>Une vue (</w:t>
      </w:r>
      <w:proofErr w:type="spellStart"/>
      <w:r w:rsidRPr="00F64646">
        <w:rPr>
          <w:sz w:val="24"/>
          <w:szCs w:val="24"/>
        </w:rPr>
        <w:t>View</w:t>
      </w:r>
      <w:proofErr w:type="spellEnd"/>
      <w:r w:rsidRPr="00F64646">
        <w:rPr>
          <w:sz w:val="24"/>
          <w:szCs w:val="24"/>
        </w:rPr>
        <w:t>) contient la présentation de l’interface graphique.</w:t>
      </w:r>
    </w:p>
    <w:p w:rsidR="00701ABD" w:rsidRPr="00F64646" w:rsidRDefault="00C01391" w:rsidP="00A07A7E">
      <w:pPr>
        <w:pStyle w:val="ListParagraph"/>
        <w:numPr>
          <w:ilvl w:val="0"/>
          <w:numId w:val="53"/>
        </w:numPr>
        <w:jc w:val="both"/>
        <w:rPr>
          <w:sz w:val="24"/>
          <w:szCs w:val="24"/>
        </w:rPr>
      </w:pPr>
      <w:r w:rsidRPr="00F64646">
        <w:rPr>
          <w:sz w:val="24"/>
          <w:szCs w:val="24"/>
        </w:rPr>
        <w:t xml:space="preserve"> Un contrôleur (Controller) contient la logique concernant les actions effectuées par l’utilisateur</w:t>
      </w:r>
      <w:ins w:id="273" w:author="Toky Hajatiana RABOANARY" w:date="2019-12-10T19:06:00Z">
        <w:r w:rsidR="00D64CD0">
          <w:rPr>
            <w:sz w:val="24"/>
            <w:szCs w:val="24"/>
          </w:rPr>
          <w:t>.</w:t>
        </w:r>
      </w:ins>
    </w:p>
    <w:p w:rsidR="004E1C8F" w:rsidRPr="00F64646" w:rsidRDefault="004E1C8F" w:rsidP="00A421AE">
      <w:pPr>
        <w:ind w:firstLine="709"/>
        <w:jc w:val="both"/>
        <w:rPr>
          <w:sz w:val="24"/>
          <w:szCs w:val="24"/>
        </w:rPr>
      </w:pPr>
      <w:r w:rsidRPr="00F64646">
        <w:rPr>
          <w:sz w:val="24"/>
          <w:szCs w:val="24"/>
        </w:rPr>
        <w:t>Le schéma suivant représente le modèle vue contrôleur.</w:t>
      </w:r>
    </w:p>
    <w:p w:rsidR="000B14EE" w:rsidRDefault="00B11A5F" w:rsidP="004E1C8F">
      <w:r w:rsidRPr="000B14EE">
        <w:rPr>
          <w:noProof/>
        </w:rPr>
        <w:drawing>
          <wp:anchor distT="0" distB="0" distL="114300" distR="114300" simplePos="0" relativeHeight="251718656" behindDoc="1" locked="0" layoutInCell="1" allowOverlap="1" wp14:anchorId="0B403500" wp14:editId="393DF826">
            <wp:simplePos x="0" y="0"/>
            <wp:positionH relativeFrom="column">
              <wp:posOffset>1691005</wp:posOffset>
            </wp:positionH>
            <wp:positionV relativeFrom="paragraph">
              <wp:posOffset>63500</wp:posOffset>
            </wp:positionV>
            <wp:extent cx="2287270" cy="1724025"/>
            <wp:effectExtent l="0" t="0" r="0" b="0"/>
            <wp:wrapTight wrapText="bothSides">
              <wp:wrapPolygon edited="0">
                <wp:start x="0" y="0"/>
                <wp:lineTo x="0" y="21481"/>
                <wp:lineTo x="21408" y="21481"/>
                <wp:lineTo x="21408" y="0"/>
                <wp:lineTo x="0" y="0"/>
              </wp:wrapPolygon>
            </wp:wrapTight>
            <wp:docPr id="51" name="Image 51" descr="C:\Users\ampasampito\Pictur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mv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727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14EE" w:rsidRDefault="000B14EE" w:rsidP="004E1C8F"/>
    <w:p w:rsidR="00F64646" w:rsidRDefault="00F64646" w:rsidP="00B11A5F"/>
    <w:p w:rsidR="00F64646" w:rsidRDefault="00F64646" w:rsidP="000B14EE">
      <w:pPr>
        <w:jc w:val="center"/>
      </w:pPr>
    </w:p>
    <w:p w:rsidR="00F64646" w:rsidRDefault="00F64646" w:rsidP="000B14EE">
      <w:pPr>
        <w:jc w:val="center"/>
      </w:pPr>
    </w:p>
    <w:p w:rsidR="00F64646" w:rsidRDefault="00F64646" w:rsidP="000B14EE">
      <w:pPr>
        <w:jc w:val="center"/>
      </w:pPr>
    </w:p>
    <w:p w:rsidR="002E12F9" w:rsidRDefault="000B14EE" w:rsidP="00837A26">
      <w:pPr>
        <w:pStyle w:val="Subtitle"/>
        <w:jc w:val="center"/>
      </w:pPr>
      <w:bookmarkStart w:id="274" w:name="_Toc26816194"/>
      <w:r>
        <w:t>Schéma du MVC</w:t>
      </w:r>
      <w:bookmarkEnd w:id="274"/>
    </w:p>
    <w:p w:rsidR="002E12F9" w:rsidRDefault="002E12F9" w:rsidP="00837A26">
      <w:pPr>
        <w:pStyle w:val="Heading4"/>
      </w:pPr>
      <w:bookmarkStart w:id="275" w:name="_Toc26816493"/>
      <w:r>
        <w:lastRenderedPageBreak/>
        <w:t>Diagrammes de séquences</w:t>
      </w:r>
      <w:bookmarkEnd w:id="275"/>
    </w:p>
    <w:p w:rsidR="0002417B" w:rsidRPr="00837A26" w:rsidRDefault="0002417B" w:rsidP="00A421AE">
      <w:pPr>
        <w:ind w:firstLine="709"/>
        <w:jc w:val="both"/>
        <w:rPr>
          <w:sz w:val="24"/>
          <w:szCs w:val="24"/>
        </w:rPr>
      </w:pPr>
      <w:r w:rsidRPr="00837A26">
        <w:rPr>
          <w:sz w:val="24"/>
          <w:szCs w:val="24"/>
        </w:rPr>
        <w:t>Nous allons présenter quelques diagrammes de séquences et expliquer le fragment d’interactions que nous avo</w:t>
      </w:r>
      <w:r w:rsidR="00837A26">
        <w:rPr>
          <w:sz w:val="24"/>
          <w:szCs w:val="24"/>
        </w:rPr>
        <w:t>ns utilisé dans ces diagrammes.</w:t>
      </w:r>
    </w:p>
    <w:p w:rsidR="00564895" w:rsidRDefault="00564895" w:rsidP="00A07A7E">
      <w:pPr>
        <w:pStyle w:val="Heading5"/>
        <w:numPr>
          <w:ilvl w:val="0"/>
          <w:numId w:val="77"/>
        </w:numPr>
      </w:pPr>
      <w:bookmarkStart w:id="276" w:name="_Toc26816494"/>
      <w:r>
        <w:t>Fragments d’interactions</w:t>
      </w:r>
      <w:bookmarkEnd w:id="276"/>
      <w:r>
        <w:t xml:space="preserve"> </w:t>
      </w:r>
    </w:p>
    <w:p w:rsidR="00537D33" w:rsidRPr="00837A26" w:rsidRDefault="00564895" w:rsidP="00A421AE">
      <w:pPr>
        <w:ind w:firstLine="709"/>
        <w:jc w:val="both"/>
        <w:rPr>
          <w:sz w:val="24"/>
          <w:szCs w:val="24"/>
        </w:rPr>
      </w:pPr>
      <w:r w:rsidRPr="00837A26">
        <w:rPr>
          <w:sz w:val="24"/>
          <w:szCs w:val="24"/>
        </w:rPr>
        <w:t>Un fragment d’interaction correspond à un ensemble d’interactions auquel on applique un opérateur, il se représente globalement comme un diagramme de séquence dans un rectangle avec indication dans le coin à g</w:t>
      </w:r>
      <w:r w:rsidR="00537D33" w:rsidRPr="00837A26">
        <w:rPr>
          <w:sz w:val="24"/>
          <w:szCs w:val="24"/>
        </w:rPr>
        <w:t xml:space="preserve">auche du nom de l’opérateur. </w:t>
      </w:r>
    </w:p>
    <w:p w:rsidR="00564895" w:rsidRPr="00837A26" w:rsidRDefault="00564895" w:rsidP="00A421AE">
      <w:pPr>
        <w:ind w:firstLine="709"/>
        <w:jc w:val="both"/>
        <w:rPr>
          <w:sz w:val="24"/>
          <w:szCs w:val="24"/>
        </w:rPr>
      </w:pPr>
      <w:r w:rsidRPr="00837A26">
        <w:rPr>
          <w:sz w:val="24"/>
          <w:szCs w:val="24"/>
        </w:rPr>
        <w:t xml:space="preserve">L’opérateur que nous allons utiliser dans les diagrammes de séquences est l’opérateur « </w:t>
      </w:r>
      <w:proofErr w:type="spellStart"/>
      <w:r w:rsidRPr="00837A26">
        <w:rPr>
          <w:sz w:val="24"/>
          <w:szCs w:val="24"/>
        </w:rPr>
        <w:t>alt</w:t>
      </w:r>
      <w:proofErr w:type="spellEnd"/>
      <w:r w:rsidRPr="00837A26">
        <w:rPr>
          <w:sz w:val="24"/>
          <w:szCs w:val="24"/>
        </w:rPr>
        <w:t xml:space="preserve"> » qui correspond à une instruction de test avec une ou plusieurs alternatives possibles. Il permet aussi d’utiliser les classes de type sinon et se représente dans un fragment possédant au moins deux parties séparées par des pointillés.</w:t>
      </w:r>
    </w:p>
    <w:p w:rsidR="00F40192" w:rsidRDefault="00F55144" w:rsidP="00837A26">
      <w:pPr>
        <w:pStyle w:val="Heading5"/>
      </w:pPr>
      <w:bookmarkStart w:id="277" w:name="_Toc26816495"/>
      <w:r>
        <w:t>Réalisation des diagrammes de séquences</w:t>
      </w:r>
      <w:bookmarkEnd w:id="277"/>
    </w:p>
    <w:p w:rsidR="00F55144" w:rsidRDefault="00F55144" w:rsidP="00A07A7E">
      <w:pPr>
        <w:pStyle w:val="Heading6"/>
        <w:numPr>
          <w:ilvl w:val="0"/>
          <w:numId w:val="78"/>
        </w:numPr>
      </w:pPr>
      <w:r>
        <w:t xml:space="preserve"> Diagramme de séquences du cas d’utilisation « S’authentifier »</w:t>
      </w:r>
    </w:p>
    <w:p w:rsidR="00F55144" w:rsidRPr="00837A26" w:rsidRDefault="00F55144" w:rsidP="00837A26">
      <w:pPr>
        <w:jc w:val="both"/>
        <w:rPr>
          <w:sz w:val="24"/>
          <w:szCs w:val="24"/>
        </w:rPr>
      </w:pPr>
      <w:r>
        <w:tab/>
      </w:r>
      <w:r w:rsidRPr="00837A26">
        <w:rPr>
          <w:sz w:val="24"/>
          <w:szCs w:val="24"/>
        </w:rPr>
        <w:t xml:space="preserve">L’utilisateur qui représente le client ou bien le chauffeur du </w:t>
      </w:r>
      <w:r w:rsidR="00B16109">
        <w:rPr>
          <w:sz w:val="24"/>
          <w:szCs w:val="24"/>
        </w:rPr>
        <w:t xml:space="preserve">taxi </w:t>
      </w:r>
      <w:r w:rsidRPr="00837A26">
        <w:rPr>
          <w:sz w:val="24"/>
          <w:szCs w:val="24"/>
        </w:rPr>
        <w:t xml:space="preserve">doit s’authentifier via </w:t>
      </w:r>
      <w:del w:id="278" w:author="Toky Hajatiana RABOANARY" w:date="2019-12-10T19:07:00Z">
        <w:r w:rsidRPr="00837A26" w:rsidDel="00D64CD0">
          <w:rPr>
            <w:sz w:val="24"/>
            <w:szCs w:val="24"/>
          </w:rPr>
          <w:delText>facebook</w:delText>
        </w:r>
      </w:del>
      <w:ins w:id="279" w:author="Toky Hajatiana RABOANARY" w:date="2019-12-10T19:07:00Z">
        <w:r w:rsidR="00D64CD0" w:rsidRPr="00837A26">
          <w:rPr>
            <w:sz w:val="24"/>
            <w:szCs w:val="24"/>
          </w:rPr>
          <w:t>Facebook</w:t>
        </w:r>
      </w:ins>
      <w:r w:rsidR="0074782A" w:rsidRPr="00837A26">
        <w:rPr>
          <w:sz w:val="24"/>
          <w:szCs w:val="24"/>
        </w:rPr>
        <w:t xml:space="preserve">. </w:t>
      </w:r>
    </w:p>
    <w:p w:rsidR="00F40192" w:rsidRDefault="0074782A" w:rsidP="00E731F2">
      <w:pPr>
        <w:ind w:firstLine="709"/>
        <w:jc w:val="both"/>
        <w:rPr>
          <w:sz w:val="24"/>
          <w:szCs w:val="24"/>
        </w:rPr>
      </w:pPr>
      <w:r w:rsidRPr="009840C1">
        <w:rPr>
          <w:sz w:val="24"/>
          <w:szCs w:val="24"/>
        </w:rPr>
        <w:t>Le diagramme ci-dessous représente le diagramme de séquence du cas ou l’utilisateur s’</w:t>
      </w:r>
      <w:r w:rsidR="00F40192" w:rsidRPr="009840C1">
        <w:rPr>
          <w:sz w:val="24"/>
          <w:szCs w:val="24"/>
        </w:rPr>
        <w:t>authentifie.</w:t>
      </w:r>
    </w:p>
    <w:p w:rsidR="009840C1" w:rsidRDefault="009840C1" w:rsidP="009840C1">
      <w:pPr>
        <w:jc w:val="both"/>
        <w:rPr>
          <w:sz w:val="24"/>
          <w:szCs w:val="24"/>
        </w:rPr>
      </w:pPr>
    </w:p>
    <w:p w:rsidR="009840C1" w:rsidRDefault="006B6F22" w:rsidP="00D64CD0">
      <w:pPr>
        <w:jc w:val="center"/>
        <w:rPr>
          <w:sz w:val="24"/>
          <w:szCs w:val="24"/>
        </w:rPr>
        <w:pPrChange w:id="280" w:author="Toky Hajatiana RABOANARY" w:date="2019-12-10T19:07:00Z">
          <w:pPr>
            <w:jc w:val="both"/>
          </w:pPr>
        </w:pPrChange>
      </w:pPr>
      <w:r w:rsidRPr="006B6F22">
        <w:rPr>
          <w:noProof/>
          <w:sz w:val="24"/>
          <w:szCs w:val="24"/>
        </w:rPr>
        <w:lastRenderedPageBreak/>
        <w:drawing>
          <wp:inline distT="0" distB="0" distL="0" distR="0">
            <wp:extent cx="4800600" cy="4114455"/>
            <wp:effectExtent l="0" t="0" r="0" b="635"/>
            <wp:docPr id="40" name="Image 40" descr="C:\Users\Neslon\Downloads\FireSho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lon\Downloads\FireShot\seq.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17001" cy="4128512"/>
                    </a:xfrm>
                    <a:prstGeom prst="rect">
                      <a:avLst/>
                    </a:prstGeom>
                    <a:noFill/>
                    <a:ln>
                      <a:noFill/>
                    </a:ln>
                  </pic:spPr>
                </pic:pic>
              </a:graphicData>
            </a:graphic>
          </wp:inline>
        </w:drawing>
      </w:r>
    </w:p>
    <w:p w:rsidR="00871BC0" w:rsidRDefault="006B6F22" w:rsidP="00B16109">
      <w:pPr>
        <w:pStyle w:val="Subtitle"/>
        <w:jc w:val="center"/>
      </w:pPr>
      <w:bookmarkStart w:id="281" w:name="_Toc26816195"/>
      <w:r>
        <w:t>Diagramme de séquence du cas d’utilisation « S’authentifier »</w:t>
      </w:r>
      <w:bookmarkEnd w:id="281"/>
    </w:p>
    <w:p w:rsidR="00871BC0" w:rsidRDefault="00871BC0" w:rsidP="00A3063E">
      <w:pPr>
        <w:pStyle w:val="Heading4"/>
      </w:pPr>
      <w:bookmarkStart w:id="282" w:name="_Toc26816496"/>
      <w:r>
        <w:t>Diagramme de classes</w:t>
      </w:r>
      <w:bookmarkEnd w:id="282"/>
    </w:p>
    <w:p w:rsidR="00871BC0" w:rsidRDefault="00871BC0" w:rsidP="00A07A7E">
      <w:pPr>
        <w:pStyle w:val="Heading5"/>
        <w:numPr>
          <w:ilvl w:val="0"/>
          <w:numId w:val="79"/>
        </w:numPr>
      </w:pPr>
      <w:bookmarkStart w:id="283" w:name="_Toc26816497"/>
      <w:r>
        <w:t>Dictionnaire de données</w:t>
      </w:r>
      <w:bookmarkEnd w:id="283"/>
    </w:p>
    <w:p w:rsidR="00871BC0" w:rsidRDefault="00871BC0" w:rsidP="00346937">
      <w:pPr>
        <w:ind w:firstLine="709"/>
        <w:jc w:val="both"/>
        <w:rPr>
          <w:sz w:val="24"/>
          <w:szCs w:val="24"/>
        </w:rPr>
      </w:pPr>
      <w:r w:rsidRPr="009876E4">
        <w:rPr>
          <w:sz w:val="24"/>
          <w:szCs w:val="24"/>
        </w:rPr>
        <w:t>Le tableau ci-dessous représente le dictionnaire de données du diagramme de classe. Ces informations sont le fruit d’une collecte informations pertinentes jugées, il est à signaler que ce dictionnaire a été épuré.</w:t>
      </w:r>
    </w:p>
    <w:tbl>
      <w:tblPr>
        <w:tblStyle w:val="TableGrid"/>
        <w:tblW w:w="9409" w:type="dxa"/>
        <w:tblLook w:val="04A0" w:firstRow="1" w:lastRow="0" w:firstColumn="1" w:lastColumn="0" w:noHBand="0" w:noVBand="1"/>
      </w:tblPr>
      <w:tblGrid>
        <w:gridCol w:w="2352"/>
        <w:gridCol w:w="1675"/>
        <w:gridCol w:w="3030"/>
        <w:gridCol w:w="2352"/>
      </w:tblGrid>
      <w:tr w:rsidR="005A4098" w:rsidTr="00215271">
        <w:trPr>
          <w:trHeight w:val="365"/>
        </w:trPr>
        <w:tc>
          <w:tcPr>
            <w:tcW w:w="2352" w:type="dxa"/>
          </w:tcPr>
          <w:p w:rsidR="005A4098" w:rsidRPr="005A4098" w:rsidRDefault="005A4098" w:rsidP="005A4098">
            <w:pPr>
              <w:jc w:val="center"/>
              <w:rPr>
                <w:b/>
                <w:sz w:val="24"/>
                <w:szCs w:val="24"/>
              </w:rPr>
            </w:pPr>
            <w:r w:rsidRPr="005A4098">
              <w:rPr>
                <w:b/>
                <w:sz w:val="24"/>
                <w:szCs w:val="24"/>
              </w:rPr>
              <w:t>Classe</w:t>
            </w:r>
          </w:p>
        </w:tc>
        <w:tc>
          <w:tcPr>
            <w:tcW w:w="1675" w:type="dxa"/>
          </w:tcPr>
          <w:p w:rsidR="005A4098" w:rsidRPr="005A4098" w:rsidRDefault="005A4098" w:rsidP="005A4098">
            <w:pPr>
              <w:jc w:val="center"/>
              <w:rPr>
                <w:b/>
                <w:sz w:val="24"/>
                <w:szCs w:val="24"/>
              </w:rPr>
            </w:pPr>
            <w:r w:rsidRPr="005A4098">
              <w:rPr>
                <w:b/>
                <w:sz w:val="24"/>
                <w:szCs w:val="24"/>
              </w:rPr>
              <w:t>Attribut</w:t>
            </w:r>
          </w:p>
        </w:tc>
        <w:tc>
          <w:tcPr>
            <w:tcW w:w="3030" w:type="dxa"/>
          </w:tcPr>
          <w:p w:rsidR="005A4098" w:rsidRPr="005A4098" w:rsidRDefault="005A4098" w:rsidP="005A4098">
            <w:pPr>
              <w:jc w:val="center"/>
              <w:rPr>
                <w:b/>
                <w:sz w:val="24"/>
                <w:szCs w:val="24"/>
              </w:rPr>
            </w:pPr>
            <w:r w:rsidRPr="005A4098">
              <w:rPr>
                <w:b/>
                <w:sz w:val="24"/>
                <w:szCs w:val="24"/>
              </w:rPr>
              <w:t>Définition</w:t>
            </w:r>
          </w:p>
        </w:tc>
        <w:tc>
          <w:tcPr>
            <w:tcW w:w="2352" w:type="dxa"/>
          </w:tcPr>
          <w:p w:rsidR="005A4098" w:rsidRPr="005A4098" w:rsidRDefault="005A4098" w:rsidP="005A4098">
            <w:pPr>
              <w:jc w:val="center"/>
              <w:rPr>
                <w:b/>
                <w:sz w:val="24"/>
                <w:szCs w:val="24"/>
              </w:rPr>
            </w:pPr>
            <w:r w:rsidRPr="005A4098">
              <w:rPr>
                <w:b/>
                <w:sz w:val="24"/>
                <w:szCs w:val="24"/>
              </w:rPr>
              <w:t>Type</w:t>
            </w:r>
          </w:p>
        </w:tc>
      </w:tr>
      <w:tr w:rsidR="005A4098" w:rsidTr="00215271">
        <w:trPr>
          <w:trHeight w:val="753"/>
        </w:trPr>
        <w:tc>
          <w:tcPr>
            <w:tcW w:w="2352" w:type="dxa"/>
            <w:vMerge w:val="restart"/>
          </w:tcPr>
          <w:p w:rsidR="005A4098" w:rsidRDefault="005A4098" w:rsidP="005A4098">
            <w:pPr>
              <w:rPr>
                <w:sz w:val="24"/>
                <w:szCs w:val="24"/>
              </w:rPr>
            </w:pPr>
          </w:p>
          <w:p w:rsidR="005A4098" w:rsidRPr="005A4098" w:rsidRDefault="005A4098" w:rsidP="005A4098">
            <w:pPr>
              <w:jc w:val="center"/>
              <w:rPr>
                <w:sz w:val="24"/>
                <w:szCs w:val="24"/>
              </w:rPr>
            </w:pPr>
            <w:r>
              <w:rPr>
                <w:sz w:val="24"/>
                <w:szCs w:val="24"/>
              </w:rPr>
              <w:t>User</w:t>
            </w:r>
          </w:p>
        </w:tc>
        <w:tc>
          <w:tcPr>
            <w:tcW w:w="1675" w:type="dxa"/>
          </w:tcPr>
          <w:p w:rsidR="005A4098" w:rsidRDefault="005A4098" w:rsidP="005A4098">
            <w:pPr>
              <w:rPr>
                <w:sz w:val="24"/>
                <w:szCs w:val="24"/>
              </w:rPr>
            </w:pPr>
            <w:proofErr w:type="gramStart"/>
            <w:r>
              <w:rPr>
                <w:sz w:val="24"/>
                <w:szCs w:val="24"/>
              </w:rPr>
              <w:t>id</w:t>
            </w:r>
            <w:proofErr w:type="gramEnd"/>
          </w:p>
        </w:tc>
        <w:tc>
          <w:tcPr>
            <w:tcW w:w="3030" w:type="dxa"/>
          </w:tcPr>
          <w:p w:rsidR="005A4098" w:rsidRDefault="005A4098" w:rsidP="005A4098">
            <w:pPr>
              <w:rPr>
                <w:sz w:val="24"/>
                <w:szCs w:val="24"/>
              </w:rPr>
            </w:pPr>
            <w:r>
              <w:rPr>
                <w:sz w:val="24"/>
                <w:szCs w:val="24"/>
              </w:rPr>
              <w:t>Identifiant de l’utilisateur</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proofErr w:type="spellStart"/>
            <w:proofErr w:type="gramStart"/>
            <w:r>
              <w:rPr>
                <w:sz w:val="24"/>
                <w:szCs w:val="24"/>
              </w:rPr>
              <w:t>name</w:t>
            </w:r>
            <w:proofErr w:type="spellEnd"/>
            <w:proofErr w:type="gramEnd"/>
          </w:p>
        </w:tc>
        <w:tc>
          <w:tcPr>
            <w:tcW w:w="3030" w:type="dxa"/>
          </w:tcPr>
          <w:p w:rsidR="005A4098" w:rsidRDefault="005A4098" w:rsidP="005A4098">
            <w:pPr>
              <w:rPr>
                <w:sz w:val="24"/>
                <w:szCs w:val="24"/>
              </w:rPr>
            </w:pPr>
            <w:r>
              <w:rPr>
                <w:sz w:val="24"/>
                <w:szCs w:val="24"/>
              </w:rPr>
              <w:t>Nom de l’utilisateur</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proofErr w:type="gramStart"/>
            <w:r>
              <w:rPr>
                <w:sz w:val="24"/>
                <w:szCs w:val="24"/>
              </w:rPr>
              <w:t>type</w:t>
            </w:r>
            <w:proofErr w:type="gramEnd"/>
          </w:p>
        </w:tc>
        <w:tc>
          <w:tcPr>
            <w:tcW w:w="3030" w:type="dxa"/>
          </w:tcPr>
          <w:p w:rsidR="005A4098" w:rsidRDefault="005A4098" w:rsidP="005A4098">
            <w:pPr>
              <w:rPr>
                <w:sz w:val="24"/>
                <w:szCs w:val="24"/>
              </w:rPr>
            </w:pPr>
            <w:r>
              <w:rPr>
                <w:sz w:val="24"/>
                <w:szCs w:val="24"/>
              </w:rPr>
              <w:t>Type de l’utilisateur</w:t>
            </w:r>
          </w:p>
        </w:tc>
        <w:tc>
          <w:tcPr>
            <w:tcW w:w="2352" w:type="dxa"/>
          </w:tcPr>
          <w:p w:rsidR="005A4098" w:rsidRDefault="005A4098" w:rsidP="005A4098">
            <w:pPr>
              <w:rPr>
                <w:sz w:val="24"/>
                <w:szCs w:val="24"/>
              </w:rPr>
            </w:pPr>
            <w:r>
              <w:rPr>
                <w:sz w:val="24"/>
                <w:szCs w:val="24"/>
              </w:rPr>
              <w:t>Numérique</w:t>
            </w:r>
          </w:p>
        </w:tc>
      </w:tr>
      <w:tr w:rsidR="005A4098" w:rsidTr="00215271">
        <w:trPr>
          <w:trHeight w:val="365"/>
        </w:trPr>
        <w:tc>
          <w:tcPr>
            <w:tcW w:w="2352" w:type="dxa"/>
            <w:vMerge w:val="restart"/>
          </w:tcPr>
          <w:p w:rsidR="005A4098" w:rsidRDefault="005A4098" w:rsidP="005A4098">
            <w:pPr>
              <w:rPr>
                <w:sz w:val="24"/>
                <w:szCs w:val="24"/>
              </w:rPr>
            </w:pPr>
          </w:p>
          <w:p w:rsidR="005A4098" w:rsidRDefault="005A4098" w:rsidP="005A4098">
            <w:pPr>
              <w:rPr>
                <w:sz w:val="24"/>
                <w:szCs w:val="24"/>
              </w:rPr>
            </w:pPr>
          </w:p>
          <w:p w:rsidR="005A4098" w:rsidRDefault="005A4098" w:rsidP="005A4098">
            <w:pPr>
              <w:rPr>
                <w:sz w:val="24"/>
                <w:szCs w:val="24"/>
              </w:rPr>
            </w:pPr>
          </w:p>
          <w:p w:rsidR="005A4098" w:rsidRPr="005A4098" w:rsidRDefault="005A4098" w:rsidP="005A4098">
            <w:pPr>
              <w:ind w:firstLine="708"/>
              <w:rPr>
                <w:sz w:val="24"/>
                <w:szCs w:val="24"/>
              </w:rPr>
            </w:pPr>
            <w:r>
              <w:rPr>
                <w:sz w:val="24"/>
                <w:szCs w:val="24"/>
              </w:rPr>
              <w:t>Taxi</w:t>
            </w:r>
          </w:p>
        </w:tc>
        <w:tc>
          <w:tcPr>
            <w:tcW w:w="1675" w:type="dxa"/>
          </w:tcPr>
          <w:p w:rsidR="005A4098" w:rsidRDefault="005A4098" w:rsidP="005A4098">
            <w:pPr>
              <w:rPr>
                <w:sz w:val="24"/>
                <w:szCs w:val="24"/>
              </w:rPr>
            </w:pPr>
            <w:proofErr w:type="gramStart"/>
            <w:r>
              <w:rPr>
                <w:sz w:val="24"/>
                <w:szCs w:val="24"/>
              </w:rPr>
              <w:t>id</w:t>
            </w:r>
            <w:proofErr w:type="gramEnd"/>
          </w:p>
        </w:tc>
        <w:tc>
          <w:tcPr>
            <w:tcW w:w="3030" w:type="dxa"/>
          </w:tcPr>
          <w:p w:rsidR="005A4098" w:rsidRDefault="005A4098" w:rsidP="005A4098">
            <w:pPr>
              <w:rPr>
                <w:sz w:val="24"/>
                <w:szCs w:val="24"/>
              </w:rPr>
            </w:pPr>
            <w:r>
              <w:rPr>
                <w:sz w:val="24"/>
                <w:szCs w:val="24"/>
              </w:rPr>
              <w:t>Identifiant du taxi</w:t>
            </w:r>
          </w:p>
        </w:tc>
        <w:tc>
          <w:tcPr>
            <w:tcW w:w="2352" w:type="dxa"/>
          </w:tcPr>
          <w:p w:rsidR="005A4098" w:rsidRDefault="005A4098" w:rsidP="005A4098">
            <w:pPr>
              <w:rPr>
                <w:sz w:val="24"/>
                <w:szCs w:val="24"/>
              </w:rPr>
            </w:pPr>
            <w:r>
              <w:rPr>
                <w:sz w:val="24"/>
                <w:szCs w:val="24"/>
              </w:rPr>
              <w:t>Alphanumérique</w:t>
            </w:r>
          </w:p>
        </w:tc>
      </w:tr>
      <w:tr w:rsidR="005A4098" w:rsidTr="00215271">
        <w:trPr>
          <w:trHeight w:val="770"/>
        </w:trPr>
        <w:tc>
          <w:tcPr>
            <w:tcW w:w="2352" w:type="dxa"/>
            <w:vMerge/>
          </w:tcPr>
          <w:p w:rsidR="005A4098" w:rsidRDefault="005A4098" w:rsidP="005A4098">
            <w:pPr>
              <w:rPr>
                <w:sz w:val="24"/>
                <w:szCs w:val="24"/>
              </w:rPr>
            </w:pPr>
          </w:p>
        </w:tc>
        <w:tc>
          <w:tcPr>
            <w:tcW w:w="1675" w:type="dxa"/>
          </w:tcPr>
          <w:p w:rsidR="005A4098" w:rsidRDefault="00AC634D" w:rsidP="005A4098">
            <w:pPr>
              <w:rPr>
                <w:sz w:val="24"/>
                <w:szCs w:val="24"/>
              </w:rPr>
            </w:pPr>
            <w:proofErr w:type="spellStart"/>
            <w:proofErr w:type="gramStart"/>
            <w:r>
              <w:rPr>
                <w:sz w:val="24"/>
                <w:szCs w:val="24"/>
              </w:rPr>
              <w:t>coords</w:t>
            </w:r>
            <w:proofErr w:type="spellEnd"/>
            <w:proofErr w:type="gramEnd"/>
          </w:p>
        </w:tc>
        <w:tc>
          <w:tcPr>
            <w:tcW w:w="3030" w:type="dxa"/>
          </w:tcPr>
          <w:p w:rsidR="005A4098" w:rsidRDefault="00AC634D" w:rsidP="005A4098">
            <w:pPr>
              <w:rPr>
                <w:sz w:val="24"/>
                <w:szCs w:val="24"/>
              </w:rPr>
            </w:pPr>
            <w:proofErr w:type="gramStart"/>
            <w:r>
              <w:rPr>
                <w:sz w:val="24"/>
                <w:szCs w:val="24"/>
              </w:rPr>
              <w:t>Coordonnées géométrique</w:t>
            </w:r>
            <w:proofErr w:type="gramEnd"/>
            <w:r w:rsidR="00E85369">
              <w:rPr>
                <w:sz w:val="24"/>
                <w:szCs w:val="24"/>
              </w:rPr>
              <w:t xml:space="preserve"> de la position</w:t>
            </w:r>
            <w:r>
              <w:rPr>
                <w:sz w:val="24"/>
                <w:szCs w:val="24"/>
              </w:rPr>
              <w:t xml:space="preserve"> du taxi</w:t>
            </w:r>
          </w:p>
        </w:tc>
        <w:tc>
          <w:tcPr>
            <w:tcW w:w="2352" w:type="dxa"/>
          </w:tcPr>
          <w:p w:rsidR="005A4098" w:rsidRDefault="00E85369" w:rsidP="005A4098">
            <w:pPr>
              <w:rPr>
                <w:sz w:val="24"/>
                <w:szCs w:val="24"/>
              </w:rPr>
            </w:pPr>
            <w:proofErr w:type="spellStart"/>
            <w:r>
              <w:rPr>
                <w:sz w:val="24"/>
                <w:szCs w:val="24"/>
              </w:rPr>
              <w:t>Coordinate</w:t>
            </w:r>
            <w:proofErr w:type="spellEnd"/>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proofErr w:type="gramStart"/>
            <w:r>
              <w:rPr>
                <w:sz w:val="24"/>
                <w:szCs w:val="24"/>
              </w:rPr>
              <w:t>matricule</w:t>
            </w:r>
            <w:proofErr w:type="gramEnd"/>
          </w:p>
        </w:tc>
        <w:tc>
          <w:tcPr>
            <w:tcW w:w="3030" w:type="dxa"/>
          </w:tcPr>
          <w:p w:rsidR="005A4098" w:rsidRDefault="005A4098" w:rsidP="005A4098">
            <w:pPr>
              <w:rPr>
                <w:sz w:val="24"/>
                <w:szCs w:val="24"/>
              </w:rPr>
            </w:pPr>
            <w:r>
              <w:rPr>
                <w:sz w:val="24"/>
                <w:szCs w:val="24"/>
              </w:rPr>
              <w:t>N° matricule du taxi</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proofErr w:type="spellStart"/>
            <w:proofErr w:type="gramStart"/>
            <w:r>
              <w:rPr>
                <w:sz w:val="24"/>
                <w:szCs w:val="24"/>
              </w:rPr>
              <w:t>status</w:t>
            </w:r>
            <w:proofErr w:type="spellEnd"/>
            <w:proofErr w:type="gramEnd"/>
          </w:p>
        </w:tc>
        <w:tc>
          <w:tcPr>
            <w:tcW w:w="3030" w:type="dxa"/>
          </w:tcPr>
          <w:p w:rsidR="005A4098" w:rsidRDefault="005A4098" w:rsidP="005A4098">
            <w:pPr>
              <w:rPr>
                <w:sz w:val="24"/>
                <w:szCs w:val="24"/>
              </w:rPr>
            </w:pPr>
            <w:r>
              <w:rPr>
                <w:sz w:val="24"/>
                <w:szCs w:val="24"/>
              </w:rPr>
              <w:t>Statut du taxi</w:t>
            </w:r>
          </w:p>
        </w:tc>
        <w:tc>
          <w:tcPr>
            <w:tcW w:w="2352" w:type="dxa"/>
          </w:tcPr>
          <w:p w:rsidR="005A4098" w:rsidRDefault="005A4098" w:rsidP="005A4098">
            <w:pPr>
              <w:rPr>
                <w:sz w:val="24"/>
                <w:szCs w:val="24"/>
              </w:rPr>
            </w:pPr>
            <w:r>
              <w:rPr>
                <w:sz w:val="24"/>
                <w:szCs w:val="24"/>
              </w:rPr>
              <w:t>Numérique</w:t>
            </w:r>
          </w:p>
        </w:tc>
      </w:tr>
      <w:tr w:rsidR="00C01CD7" w:rsidTr="00215271">
        <w:trPr>
          <w:trHeight w:val="365"/>
        </w:trPr>
        <w:tc>
          <w:tcPr>
            <w:tcW w:w="2352" w:type="dxa"/>
            <w:vMerge w:val="restart"/>
          </w:tcPr>
          <w:p w:rsidR="00C01CD7" w:rsidRDefault="00C01CD7" w:rsidP="005A4098">
            <w:pPr>
              <w:rPr>
                <w:sz w:val="24"/>
                <w:szCs w:val="24"/>
              </w:rPr>
            </w:pPr>
          </w:p>
          <w:p w:rsidR="00C01CD7" w:rsidRDefault="00C01CD7" w:rsidP="00C01CD7">
            <w:pPr>
              <w:rPr>
                <w:sz w:val="24"/>
                <w:szCs w:val="24"/>
              </w:rPr>
            </w:pPr>
          </w:p>
          <w:p w:rsidR="00C01CD7" w:rsidRPr="00C01CD7" w:rsidRDefault="00C01CD7" w:rsidP="00C01CD7">
            <w:pPr>
              <w:jc w:val="center"/>
              <w:rPr>
                <w:sz w:val="24"/>
                <w:szCs w:val="24"/>
              </w:rPr>
            </w:pPr>
            <w:proofErr w:type="spellStart"/>
            <w:r>
              <w:rPr>
                <w:sz w:val="24"/>
                <w:szCs w:val="24"/>
              </w:rPr>
              <w:t>Booking</w:t>
            </w:r>
            <w:proofErr w:type="spellEnd"/>
          </w:p>
        </w:tc>
        <w:tc>
          <w:tcPr>
            <w:tcW w:w="1675" w:type="dxa"/>
          </w:tcPr>
          <w:p w:rsidR="00C01CD7" w:rsidRDefault="00C01CD7" w:rsidP="005A4098">
            <w:pPr>
              <w:rPr>
                <w:sz w:val="24"/>
                <w:szCs w:val="24"/>
              </w:rPr>
            </w:pPr>
            <w:proofErr w:type="gramStart"/>
            <w:r>
              <w:rPr>
                <w:sz w:val="24"/>
                <w:szCs w:val="24"/>
              </w:rPr>
              <w:t>id</w:t>
            </w:r>
            <w:proofErr w:type="gramEnd"/>
          </w:p>
        </w:tc>
        <w:tc>
          <w:tcPr>
            <w:tcW w:w="3030" w:type="dxa"/>
          </w:tcPr>
          <w:p w:rsidR="00C01CD7" w:rsidRDefault="00C01CD7" w:rsidP="005A4098">
            <w:pPr>
              <w:rPr>
                <w:sz w:val="24"/>
                <w:szCs w:val="24"/>
              </w:rPr>
            </w:pPr>
            <w:r>
              <w:rPr>
                <w:sz w:val="24"/>
                <w:szCs w:val="24"/>
              </w:rPr>
              <w:t>Identifiant de la réservation</w:t>
            </w:r>
          </w:p>
        </w:tc>
        <w:tc>
          <w:tcPr>
            <w:tcW w:w="2352" w:type="dxa"/>
          </w:tcPr>
          <w:p w:rsidR="00C01CD7" w:rsidRDefault="00C01CD7" w:rsidP="005A4098">
            <w:pPr>
              <w:rPr>
                <w:sz w:val="24"/>
                <w:szCs w:val="24"/>
              </w:rPr>
            </w:pP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proofErr w:type="gramStart"/>
            <w:r>
              <w:rPr>
                <w:sz w:val="24"/>
                <w:szCs w:val="24"/>
              </w:rPr>
              <w:t>destination</w:t>
            </w:r>
            <w:proofErr w:type="gramEnd"/>
          </w:p>
        </w:tc>
        <w:tc>
          <w:tcPr>
            <w:tcW w:w="3030" w:type="dxa"/>
          </w:tcPr>
          <w:p w:rsidR="00C01CD7" w:rsidRDefault="00C01CD7" w:rsidP="005A4098">
            <w:pPr>
              <w:rPr>
                <w:sz w:val="24"/>
                <w:szCs w:val="24"/>
              </w:rPr>
            </w:pPr>
            <w:del w:id="284" w:author="Toky Hajatiana RABOANARY" w:date="2019-12-10T19:08:00Z">
              <w:r w:rsidDel="00D64CD0">
                <w:rPr>
                  <w:sz w:val="24"/>
                  <w:szCs w:val="24"/>
                </w:rPr>
                <w:delText>Coordonnées géométrique</w:delText>
              </w:r>
            </w:del>
            <w:ins w:id="285" w:author="Toky Hajatiana RABOANARY" w:date="2019-12-10T19:08:00Z">
              <w:r w:rsidR="00D64CD0">
                <w:rPr>
                  <w:sz w:val="24"/>
                  <w:szCs w:val="24"/>
                </w:rPr>
                <w:t>Coordonnées géométriques</w:t>
              </w:r>
            </w:ins>
            <w:r>
              <w:rPr>
                <w:sz w:val="24"/>
                <w:szCs w:val="24"/>
              </w:rPr>
              <w:t xml:space="preserve"> de la destination</w:t>
            </w:r>
          </w:p>
        </w:tc>
        <w:tc>
          <w:tcPr>
            <w:tcW w:w="2352" w:type="dxa"/>
          </w:tcPr>
          <w:p w:rsidR="00C01CD7" w:rsidRDefault="00C01CD7" w:rsidP="005A4098">
            <w:pPr>
              <w:rPr>
                <w:sz w:val="24"/>
                <w:szCs w:val="24"/>
              </w:rPr>
            </w:pPr>
            <w:proofErr w:type="spellStart"/>
            <w:r>
              <w:rPr>
                <w:sz w:val="24"/>
                <w:szCs w:val="24"/>
              </w:rPr>
              <w:t>Coordinate</w:t>
            </w:r>
            <w:proofErr w:type="spellEnd"/>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proofErr w:type="gramStart"/>
            <w:r>
              <w:rPr>
                <w:sz w:val="24"/>
                <w:szCs w:val="24"/>
              </w:rPr>
              <w:t>source</w:t>
            </w:r>
            <w:proofErr w:type="gramEnd"/>
          </w:p>
        </w:tc>
        <w:tc>
          <w:tcPr>
            <w:tcW w:w="3030" w:type="dxa"/>
          </w:tcPr>
          <w:p w:rsidR="00C01CD7" w:rsidRDefault="00C01CD7" w:rsidP="00E85369">
            <w:pPr>
              <w:rPr>
                <w:sz w:val="24"/>
                <w:szCs w:val="24"/>
              </w:rPr>
            </w:pPr>
            <w:del w:id="286" w:author="Toky Hajatiana RABOANARY" w:date="2019-12-10T19:08:00Z">
              <w:r w:rsidDel="00D64CD0">
                <w:rPr>
                  <w:sz w:val="24"/>
                  <w:szCs w:val="24"/>
                </w:rPr>
                <w:delText>Coordonnées géométrique</w:delText>
              </w:r>
            </w:del>
            <w:ins w:id="287" w:author="Toky Hajatiana RABOANARY" w:date="2019-12-10T19:08:00Z">
              <w:r w:rsidR="00D64CD0">
                <w:rPr>
                  <w:sz w:val="24"/>
                  <w:szCs w:val="24"/>
                </w:rPr>
                <w:t>Coordonnées géométriques</w:t>
              </w:r>
            </w:ins>
            <w:r>
              <w:rPr>
                <w:sz w:val="24"/>
                <w:szCs w:val="24"/>
              </w:rPr>
              <w:t xml:space="preserve"> du point de départ</w:t>
            </w:r>
          </w:p>
        </w:tc>
        <w:tc>
          <w:tcPr>
            <w:tcW w:w="2352" w:type="dxa"/>
          </w:tcPr>
          <w:p w:rsidR="00C01CD7" w:rsidRDefault="00C01CD7" w:rsidP="005A4098">
            <w:pPr>
              <w:rPr>
                <w:sz w:val="24"/>
                <w:szCs w:val="24"/>
              </w:rPr>
            </w:pPr>
            <w:proofErr w:type="spellStart"/>
            <w:r>
              <w:rPr>
                <w:sz w:val="24"/>
                <w:szCs w:val="24"/>
              </w:rPr>
              <w:t>Coordinate</w:t>
            </w:r>
            <w:proofErr w:type="spellEnd"/>
          </w:p>
        </w:tc>
      </w:tr>
      <w:tr w:rsidR="00C01CD7" w:rsidTr="00215271">
        <w:trPr>
          <w:trHeight w:val="383"/>
        </w:trPr>
        <w:tc>
          <w:tcPr>
            <w:tcW w:w="2352" w:type="dxa"/>
            <w:vMerge w:val="restart"/>
          </w:tcPr>
          <w:p w:rsidR="00C01CD7" w:rsidRDefault="00C01CD7" w:rsidP="00C01CD7">
            <w:pPr>
              <w:jc w:val="center"/>
              <w:rPr>
                <w:sz w:val="24"/>
                <w:szCs w:val="24"/>
              </w:rPr>
            </w:pPr>
            <w:proofErr w:type="spellStart"/>
            <w:r>
              <w:rPr>
                <w:sz w:val="24"/>
                <w:szCs w:val="24"/>
              </w:rPr>
              <w:t>Coordinate</w:t>
            </w:r>
            <w:proofErr w:type="spellEnd"/>
          </w:p>
        </w:tc>
        <w:tc>
          <w:tcPr>
            <w:tcW w:w="1675" w:type="dxa"/>
          </w:tcPr>
          <w:p w:rsidR="00C01CD7" w:rsidRDefault="00C01CD7" w:rsidP="005A4098">
            <w:pPr>
              <w:rPr>
                <w:sz w:val="24"/>
                <w:szCs w:val="24"/>
              </w:rPr>
            </w:pPr>
            <w:proofErr w:type="spellStart"/>
            <w:proofErr w:type="gramStart"/>
            <w:r>
              <w:rPr>
                <w:sz w:val="24"/>
                <w:szCs w:val="24"/>
              </w:rPr>
              <w:t>lat</w:t>
            </w:r>
            <w:proofErr w:type="spellEnd"/>
            <w:proofErr w:type="gramEnd"/>
          </w:p>
        </w:tc>
        <w:tc>
          <w:tcPr>
            <w:tcW w:w="3030" w:type="dxa"/>
          </w:tcPr>
          <w:p w:rsidR="00C01CD7" w:rsidRDefault="00C01CD7" w:rsidP="00E85369">
            <w:pPr>
              <w:rPr>
                <w:sz w:val="24"/>
                <w:szCs w:val="24"/>
              </w:rPr>
            </w:pPr>
            <w:r>
              <w:rPr>
                <w:sz w:val="24"/>
                <w:szCs w:val="24"/>
              </w:rPr>
              <w:t>Position horizontale</w:t>
            </w:r>
          </w:p>
        </w:tc>
        <w:tc>
          <w:tcPr>
            <w:tcW w:w="2352" w:type="dxa"/>
          </w:tcPr>
          <w:p w:rsidR="00C01CD7" w:rsidRDefault="00C01CD7" w:rsidP="005A4098">
            <w:pPr>
              <w:rPr>
                <w:sz w:val="24"/>
                <w:szCs w:val="24"/>
              </w:rPr>
            </w:pPr>
            <w:r>
              <w:rPr>
                <w:sz w:val="24"/>
                <w:szCs w:val="24"/>
              </w:rPr>
              <w:t>Numérique</w:t>
            </w: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proofErr w:type="spellStart"/>
            <w:proofErr w:type="gramStart"/>
            <w:r>
              <w:rPr>
                <w:sz w:val="24"/>
                <w:szCs w:val="24"/>
              </w:rPr>
              <w:t>lng</w:t>
            </w:r>
            <w:proofErr w:type="spellEnd"/>
            <w:proofErr w:type="gramEnd"/>
          </w:p>
        </w:tc>
        <w:tc>
          <w:tcPr>
            <w:tcW w:w="3030" w:type="dxa"/>
          </w:tcPr>
          <w:p w:rsidR="00C01CD7" w:rsidRDefault="00C01CD7" w:rsidP="00E85369">
            <w:pPr>
              <w:rPr>
                <w:sz w:val="24"/>
                <w:szCs w:val="24"/>
              </w:rPr>
            </w:pPr>
            <w:r>
              <w:rPr>
                <w:sz w:val="24"/>
                <w:szCs w:val="24"/>
              </w:rPr>
              <w:t>Position verticale</w:t>
            </w:r>
          </w:p>
        </w:tc>
        <w:tc>
          <w:tcPr>
            <w:tcW w:w="2352" w:type="dxa"/>
          </w:tcPr>
          <w:p w:rsidR="00C01CD7" w:rsidRDefault="00C01CD7" w:rsidP="005A4098">
            <w:pPr>
              <w:rPr>
                <w:sz w:val="24"/>
                <w:szCs w:val="24"/>
              </w:rPr>
            </w:pPr>
            <w:r>
              <w:rPr>
                <w:sz w:val="24"/>
                <w:szCs w:val="24"/>
              </w:rPr>
              <w:t>Numérique</w:t>
            </w:r>
          </w:p>
        </w:tc>
      </w:tr>
    </w:tbl>
    <w:p w:rsidR="00C01CD7" w:rsidRDefault="00E85369" w:rsidP="00871BC0">
      <w:pPr>
        <w:pStyle w:val="Title"/>
        <w:jc w:val="center"/>
      </w:pPr>
      <w:bookmarkStart w:id="288" w:name="_Toc26816214"/>
      <w:r>
        <w:t>Dictionnaire de données</w:t>
      </w:r>
      <w:bookmarkEnd w:id="288"/>
    </w:p>
    <w:p w:rsidR="007D4AEE" w:rsidRDefault="007D4AEE" w:rsidP="00A07A7E">
      <w:pPr>
        <w:pStyle w:val="Heading5"/>
        <w:numPr>
          <w:ilvl w:val="0"/>
          <w:numId w:val="79"/>
        </w:numPr>
      </w:pPr>
      <w:bookmarkStart w:id="289" w:name="_Toc26816498"/>
      <w:proofErr w:type="spellStart"/>
      <w:r>
        <w:t>Elaboration</w:t>
      </w:r>
      <w:proofErr w:type="spellEnd"/>
      <w:r>
        <w:t xml:space="preserve"> du diagramme de classe</w:t>
      </w:r>
      <w:bookmarkEnd w:id="289"/>
    </w:p>
    <w:p w:rsidR="007D4AEE" w:rsidRDefault="007D4AEE" w:rsidP="007F75BD">
      <w:pPr>
        <w:ind w:firstLine="709"/>
        <w:jc w:val="both"/>
        <w:rPr>
          <w:sz w:val="24"/>
          <w:szCs w:val="24"/>
        </w:rPr>
      </w:pPr>
      <w:r w:rsidRPr="00931889">
        <w:rPr>
          <w:sz w:val="24"/>
          <w:szCs w:val="24"/>
        </w:rPr>
        <w:t>La figure suivante représenta le diagramme de classe de notre système.</w:t>
      </w:r>
    </w:p>
    <w:p w:rsidR="00931889" w:rsidRDefault="00215271" w:rsidP="00931889">
      <w:pPr>
        <w:jc w:val="both"/>
        <w:rPr>
          <w:sz w:val="24"/>
          <w:szCs w:val="24"/>
        </w:rPr>
      </w:pPr>
      <w:r w:rsidRPr="00215271">
        <w:rPr>
          <w:noProof/>
          <w:sz w:val="24"/>
          <w:szCs w:val="24"/>
        </w:rPr>
        <w:drawing>
          <wp:anchor distT="0" distB="0" distL="114300" distR="114300" simplePos="0" relativeHeight="251678720" behindDoc="1" locked="0" layoutInCell="1" allowOverlap="1" wp14:anchorId="36793D44" wp14:editId="64303231">
            <wp:simplePos x="0" y="0"/>
            <wp:positionH relativeFrom="column">
              <wp:posOffset>471805</wp:posOffset>
            </wp:positionH>
            <wp:positionV relativeFrom="paragraph">
              <wp:posOffset>120015</wp:posOffset>
            </wp:positionV>
            <wp:extent cx="4524375" cy="3423633"/>
            <wp:effectExtent l="0" t="0" r="0" b="0"/>
            <wp:wrapTight wrapText="bothSides">
              <wp:wrapPolygon edited="0">
                <wp:start x="0" y="0"/>
                <wp:lineTo x="0" y="21516"/>
                <wp:lineTo x="21464" y="21516"/>
                <wp:lineTo x="21464" y="0"/>
                <wp:lineTo x="0" y="0"/>
              </wp:wrapPolygon>
            </wp:wrapTight>
            <wp:docPr id="20" name="Image 20" descr="C:\Users\Administrateur\Downloads\FireSho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FireShot\CLAS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4375" cy="3423633"/>
                    </a:xfrm>
                    <a:prstGeom prst="rect">
                      <a:avLst/>
                    </a:prstGeom>
                    <a:noFill/>
                    <a:ln>
                      <a:noFill/>
                    </a:ln>
                  </pic:spPr>
                </pic:pic>
              </a:graphicData>
            </a:graphic>
          </wp:anchor>
        </w:drawing>
      </w: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931889" w:rsidRDefault="00931889" w:rsidP="00931889">
      <w:pPr>
        <w:jc w:val="both"/>
        <w:rPr>
          <w:sz w:val="24"/>
          <w:szCs w:val="24"/>
        </w:rPr>
      </w:pPr>
    </w:p>
    <w:p w:rsidR="007D4AEE" w:rsidRPr="007D4AEE" w:rsidRDefault="00215271" w:rsidP="007D4AEE">
      <w:pPr>
        <w:pStyle w:val="Subtitle"/>
        <w:jc w:val="center"/>
      </w:pPr>
      <w:bookmarkStart w:id="290" w:name="_Toc26816196"/>
      <w:r>
        <w:t>Diagramme de classe du système</w:t>
      </w:r>
      <w:bookmarkEnd w:id="290"/>
    </w:p>
    <w:p w:rsidR="00871BC0" w:rsidRDefault="00871BC0" w:rsidP="008021DC">
      <w:pPr>
        <w:pStyle w:val="Heading4"/>
      </w:pPr>
      <w:bookmarkStart w:id="291" w:name="_Toc26816499"/>
      <w:r>
        <w:t>Création de la base de données</w:t>
      </w:r>
      <w:bookmarkEnd w:id="291"/>
    </w:p>
    <w:p w:rsidR="00871BC0" w:rsidRPr="008021DC" w:rsidRDefault="00871BC0" w:rsidP="007F75BD">
      <w:pPr>
        <w:tabs>
          <w:tab w:val="left" w:pos="1586"/>
        </w:tabs>
        <w:ind w:firstLine="709"/>
        <w:jc w:val="both"/>
        <w:rPr>
          <w:sz w:val="24"/>
          <w:szCs w:val="24"/>
        </w:rPr>
      </w:pPr>
      <w:r w:rsidRPr="008021DC">
        <w:rPr>
          <w:sz w:val="24"/>
          <w:szCs w:val="24"/>
        </w:rPr>
        <w:t xml:space="preserve">Nous assistons ces dernières années à un changement des habitudes des utilisateurs notamment sur l’Internet mondial avec la démocratisation des offres haut débits. </w:t>
      </w:r>
    </w:p>
    <w:p w:rsidR="00871BC0" w:rsidRPr="008021DC" w:rsidRDefault="00871BC0" w:rsidP="007F75BD">
      <w:pPr>
        <w:tabs>
          <w:tab w:val="left" w:pos="1586"/>
        </w:tabs>
        <w:ind w:firstLine="709"/>
        <w:jc w:val="both"/>
        <w:rPr>
          <w:sz w:val="24"/>
          <w:szCs w:val="24"/>
        </w:rPr>
      </w:pPr>
      <w:r w:rsidRPr="008021DC">
        <w:rPr>
          <w:sz w:val="24"/>
          <w:szCs w:val="24"/>
        </w:rPr>
        <w:t xml:space="preserve">Dans ce contexte certaines personnes se sont rendu compte qu’un modèle relationnel des données atteignait ses limites : le </w:t>
      </w:r>
      <w:proofErr w:type="spellStart"/>
      <w:r w:rsidRPr="008021DC">
        <w:rPr>
          <w:sz w:val="24"/>
          <w:szCs w:val="24"/>
        </w:rPr>
        <w:t>NoSQL</w:t>
      </w:r>
      <w:proofErr w:type="spellEnd"/>
      <w:r w:rsidRPr="008021DC">
        <w:rPr>
          <w:sz w:val="24"/>
          <w:szCs w:val="24"/>
        </w:rPr>
        <w:t xml:space="preserve"> allait faire son entrée dans le monde de la représentation des données.</w:t>
      </w:r>
    </w:p>
    <w:p w:rsidR="00871BC0" w:rsidRPr="008021DC" w:rsidRDefault="00871BC0" w:rsidP="007F75BD">
      <w:pPr>
        <w:tabs>
          <w:tab w:val="left" w:pos="1586"/>
        </w:tabs>
        <w:ind w:firstLine="709"/>
        <w:jc w:val="both"/>
        <w:rPr>
          <w:sz w:val="24"/>
          <w:szCs w:val="24"/>
        </w:rPr>
      </w:pPr>
      <w:r w:rsidRPr="008021DC">
        <w:rPr>
          <w:sz w:val="24"/>
          <w:szCs w:val="24"/>
        </w:rPr>
        <w:t xml:space="preserve">Le </w:t>
      </w:r>
      <w:proofErr w:type="spellStart"/>
      <w:r w:rsidRPr="008021DC">
        <w:rPr>
          <w:sz w:val="24"/>
          <w:szCs w:val="24"/>
        </w:rPr>
        <w:t>NoSQL</w:t>
      </w:r>
      <w:proofErr w:type="spellEnd"/>
      <w:r w:rsidRPr="008021DC">
        <w:rPr>
          <w:sz w:val="24"/>
          <w:szCs w:val="24"/>
        </w:rPr>
        <w:t xml:space="preserve">, pour "not </w:t>
      </w:r>
      <w:proofErr w:type="spellStart"/>
      <w:r w:rsidRPr="008021DC">
        <w:rPr>
          <w:sz w:val="24"/>
          <w:szCs w:val="24"/>
        </w:rPr>
        <w:t>only</w:t>
      </w:r>
      <w:proofErr w:type="spellEnd"/>
      <w:r w:rsidRPr="008021DC">
        <w:rPr>
          <w:sz w:val="24"/>
          <w:szCs w:val="24"/>
        </w:rPr>
        <w:t xml:space="preserve"> SQL" désigne les bases de données qui ne sont pas fondées sur l’architecture classique des bases de données relationnelles. Développé à l’origine pour gérer du </w:t>
      </w:r>
      <w:proofErr w:type="spellStart"/>
      <w:r w:rsidRPr="008021DC">
        <w:rPr>
          <w:sz w:val="24"/>
          <w:szCs w:val="24"/>
        </w:rPr>
        <w:t>Big</w:t>
      </w:r>
      <w:proofErr w:type="spellEnd"/>
      <w:r w:rsidRPr="008021DC">
        <w:rPr>
          <w:sz w:val="24"/>
          <w:szCs w:val="24"/>
        </w:rPr>
        <w:t xml:space="preserve"> Data, l’utilisation des bases de données </w:t>
      </w:r>
      <w:proofErr w:type="spellStart"/>
      <w:r w:rsidRPr="008021DC">
        <w:rPr>
          <w:sz w:val="24"/>
          <w:szCs w:val="24"/>
        </w:rPr>
        <w:t>NoSQL</w:t>
      </w:r>
      <w:proofErr w:type="spellEnd"/>
      <w:r w:rsidRPr="008021DC">
        <w:rPr>
          <w:sz w:val="24"/>
          <w:szCs w:val="24"/>
        </w:rPr>
        <w:t xml:space="preserve"> a explosé depuis quelques années, </w:t>
      </w:r>
      <w:r w:rsidRPr="008021DC">
        <w:rPr>
          <w:sz w:val="24"/>
          <w:szCs w:val="24"/>
        </w:rPr>
        <w:lastRenderedPageBreak/>
        <w:t>elles ont été conçues pour résoudre les problèmes de traitements de données en volume, multi-sources et multi-</w:t>
      </w:r>
      <w:r w:rsidR="004A3B2A" w:rsidRPr="008021DC">
        <w:rPr>
          <w:sz w:val="24"/>
          <w:szCs w:val="24"/>
        </w:rPr>
        <w:t>formats.</w:t>
      </w:r>
    </w:p>
    <w:p w:rsidR="00871BC0" w:rsidRPr="008021DC" w:rsidRDefault="00871BC0" w:rsidP="007F75BD">
      <w:pPr>
        <w:tabs>
          <w:tab w:val="left" w:pos="1586"/>
        </w:tabs>
        <w:ind w:firstLine="709"/>
        <w:jc w:val="both"/>
        <w:rPr>
          <w:sz w:val="24"/>
          <w:szCs w:val="24"/>
        </w:rPr>
      </w:pPr>
      <w:r w:rsidRPr="008021DC">
        <w:rPr>
          <w:sz w:val="24"/>
          <w:szCs w:val="24"/>
        </w:rPr>
        <w:t xml:space="preserve">Aujourd’hui le </w:t>
      </w:r>
      <w:proofErr w:type="spellStart"/>
      <w:r w:rsidRPr="008021DC">
        <w:rPr>
          <w:sz w:val="24"/>
          <w:szCs w:val="24"/>
        </w:rPr>
        <w:t>NoSQL</w:t>
      </w:r>
      <w:proofErr w:type="spellEnd"/>
      <w:r w:rsidRPr="008021DC">
        <w:rPr>
          <w:sz w:val="24"/>
          <w:szCs w:val="24"/>
        </w:rPr>
        <w:t xml:space="preserve"> apporte une nouvelle façon d’appréhender </w:t>
      </w:r>
      <w:r w:rsidR="004A3B2A" w:rsidRPr="008021DC">
        <w:rPr>
          <w:sz w:val="24"/>
          <w:szCs w:val="24"/>
        </w:rPr>
        <w:t xml:space="preserve">la modélisation des données. Le </w:t>
      </w:r>
      <w:proofErr w:type="spellStart"/>
      <w:r w:rsidRPr="008021DC">
        <w:rPr>
          <w:sz w:val="24"/>
          <w:szCs w:val="24"/>
        </w:rPr>
        <w:t>NoSQL</w:t>
      </w:r>
      <w:proofErr w:type="spellEnd"/>
      <w:r w:rsidRPr="008021DC">
        <w:rPr>
          <w:sz w:val="24"/>
          <w:szCs w:val="24"/>
        </w:rPr>
        <w:t xml:space="preserve"> n’est pas là pour remplacer les bases de données relationnelles,</w:t>
      </w:r>
      <w:r w:rsidR="004A3B2A" w:rsidRPr="008021DC">
        <w:rPr>
          <w:sz w:val="24"/>
          <w:szCs w:val="24"/>
        </w:rPr>
        <w:t xml:space="preserve"> il répond à des besoins diffé</w:t>
      </w:r>
      <w:r w:rsidRPr="008021DC">
        <w:rPr>
          <w:sz w:val="24"/>
          <w:szCs w:val="24"/>
        </w:rPr>
        <w:t>rents mais les deux approches peuvent cohabiter. Le choix de l’une ou</w:t>
      </w:r>
      <w:r w:rsidR="004A3B2A" w:rsidRPr="008021DC">
        <w:rPr>
          <w:sz w:val="24"/>
          <w:szCs w:val="24"/>
        </w:rPr>
        <w:t xml:space="preserve"> de l’autre sera donc fortement </w:t>
      </w:r>
      <w:r w:rsidRPr="008021DC">
        <w:rPr>
          <w:sz w:val="24"/>
          <w:szCs w:val="24"/>
        </w:rPr>
        <w:t>dépendant du contexte et du besoin.</w:t>
      </w:r>
    </w:p>
    <w:p w:rsidR="00871BC0" w:rsidRPr="008021DC" w:rsidRDefault="00871BC0" w:rsidP="007F75BD">
      <w:pPr>
        <w:tabs>
          <w:tab w:val="left" w:pos="1586"/>
        </w:tabs>
        <w:ind w:firstLine="709"/>
        <w:jc w:val="both"/>
        <w:rPr>
          <w:sz w:val="24"/>
          <w:szCs w:val="24"/>
        </w:rPr>
      </w:pPr>
      <w:r w:rsidRPr="008021DC">
        <w:rPr>
          <w:sz w:val="24"/>
          <w:szCs w:val="24"/>
        </w:rPr>
        <w:t xml:space="preserve">L’intérêt des systèmes de stockage </w:t>
      </w:r>
      <w:proofErr w:type="spellStart"/>
      <w:r w:rsidRPr="008021DC">
        <w:rPr>
          <w:sz w:val="24"/>
          <w:szCs w:val="24"/>
        </w:rPr>
        <w:t>NoSQL</w:t>
      </w:r>
      <w:proofErr w:type="spellEnd"/>
      <w:r w:rsidRPr="008021DC">
        <w:rPr>
          <w:sz w:val="24"/>
          <w:szCs w:val="24"/>
        </w:rPr>
        <w:t xml:space="preserve"> réside surtout dans les choix d’architecture logicielle qui ont</w:t>
      </w:r>
      <w:r w:rsidR="004044F6" w:rsidRPr="008021DC">
        <w:rPr>
          <w:sz w:val="24"/>
          <w:szCs w:val="24"/>
        </w:rPr>
        <w:t xml:space="preserve"> </w:t>
      </w:r>
      <w:r w:rsidRPr="008021DC">
        <w:rPr>
          <w:sz w:val="24"/>
          <w:szCs w:val="24"/>
        </w:rPr>
        <w:t>été pris lors de leurs conceptions. Parmi les raisons principales qui ont mené à la création de ces systèmes,</w:t>
      </w:r>
      <w:r w:rsidR="004044F6" w:rsidRPr="008021DC">
        <w:rPr>
          <w:sz w:val="24"/>
          <w:szCs w:val="24"/>
        </w:rPr>
        <w:t xml:space="preserve"> </w:t>
      </w:r>
      <w:r w:rsidRPr="008021DC">
        <w:rPr>
          <w:sz w:val="24"/>
          <w:szCs w:val="24"/>
        </w:rPr>
        <w:t>on retrouve surtout deux points principaux :</w:t>
      </w:r>
    </w:p>
    <w:p w:rsidR="004044F6" w:rsidRPr="008021DC" w:rsidRDefault="004044F6" w:rsidP="00A07A7E">
      <w:pPr>
        <w:pStyle w:val="ListParagraph"/>
        <w:numPr>
          <w:ilvl w:val="0"/>
          <w:numId w:val="54"/>
        </w:numPr>
        <w:tabs>
          <w:tab w:val="left" w:pos="1586"/>
        </w:tabs>
        <w:jc w:val="both"/>
        <w:rPr>
          <w:sz w:val="24"/>
          <w:szCs w:val="24"/>
        </w:rPr>
      </w:pPr>
      <w:r w:rsidRPr="008021DC">
        <w:rPr>
          <w:sz w:val="24"/>
          <w:szCs w:val="24"/>
        </w:rPr>
        <w:t>La possibilité d’utiliser autre chose qu’un schéma fixe sous forme de tableaux dont toutes les propriétés sont fixées à l’avance.</w:t>
      </w:r>
    </w:p>
    <w:p w:rsidR="004044F6" w:rsidRPr="008021DC" w:rsidDel="00D64CD0" w:rsidRDefault="004044F6" w:rsidP="00A07A7E">
      <w:pPr>
        <w:pStyle w:val="ListParagraph"/>
        <w:numPr>
          <w:ilvl w:val="0"/>
          <w:numId w:val="54"/>
        </w:numPr>
        <w:tabs>
          <w:tab w:val="left" w:pos="1586"/>
        </w:tabs>
        <w:jc w:val="both"/>
        <w:rPr>
          <w:del w:id="292" w:author="Toky Hajatiana RABOANARY" w:date="2019-12-10T19:08:00Z"/>
          <w:sz w:val="24"/>
          <w:szCs w:val="24"/>
        </w:rPr>
      </w:pPr>
      <w:r w:rsidRPr="008021DC">
        <w:rPr>
          <w:sz w:val="24"/>
          <w:szCs w:val="24"/>
        </w:rPr>
        <w:t>La possibilité d’avoir un système facilement distribué sur plusieurs serveurs et avec lequel un besoin supplémentaire en stockage ou en montée en charge se traduit simplement par l’ajout de nouveaux serveurs</w:t>
      </w:r>
    </w:p>
    <w:p w:rsidR="0074782A" w:rsidRPr="00D64CD0" w:rsidRDefault="0074782A" w:rsidP="008021DC">
      <w:pPr>
        <w:pStyle w:val="ListParagraph"/>
        <w:numPr>
          <w:ilvl w:val="0"/>
          <w:numId w:val="54"/>
        </w:numPr>
        <w:tabs>
          <w:tab w:val="left" w:pos="1586"/>
        </w:tabs>
        <w:jc w:val="both"/>
        <w:rPr>
          <w:sz w:val="24"/>
          <w:szCs w:val="24"/>
          <w:rPrChange w:id="293" w:author="Toky Hajatiana RABOANARY" w:date="2019-12-10T19:08:00Z">
            <w:rPr/>
          </w:rPrChange>
        </w:rPr>
        <w:pPrChange w:id="294" w:author="Toky Hajatiana RABOANARY" w:date="2019-12-10T19:08:00Z">
          <w:pPr>
            <w:jc w:val="both"/>
          </w:pPr>
        </w:pPrChange>
      </w:pPr>
    </w:p>
    <w:p w:rsidR="004044F6" w:rsidRPr="008021DC" w:rsidRDefault="004044F6" w:rsidP="007F75BD">
      <w:pPr>
        <w:ind w:firstLine="709"/>
        <w:jc w:val="both"/>
        <w:rPr>
          <w:sz w:val="24"/>
          <w:szCs w:val="24"/>
        </w:rPr>
      </w:pPr>
      <w:r w:rsidRPr="008021DC">
        <w:rPr>
          <w:sz w:val="24"/>
          <w:szCs w:val="24"/>
        </w:rPr>
        <w:t xml:space="preserve">Même si initialement le </w:t>
      </w:r>
      <w:proofErr w:type="spellStart"/>
      <w:r w:rsidRPr="008021DC">
        <w:rPr>
          <w:sz w:val="24"/>
          <w:szCs w:val="24"/>
        </w:rPr>
        <w:t>NoSQL</w:t>
      </w:r>
      <w:proofErr w:type="spellEnd"/>
      <w:r w:rsidRPr="008021DC">
        <w:rPr>
          <w:sz w:val="24"/>
          <w:szCs w:val="24"/>
        </w:rPr>
        <w:t xml:space="preserve"> est une réponse à la croissance toujours plus importante sur Internet, il trouve également sa place dans le monde de l’entreprise sur des échelles moindres.</w:t>
      </w:r>
    </w:p>
    <w:p w:rsidR="007A2ECE" w:rsidRPr="00B16109" w:rsidRDefault="004044F6" w:rsidP="007F75BD">
      <w:pPr>
        <w:ind w:firstLine="709"/>
        <w:jc w:val="both"/>
        <w:rPr>
          <w:sz w:val="24"/>
          <w:szCs w:val="24"/>
        </w:rPr>
      </w:pPr>
      <w:r w:rsidRPr="008021DC">
        <w:rPr>
          <w:sz w:val="24"/>
          <w:szCs w:val="24"/>
        </w:rPr>
        <w:t xml:space="preserve">Notre application relève des systèmes distribués et gère des données hébergées sur des serveurs et qui changent en temps réel nous avons donc besoin de stocker nos données en temps réel et y accéder aussi rapidement, et les bases de données traditionnelles à savoir relationnelles n’arrivent pas à fournir un temps de réponse assez satisfaisant, c’est la raison pour laquelle, nous avons opté donc pour l’utilisation des bases de données </w:t>
      </w:r>
      <w:proofErr w:type="spellStart"/>
      <w:r w:rsidRPr="008021DC">
        <w:rPr>
          <w:sz w:val="24"/>
          <w:szCs w:val="24"/>
        </w:rPr>
        <w:t>NoSQL</w:t>
      </w:r>
      <w:proofErr w:type="spellEnd"/>
      <w:r w:rsidR="007A2ECE" w:rsidRPr="008021DC">
        <w:rPr>
          <w:sz w:val="24"/>
          <w:szCs w:val="24"/>
        </w:rPr>
        <w:t>.</w:t>
      </w:r>
    </w:p>
    <w:p w:rsidR="007A2ECE" w:rsidRDefault="007A2ECE" w:rsidP="00A07A7E">
      <w:pPr>
        <w:pStyle w:val="Heading5"/>
        <w:numPr>
          <w:ilvl w:val="0"/>
          <w:numId w:val="80"/>
        </w:numPr>
      </w:pPr>
      <w:bookmarkStart w:id="295" w:name="_Toc26816500"/>
      <w:r>
        <w:t xml:space="preserve">Les familles de bases de données </w:t>
      </w:r>
      <w:proofErr w:type="spellStart"/>
      <w:r>
        <w:t>NoSQL</w:t>
      </w:r>
      <w:bookmarkEnd w:id="295"/>
      <w:proofErr w:type="spellEnd"/>
    </w:p>
    <w:p w:rsidR="007A2ECE" w:rsidRPr="00B02353" w:rsidRDefault="007A2ECE" w:rsidP="00B02353">
      <w:pPr>
        <w:ind w:firstLine="708"/>
        <w:jc w:val="both"/>
        <w:rPr>
          <w:sz w:val="24"/>
          <w:szCs w:val="24"/>
        </w:rPr>
      </w:pPr>
      <w:r w:rsidRPr="00B02353">
        <w:rPr>
          <w:sz w:val="24"/>
          <w:szCs w:val="24"/>
        </w:rPr>
        <w:t xml:space="preserve">La mise en œuvre de la base de données </w:t>
      </w:r>
      <w:proofErr w:type="spellStart"/>
      <w:r w:rsidRPr="00B02353">
        <w:rPr>
          <w:sz w:val="24"/>
          <w:szCs w:val="24"/>
        </w:rPr>
        <w:t>NoSQL</w:t>
      </w:r>
      <w:proofErr w:type="spellEnd"/>
      <w:r w:rsidRPr="00B02353">
        <w:rPr>
          <w:sz w:val="24"/>
          <w:szCs w:val="24"/>
        </w:rPr>
        <w:t xml:space="preserve"> est possible grâce à la </w:t>
      </w:r>
      <w:proofErr w:type="spellStart"/>
      <w:r w:rsidRPr="00B02353">
        <w:rPr>
          <w:sz w:val="24"/>
          <w:szCs w:val="24"/>
        </w:rPr>
        <w:t>dénormalisation</w:t>
      </w:r>
      <w:proofErr w:type="spellEnd"/>
      <w:r w:rsidRPr="00B02353">
        <w:rPr>
          <w:sz w:val="24"/>
          <w:szCs w:val="24"/>
        </w:rPr>
        <w:t xml:space="preserve">, dans une relation entre deux tables A et B, la </w:t>
      </w:r>
      <w:proofErr w:type="spellStart"/>
      <w:r w:rsidRPr="00B02353">
        <w:rPr>
          <w:sz w:val="24"/>
          <w:szCs w:val="24"/>
        </w:rPr>
        <w:t>dénormalisation</w:t>
      </w:r>
      <w:proofErr w:type="spellEnd"/>
      <w:r w:rsidRPr="00B02353">
        <w:rPr>
          <w:sz w:val="24"/>
          <w:szCs w:val="24"/>
        </w:rPr>
        <w:t xml:space="preserve"> qui consiste à dupliquer certaines données de la table B dans la table A afin d’optimiser les requêtes qui pourront se contenter d’interroger la table A sans avoir à faire de jointures entre A et B.</w:t>
      </w:r>
    </w:p>
    <w:p w:rsidR="00F40192" w:rsidRPr="00B02353" w:rsidRDefault="007A2ECE" w:rsidP="000A7169">
      <w:pPr>
        <w:ind w:firstLine="709"/>
        <w:jc w:val="both"/>
        <w:rPr>
          <w:sz w:val="24"/>
          <w:szCs w:val="24"/>
        </w:rPr>
      </w:pPr>
      <w:r w:rsidRPr="00B02353">
        <w:rPr>
          <w:sz w:val="24"/>
          <w:szCs w:val="24"/>
        </w:rPr>
        <w:t xml:space="preserve">Nous allons représenter dans ce qui suit, </w:t>
      </w:r>
      <w:r w:rsidR="00C25DC1" w:rsidRPr="00B02353">
        <w:rPr>
          <w:sz w:val="24"/>
          <w:szCs w:val="24"/>
        </w:rPr>
        <w:t>les principales familles</w:t>
      </w:r>
      <w:r w:rsidRPr="00B02353">
        <w:rPr>
          <w:sz w:val="24"/>
          <w:szCs w:val="24"/>
        </w:rPr>
        <w:t xml:space="preserve"> du concept </w:t>
      </w:r>
      <w:proofErr w:type="spellStart"/>
      <w:r w:rsidRPr="00B02353">
        <w:rPr>
          <w:sz w:val="24"/>
          <w:szCs w:val="24"/>
        </w:rPr>
        <w:t>NoSQL</w:t>
      </w:r>
      <w:proofErr w:type="spellEnd"/>
      <w:r w:rsidRPr="00B02353">
        <w:rPr>
          <w:sz w:val="24"/>
          <w:szCs w:val="24"/>
        </w:rPr>
        <w:t>.</w:t>
      </w:r>
    </w:p>
    <w:p w:rsidR="007A2ECE" w:rsidRPr="00B02353" w:rsidRDefault="007A2ECE" w:rsidP="00A07A7E">
      <w:pPr>
        <w:pStyle w:val="Heading6"/>
        <w:numPr>
          <w:ilvl w:val="0"/>
          <w:numId w:val="81"/>
        </w:numPr>
      </w:pPr>
      <w:r w:rsidRPr="00B02353">
        <w:t>Clé/valeur</w:t>
      </w:r>
    </w:p>
    <w:p w:rsidR="007A2ECE" w:rsidRPr="00B02353" w:rsidRDefault="007A2ECE" w:rsidP="00B02353">
      <w:pPr>
        <w:ind w:firstLine="708"/>
        <w:jc w:val="both"/>
        <w:rPr>
          <w:sz w:val="24"/>
          <w:szCs w:val="24"/>
        </w:rPr>
      </w:pPr>
      <w:r w:rsidRPr="00B02353">
        <w:rPr>
          <w:sz w:val="24"/>
          <w:szCs w:val="24"/>
        </w:rPr>
        <w:t xml:space="preserve">Le but de la famille clé-valeur est l’efficacité et la simplicité. Un système clé-valeur agit comme une énorme table de hachage distribuée sur le réseau. Tout repose sur le couple Clé/Valeur. </w:t>
      </w:r>
    </w:p>
    <w:p w:rsidR="007A2ECE" w:rsidRPr="00B02353" w:rsidRDefault="007A2ECE" w:rsidP="00B02353">
      <w:pPr>
        <w:ind w:firstLine="708"/>
        <w:jc w:val="both"/>
        <w:rPr>
          <w:sz w:val="24"/>
          <w:szCs w:val="24"/>
        </w:rPr>
      </w:pPr>
      <w:r w:rsidRPr="00B02353">
        <w:rPr>
          <w:sz w:val="24"/>
          <w:szCs w:val="24"/>
        </w:rPr>
        <w:t>La clé identifie la donnée de manière unique et permet de la gérer. La valeur contient n’importe quel type de données.</w:t>
      </w:r>
    </w:p>
    <w:p w:rsidR="00C25DC1" w:rsidRPr="00B02353" w:rsidRDefault="00C25DC1" w:rsidP="00B02353">
      <w:pPr>
        <w:pStyle w:val="Heading6"/>
      </w:pPr>
      <w:r w:rsidRPr="00B02353">
        <w:lastRenderedPageBreak/>
        <w:t>En colonnes</w:t>
      </w:r>
    </w:p>
    <w:p w:rsidR="00C25DC1" w:rsidRPr="00B02353" w:rsidRDefault="00C25DC1" w:rsidP="00B02353">
      <w:pPr>
        <w:ind w:firstLine="708"/>
        <w:jc w:val="both"/>
        <w:rPr>
          <w:sz w:val="24"/>
          <w:szCs w:val="24"/>
        </w:rPr>
      </w:pPr>
      <w:r w:rsidRPr="00B02353">
        <w:rPr>
          <w:sz w:val="24"/>
          <w:szCs w:val="24"/>
        </w:rPr>
        <w:t>Traditionnellement, les données sont représentées en ligne, représentant l’ensemble des attributs.</w:t>
      </w:r>
    </w:p>
    <w:p w:rsidR="00C25DC1" w:rsidRPr="00B02353" w:rsidRDefault="00C25DC1" w:rsidP="00B02353">
      <w:pPr>
        <w:ind w:firstLine="708"/>
        <w:jc w:val="both"/>
        <w:rPr>
          <w:sz w:val="24"/>
          <w:szCs w:val="24"/>
        </w:rPr>
      </w:pPr>
      <w:r w:rsidRPr="00B02353">
        <w:rPr>
          <w:sz w:val="24"/>
          <w:szCs w:val="24"/>
        </w:rPr>
        <w:t>Le stockage orienté colonne change ce paradigme en se focalisant sur chaque attribut et en les distribuant. Il est alors possible de focaliser les requêtes sur une ou plusieurs colonnes, sans avoir à traiter les informations inutiles (les autres colonnes).</w:t>
      </w:r>
    </w:p>
    <w:p w:rsidR="00C25DC1" w:rsidRPr="00B02353" w:rsidRDefault="00C25DC1" w:rsidP="00B02353">
      <w:pPr>
        <w:pStyle w:val="Heading6"/>
      </w:pPr>
      <w:r w:rsidRPr="00B02353">
        <w:t>Orientées graphes</w:t>
      </w:r>
    </w:p>
    <w:p w:rsidR="00C25DC1" w:rsidRPr="00B02353" w:rsidRDefault="00C25DC1" w:rsidP="000A7169">
      <w:pPr>
        <w:ind w:firstLine="709"/>
        <w:jc w:val="both"/>
        <w:rPr>
          <w:sz w:val="24"/>
          <w:szCs w:val="24"/>
        </w:rPr>
      </w:pPr>
      <w:r w:rsidRPr="00B02353">
        <w:rPr>
          <w:sz w:val="24"/>
          <w:szCs w:val="24"/>
        </w:rPr>
        <w:t>Dans la base orientée graphe, les données stockées sont</w:t>
      </w:r>
      <w:r w:rsidR="007D3B7D" w:rsidRPr="00B02353">
        <w:rPr>
          <w:sz w:val="24"/>
          <w:szCs w:val="24"/>
        </w:rPr>
        <w:t> :</w:t>
      </w:r>
    </w:p>
    <w:p w:rsidR="007D3B7D" w:rsidRPr="00B02353" w:rsidRDefault="007D3B7D" w:rsidP="00B02353">
      <w:pPr>
        <w:pStyle w:val="ListParagraph"/>
        <w:numPr>
          <w:ilvl w:val="0"/>
          <w:numId w:val="2"/>
        </w:numPr>
        <w:jc w:val="both"/>
        <w:rPr>
          <w:sz w:val="24"/>
          <w:szCs w:val="24"/>
        </w:rPr>
      </w:pPr>
      <w:r w:rsidRPr="00B02353">
        <w:rPr>
          <w:sz w:val="24"/>
          <w:szCs w:val="24"/>
        </w:rPr>
        <w:t>Les nœuds</w:t>
      </w:r>
      <w:ins w:id="296" w:author="Toky Hajatiana RABOANARY" w:date="2019-12-10T19:08:00Z">
        <w:r w:rsidR="00D64CD0">
          <w:rPr>
            <w:sz w:val="24"/>
            <w:szCs w:val="24"/>
          </w:rPr>
          <w:t>,</w:t>
        </w:r>
      </w:ins>
    </w:p>
    <w:p w:rsidR="007D3B7D" w:rsidRPr="00B02353" w:rsidRDefault="007D3B7D" w:rsidP="00B02353">
      <w:pPr>
        <w:pStyle w:val="ListParagraph"/>
        <w:numPr>
          <w:ilvl w:val="0"/>
          <w:numId w:val="2"/>
        </w:numPr>
        <w:jc w:val="both"/>
        <w:rPr>
          <w:sz w:val="24"/>
          <w:szCs w:val="24"/>
        </w:rPr>
      </w:pPr>
      <w:r w:rsidRPr="00B02353">
        <w:rPr>
          <w:sz w:val="24"/>
          <w:szCs w:val="24"/>
        </w:rPr>
        <w:t>Les liens</w:t>
      </w:r>
      <w:ins w:id="297" w:author="Toky Hajatiana RABOANARY" w:date="2019-12-10T19:08:00Z">
        <w:r w:rsidR="00D64CD0">
          <w:rPr>
            <w:sz w:val="24"/>
            <w:szCs w:val="24"/>
          </w:rPr>
          <w:t>,</w:t>
        </w:r>
      </w:ins>
    </w:p>
    <w:p w:rsidR="007D3B7D" w:rsidRPr="00B02353" w:rsidRDefault="007D3B7D" w:rsidP="00B02353">
      <w:pPr>
        <w:pStyle w:val="ListParagraph"/>
        <w:numPr>
          <w:ilvl w:val="0"/>
          <w:numId w:val="2"/>
        </w:numPr>
        <w:jc w:val="both"/>
        <w:rPr>
          <w:sz w:val="24"/>
          <w:szCs w:val="24"/>
        </w:rPr>
      </w:pPr>
      <w:r w:rsidRPr="00B02353">
        <w:rPr>
          <w:sz w:val="24"/>
          <w:szCs w:val="24"/>
        </w:rPr>
        <w:t>Les propriétés sur les nœuds et les liens</w:t>
      </w:r>
      <w:ins w:id="298" w:author="Toky Hajatiana RABOANARY" w:date="2019-12-10T19:08:00Z">
        <w:r w:rsidR="00D64CD0">
          <w:rPr>
            <w:sz w:val="24"/>
            <w:szCs w:val="24"/>
          </w:rPr>
          <w:t>.</w:t>
        </w:r>
      </w:ins>
    </w:p>
    <w:p w:rsidR="00F40192" w:rsidRPr="00B02353" w:rsidRDefault="007D3B7D" w:rsidP="000A7169">
      <w:pPr>
        <w:ind w:firstLine="709"/>
        <w:jc w:val="both"/>
        <w:rPr>
          <w:sz w:val="24"/>
          <w:szCs w:val="24"/>
        </w:rPr>
      </w:pPr>
      <w:r w:rsidRPr="00B02353">
        <w:rPr>
          <w:sz w:val="24"/>
          <w:szCs w:val="24"/>
        </w:rPr>
        <w:t>Les requêtes que l’on peut exprimer sont basées sur la gestion de chemins.</w:t>
      </w:r>
    </w:p>
    <w:p w:rsidR="007D3B7D" w:rsidRPr="00B02353" w:rsidRDefault="007D3B7D" w:rsidP="00B02353">
      <w:pPr>
        <w:pStyle w:val="Heading6"/>
      </w:pPr>
      <w:r w:rsidRPr="00B02353">
        <w:t>Orientées document :</w:t>
      </w:r>
    </w:p>
    <w:p w:rsidR="007D3B7D" w:rsidRPr="00B02353" w:rsidRDefault="007D3B7D" w:rsidP="000A7169">
      <w:pPr>
        <w:ind w:firstLine="709"/>
        <w:jc w:val="both"/>
        <w:rPr>
          <w:sz w:val="24"/>
          <w:szCs w:val="24"/>
        </w:rPr>
      </w:pPr>
      <w:r w:rsidRPr="00B02353">
        <w:rPr>
          <w:sz w:val="24"/>
          <w:szCs w:val="24"/>
        </w:rPr>
        <w:t xml:space="preserve">Les bases orientées documents ressemblent sans doute le plus à ce que l’on peut faire dans une base de données classique pour des requêtes complexes. </w:t>
      </w:r>
    </w:p>
    <w:p w:rsidR="007D3B7D" w:rsidRPr="00B02353" w:rsidRDefault="007D3B7D" w:rsidP="000A7169">
      <w:pPr>
        <w:ind w:firstLine="709"/>
        <w:jc w:val="both"/>
        <w:rPr>
          <w:sz w:val="24"/>
          <w:szCs w:val="24"/>
        </w:rPr>
      </w:pPr>
      <w:r w:rsidRPr="00B02353">
        <w:rPr>
          <w:sz w:val="24"/>
          <w:szCs w:val="24"/>
        </w:rPr>
        <w:t xml:space="preserve">Le but de ce stockage est de manipuler des documents contenant des informations avec une structure complexe (types, listes, imbrications). </w:t>
      </w:r>
    </w:p>
    <w:p w:rsidR="007D3B7D" w:rsidRPr="00B02353" w:rsidRDefault="007D3B7D" w:rsidP="000A7169">
      <w:pPr>
        <w:ind w:firstLine="709"/>
        <w:jc w:val="both"/>
        <w:rPr>
          <w:sz w:val="24"/>
          <w:szCs w:val="24"/>
        </w:rPr>
      </w:pPr>
      <w:r w:rsidRPr="00B02353">
        <w:rPr>
          <w:sz w:val="24"/>
          <w:szCs w:val="24"/>
        </w:rPr>
        <w:t xml:space="preserve">Il repose sur le principe de la clé/valeur, mais avec une extension sur les champs qui composent ce document]. </w:t>
      </w:r>
    </w:p>
    <w:p w:rsidR="007D3B7D" w:rsidRPr="00B02353" w:rsidRDefault="007D3B7D" w:rsidP="000A7169">
      <w:pPr>
        <w:ind w:firstLine="709"/>
        <w:jc w:val="both"/>
        <w:rPr>
          <w:sz w:val="24"/>
          <w:szCs w:val="24"/>
        </w:rPr>
      </w:pPr>
      <w:r w:rsidRPr="00B02353">
        <w:rPr>
          <w:sz w:val="24"/>
          <w:szCs w:val="24"/>
        </w:rPr>
        <w:t>La figure suivante illustre un exemple de cette famille.</w:t>
      </w:r>
    </w:p>
    <w:p w:rsidR="00555B67" w:rsidRDefault="00555B67" w:rsidP="007D3B7D">
      <w:r w:rsidRPr="00555B67">
        <w:rPr>
          <w:noProof/>
        </w:rPr>
        <w:lastRenderedPageBreak/>
        <w:drawing>
          <wp:inline distT="0" distB="0" distL="0" distR="0">
            <wp:extent cx="4746625" cy="3338830"/>
            <wp:effectExtent l="0" t="0" r="0" b="0"/>
            <wp:docPr id="31" name="Image 31" descr="C:\Users\Administrateur\Desktop\f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f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6625" cy="3338830"/>
                    </a:xfrm>
                    <a:prstGeom prst="rect">
                      <a:avLst/>
                    </a:prstGeom>
                    <a:noFill/>
                    <a:ln>
                      <a:noFill/>
                    </a:ln>
                  </pic:spPr>
                </pic:pic>
              </a:graphicData>
            </a:graphic>
          </wp:inline>
        </w:drawing>
      </w:r>
    </w:p>
    <w:p w:rsidR="00555B67" w:rsidRDefault="00555B67" w:rsidP="00B02353">
      <w:pPr>
        <w:pStyle w:val="Subtitle"/>
      </w:pPr>
      <w:bookmarkStart w:id="299" w:name="_Toc26816197"/>
      <w:r>
        <w:t xml:space="preserve">Exemple d’une BDD </w:t>
      </w:r>
      <w:proofErr w:type="spellStart"/>
      <w:r>
        <w:t>NoSQL</w:t>
      </w:r>
      <w:proofErr w:type="spellEnd"/>
      <w:r>
        <w:t xml:space="preserve"> orienté document.</w:t>
      </w:r>
      <w:bookmarkEnd w:id="299"/>
    </w:p>
    <w:p w:rsidR="00555B67" w:rsidRDefault="00555B67" w:rsidP="00555B67"/>
    <w:p w:rsidR="00555B67" w:rsidRPr="00B02353" w:rsidRDefault="00555B67" w:rsidP="001030A1">
      <w:pPr>
        <w:ind w:firstLine="709"/>
        <w:jc w:val="both"/>
        <w:rPr>
          <w:sz w:val="24"/>
          <w:szCs w:val="24"/>
        </w:rPr>
      </w:pPr>
      <w:r w:rsidRPr="00B02353">
        <w:rPr>
          <w:sz w:val="24"/>
          <w:szCs w:val="24"/>
        </w:rPr>
        <w:t>Dans le cadre de notre application, notre choix est porté sur la conception orientée document et ceci pour les raisons suivantes :</w:t>
      </w:r>
    </w:p>
    <w:p w:rsidR="00555B67" w:rsidRPr="00B02353" w:rsidRDefault="00555B67" w:rsidP="00A07A7E">
      <w:pPr>
        <w:pStyle w:val="ListParagraph"/>
        <w:numPr>
          <w:ilvl w:val="0"/>
          <w:numId w:val="55"/>
        </w:numPr>
        <w:jc w:val="both"/>
        <w:rPr>
          <w:sz w:val="24"/>
          <w:szCs w:val="24"/>
        </w:rPr>
      </w:pPr>
      <w:r w:rsidRPr="00B02353">
        <w:rPr>
          <w:sz w:val="24"/>
          <w:szCs w:val="24"/>
        </w:rPr>
        <w:t>L’avantage de cette solution est d’avoir une approche structurée de chaque valeur, formant ainsi un document.</w:t>
      </w:r>
    </w:p>
    <w:p w:rsidR="00555B67" w:rsidRPr="00B02353" w:rsidRDefault="00555B67" w:rsidP="00A07A7E">
      <w:pPr>
        <w:pStyle w:val="ListParagraph"/>
        <w:numPr>
          <w:ilvl w:val="0"/>
          <w:numId w:val="55"/>
        </w:numPr>
        <w:jc w:val="both"/>
        <w:rPr>
          <w:sz w:val="24"/>
          <w:szCs w:val="24"/>
        </w:rPr>
      </w:pPr>
      <w:r w:rsidRPr="00B02353">
        <w:rPr>
          <w:sz w:val="24"/>
          <w:szCs w:val="24"/>
        </w:rPr>
        <w:t xml:space="preserve">Les documents sont sous le format du très populaire format d’échange de données </w:t>
      </w:r>
      <w:del w:id="300" w:author="Toky Hajatiana RABOANARY" w:date="2019-12-10T19:09:00Z">
        <w:r w:rsidRPr="00B02353" w:rsidDel="00D64CD0">
          <w:rPr>
            <w:sz w:val="24"/>
            <w:szCs w:val="24"/>
          </w:rPr>
          <w:delText xml:space="preserve">Json </w:delText>
        </w:r>
      </w:del>
      <w:ins w:id="301" w:author="Toky Hajatiana RABOANARY" w:date="2019-12-10T19:09:00Z">
        <w:r w:rsidR="00D64CD0">
          <w:rPr>
            <w:sz w:val="24"/>
            <w:szCs w:val="24"/>
          </w:rPr>
          <w:t>JSON</w:t>
        </w:r>
        <w:r w:rsidR="00D64CD0" w:rsidRPr="00B02353">
          <w:rPr>
            <w:sz w:val="24"/>
            <w:szCs w:val="24"/>
          </w:rPr>
          <w:t xml:space="preserve"> </w:t>
        </w:r>
      </w:ins>
      <w:r w:rsidRPr="00B02353">
        <w:rPr>
          <w:sz w:val="24"/>
          <w:szCs w:val="24"/>
        </w:rPr>
        <w:t>(JavaScript Object Notation), ce qui nous permet donc une grande interopérabilité.</w:t>
      </w:r>
    </w:p>
    <w:p w:rsidR="00555B67" w:rsidRPr="00B02353" w:rsidRDefault="00555B67" w:rsidP="00A07A7E">
      <w:pPr>
        <w:pStyle w:val="ListParagraph"/>
        <w:numPr>
          <w:ilvl w:val="0"/>
          <w:numId w:val="55"/>
        </w:numPr>
        <w:jc w:val="both"/>
        <w:rPr>
          <w:sz w:val="24"/>
          <w:szCs w:val="24"/>
        </w:rPr>
      </w:pPr>
      <w:r w:rsidRPr="00B02353">
        <w:rPr>
          <w:sz w:val="24"/>
          <w:szCs w:val="24"/>
        </w:rPr>
        <w:t xml:space="preserve">Elle nous permet une sérialisation de nos objets sans </w:t>
      </w:r>
      <w:proofErr w:type="spellStart"/>
      <w:r w:rsidRPr="00B02353">
        <w:rPr>
          <w:sz w:val="24"/>
          <w:szCs w:val="24"/>
        </w:rPr>
        <w:t>mapping</w:t>
      </w:r>
      <w:proofErr w:type="spellEnd"/>
      <w:r w:rsidRPr="00B02353">
        <w:rPr>
          <w:sz w:val="24"/>
          <w:szCs w:val="24"/>
        </w:rPr>
        <w:t xml:space="preserve"> : on stock directement nos objets java et on les récupère en tant qu’objet.</w:t>
      </w:r>
    </w:p>
    <w:p w:rsidR="00555B67" w:rsidRDefault="00555B67" w:rsidP="00A07A7E">
      <w:pPr>
        <w:pStyle w:val="ListParagraph"/>
        <w:numPr>
          <w:ilvl w:val="0"/>
          <w:numId w:val="55"/>
        </w:numPr>
        <w:jc w:val="both"/>
        <w:rPr>
          <w:sz w:val="24"/>
          <w:szCs w:val="24"/>
        </w:rPr>
      </w:pPr>
      <w:r w:rsidRPr="00B02353">
        <w:rPr>
          <w:sz w:val="24"/>
          <w:szCs w:val="24"/>
        </w:rPr>
        <w:t>Nous pouvons requêter et manipuler ces documents, et notamment récupérer, via une seule clé, un ensemble d’informations structurées de manière hiérarchique.</w:t>
      </w:r>
    </w:p>
    <w:p w:rsidR="00B02353" w:rsidRDefault="00B02353" w:rsidP="00B02353">
      <w:pPr>
        <w:jc w:val="both"/>
        <w:rPr>
          <w:sz w:val="24"/>
          <w:szCs w:val="24"/>
        </w:rPr>
      </w:pPr>
    </w:p>
    <w:p w:rsidR="00B02353" w:rsidRDefault="00B02353" w:rsidP="00B02353">
      <w:pPr>
        <w:jc w:val="both"/>
        <w:rPr>
          <w:sz w:val="24"/>
          <w:szCs w:val="24"/>
        </w:rPr>
      </w:pPr>
    </w:p>
    <w:p w:rsidR="00B02353" w:rsidRDefault="00B02353" w:rsidP="00B02353">
      <w:pPr>
        <w:jc w:val="both"/>
        <w:rPr>
          <w:sz w:val="24"/>
          <w:szCs w:val="24"/>
        </w:rPr>
      </w:pPr>
    </w:p>
    <w:p w:rsidR="00AC25EB" w:rsidRPr="00B02353" w:rsidRDefault="00AC25EB" w:rsidP="00B02353">
      <w:pPr>
        <w:jc w:val="both"/>
        <w:rPr>
          <w:sz w:val="24"/>
          <w:szCs w:val="24"/>
        </w:rPr>
      </w:pPr>
    </w:p>
    <w:p w:rsidR="00555B67" w:rsidRDefault="00555B67" w:rsidP="00B02353">
      <w:pPr>
        <w:pStyle w:val="Heading5"/>
      </w:pPr>
      <w:bookmarkStart w:id="302" w:name="_Toc26816501"/>
      <w:r>
        <w:lastRenderedPageBreak/>
        <w:t>Schéma de notre base de données</w:t>
      </w:r>
      <w:bookmarkEnd w:id="302"/>
    </w:p>
    <w:p w:rsidR="00555B67" w:rsidRDefault="00555B67" w:rsidP="00B829B3">
      <w:pPr>
        <w:ind w:firstLine="709"/>
        <w:jc w:val="both"/>
      </w:pPr>
      <w:r>
        <w:t>La figure illustré</w:t>
      </w:r>
      <w:r w:rsidR="00B829B3">
        <w:t>e</w:t>
      </w:r>
      <w:r>
        <w:t xml:space="preserve"> ci-dessous représente notre schéma de base de données qui est en </w:t>
      </w:r>
      <w:proofErr w:type="spellStart"/>
      <w:r>
        <w:t>NoSQL</w:t>
      </w:r>
      <w:proofErr w:type="spellEnd"/>
      <w:r>
        <w:t xml:space="preserve"> de type orienté document.</w:t>
      </w:r>
    </w:p>
    <w:p w:rsidR="00B02353" w:rsidRDefault="00B02353" w:rsidP="00555B67"/>
    <w:p w:rsidR="00B02353" w:rsidRDefault="00356DF5" w:rsidP="00555B67">
      <w:r w:rsidRPr="00356DF5">
        <w:rPr>
          <w:noProof/>
        </w:rPr>
        <w:drawing>
          <wp:inline distT="0" distB="0" distL="0" distR="0">
            <wp:extent cx="4095750" cy="6515100"/>
            <wp:effectExtent l="0" t="0" r="0" b="0"/>
            <wp:docPr id="21" name="Image 21" descr="C:\Users\Administrateur\Downloads\FireShot\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FireShot\b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95750" cy="6515100"/>
                    </a:xfrm>
                    <a:prstGeom prst="rect">
                      <a:avLst/>
                    </a:prstGeom>
                    <a:noFill/>
                    <a:ln>
                      <a:noFill/>
                    </a:ln>
                  </pic:spPr>
                </pic:pic>
              </a:graphicData>
            </a:graphic>
          </wp:inline>
        </w:drawing>
      </w:r>
    </w:p>
    <w:p w:rsidR="00C72964" w:rsidRDefault="0085412C" w:rsidP="0085412C">
      <w:pPr>
        <w:pStyle w:val="Subtitle"/>
        <w:jc w:val="center"/>
      </w:pPr>
      <w:bookmarkStart w:id="303" w:name="_Toc26816198"/>
      <w:r>
        <w:t>Schéma de la base de données</w:t>
      </w:r>
      <w:bookmarkEnd w:id="303"/>
    </w:p>
    <w:p w:rsidR="00C72964" w:rsidRDefault="00C72964" w:rsidP="00356DF5">
      <w:pPr>
        <w:pStyle w:val="Heading4"/>
      </w:pPr>
      <w:bookmarkStart w:id="304" w:name="_Toc26816502"/>
      <w:r>
        <w:lastRenderedPageBreak/>
        <w:t>Diagramme de déploiement</w:t>
      </w:r>
      <w:bookmarkEnd w:id="304"/>
    </w:p>
    <w:p w:rsidR="00C72964" w:rsidRDefault="00C72964" w:rsidP="00D065BF">
      <w:pPr>
        <w:ind w:firstLine="709"/>
        <w:jc w:val="both"/>
        <w:rPr>
          <w:sz w:val="24"/>
          <w:szCs w:val="24"/>
        </w:rPr>
      </w:pPr>
      <w:r w:rsidRPr="00356DF5">
        <w:rPr>
          <w:sz w:val="24"/>
          <w:szCs w:val="24"/>
        </w:rPr>
        <w:t>Le diagramme de déploiement illustré dans la figure ci-dessous démontre</w:t>
      </w:r>
      <w:r w:rsidR="009E52D6" w:rsidRPr="00356DF5">
        <w:rPr>
          <w:sz w:val="24"/>
          <w:szCs w:val="24"/>
        </w:rPr>
        <w:t xml:space="preserve"> le matériel nécessaire qu’on a </w:t>
      </w:r>
      <w:r w:rsidRPr="00356DF5">
        <w:rPr>
          <w:sz w:val="24"/>
          <w:szCs w:val="24"/>
        </w:rPr>
        <w:t xml:space="preserve">utilisé dans notre projet et qui représente un terminal mobile, en plus des </w:t>
      </w:r>
      <w:proofErr w:type="spellStart"/>
      <w:r w:rsidRPr="00356DF5">
        <w:rPr>
          <w:sz w:val="24"/>
          <w:szCs w:val="24"/>
        </w:rPr>
        <w:t>differentes</w:t>
      </w:r>
      <w:proofErr w:type="spellEnd"/>
      <w:r w:rsidRPr="00356DF5">
        <w:rPr>
          <w:sz w:val="24"/>
          <w:szCs w:val="24"/>
        </w:rPr>
        <w:t xml:space="preserve"> API utilisés</w:t>
      </w:r>
      <w:r w:rsidR="009E52D6" w:rsidRPr="00356DF5">
        <w:rPr>
          <w:sz w:val="24"/>
          <w:szCs w:val="24"/>
        </w:rPr>
        <w:t xml:space="preserve"> et des </w:t>
      </w:r>
      <w:r w:rsidRPr="00356DF5">
        <w:rPr>
          <w:sz w:val="24"/>
          <w:szCs w:val="24"/>
        </w:rPr>
        <w:t xml:space="preserve">services de </w:t>
      </w:r>
      <w:proofErr w:type="spellStart"/>
      <w:r w:rsidRPr="00356DF5">
        <w:rPr>
          <w:sz w:val="24"/>
          <w:szCs w:val="24"/>
        </w:rPr>
        <w:t>firebase</w:t>
      </w:r>
      <w:proofErr w:type="spellEnd"/>
      <w:r w:rsidRPr="00356DF5">
        <w:rPr>
          <w:sz w:val="24"/>
          <w:szCs w:val="24"/>
        </w:rPr>
        <w:t xml:space="preserve"> auxquels on a eu recours, sans oublier l’utilisation de l’in</w:t>
      </w:r>
      <w:r w:rsidR="009E52D6" w:rsidRPr="00356DF5">
        <w:rPr>
          <w:sz w:val="24"/>
          <w:szCs w:val="24"/>
        </w:rPr>
        <w:t xml:space="preserve">ternet qui a été indispensable, </w:t>
      </w:r>
      <w:r w:rsidRPr="00356DF5">
        <w:rPr>
          <w:sz w:val="24"/>
          <w:szCs w:val="24"/>
        </w:rPr>
        <w:t>de plus les échange</w:t>
      </w:r>
      <w:r w:rsidR="009E52D6" w:rsidRPr="00356DF5">
        <w:rPr>
          <w:sz w:val="24"/>
          <w:szCs w:val="24"/>
        </w:rPr>
        <w:t>s de données se sont fait</w:t>
      </w:r>
      <w:r w:rsidR="004A51CA">
        <w:rPr>
          <w:sz w:val="24"/>
          <w:szCs w:val="24"/>
        </w:rPr>
        <w:t>s</w:t>
      </w:r>
      <w:r w:rsidR="009E52D6" w:rsidRPr="00356DF5">
        <w:rPr>
          <w:sz w:val="24"/>
          <w:szCs w:val="24"/>
        </w:rPr>
        <w:t xml:space="preserve"> </w:t>
      </w:r>
      <w:r w:rsidR="0049690F" w:rsidRPr="00356DF5">
        <w:rPr>
          <w:sz w:val="24"/>
          <w:szCs w:val="24"/>
        </w:rPr>
        <w:t xml:space="preserve">en </w:t>
      </w:r>
      <w:r w:rsidR="004A51CA">
        <w:rPr>
          <w:sz w:val="24"/>
          <w:szCs w:val="24"/>
        </w:rPr>
        <w:t>JSON</w:t>
      </w:r>
      <w:r w:rsidRPr="00356DF5">
        <w:rPr>
          <w:sz w:val="24"/>
          <w:szCs w:val="24"/>
        </w:rPr>
        <w:t>.</w:t>
      </w:r>
    </w:p>
    <w:p w:rsidR="007D3B7D" w:rsidRPr="0085412C" w:rsidRDefault="00E10097" w:rsidP="0085412C">
      <w:pPr>
        <w:ind w:firstLine="360"/>
        <w:jc w:val="both"/>
        <w:rPr>
          <w:sz w:val="24"/>
          <w:szCs w:val="24"/>
        </w:rPr>
      </w:pPr>
      <w:r w:rsidRPr="00E10097">
        <w:rPr>
          <w:noProof/>
          <w:sz w:val="24"/>
          <w:szCs w:val="24"/>
        </w:rPr>
        <w:drawing>
          <wp:inline distT="0" distB="0" distL="0" distR="0">
            <wp:extent cx="5760685" cy="3657600"/>
            <wp:effectExtent l="0" t="0" r="0" b="0"/>
            <wp:docPr id="23" name="Image 23" descr="C:\Users\Administrateur\Downloads\FireShot\DE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FireShot\DEP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685" cy="3657600"/>
                    </a:xfrm>
                    <a:prstGeom prst="rect">
                      <a:avLst/>
                    </a:prstGeom>
                    <a:noFill/>
                    <a:ln>
                      <a:noFill/>
                    </a:ln>
                  </pic:spPr>
                </pic:pic>
              </a:graphicData>
            </a:graphic>
          </wp:inline>
        </w:drawing>
      </w:r>
    </w:p>
    <w:p w:rsidR="007D3B7D" w:rsidRDefault="00E10097" w:rsidP="00E10097">
      <w:pPr>
        <w:pStyle w:val="Subtitle"/>
        <w:jc w:val="center"/>
      </w:pPr>
      <w:bookmarkStart w:id="305" w:name="_Toc26816199"/>
      <w:r>
        <w:t>Diagramme de déploiement</w:t>
      </w:r>
      <w:bookmarkEnd w:id="305"/>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FE0753" w:rsidRDefault="00FE0753">
      <w:r>
        <w:br w:type="page"/>
      </w:r>
    </w:p>
    <w:p w:rsidR="00E218C7" w:rsidRDefault="00E218C7" w:rsidP="004C7732">
      <w:pPr>
        <w:tabs>
          <w:tab w:val="left" w:pos="3915"/>
        </w:tabs>
        <w:jc w:val="both"/>
      </w:pPr>
    </w:p>
    <w:p w:rsidR="005F6F29" w:rsidRDefault="005F6F29" w:rsidP="004C7732">
      <w:pPr>
        <w:tabs>
          <w:tab w:val="left" w:pos="3915"/>
        </w:tabs>
        <w:jc w:val="both"/>
      </w:pPr>
    </w:p>
    <w:p w:rsidR="008A7E66" w:rsidRDefault="008A7E66" w:rsidP="004C7732">
      <w:pPr>
        <w:tabs>
          <w:tab w:val="left" w:pos="3915"/>
        </w:tabs>
        <w:jc w:val="both"/>
      </w:pPr>
    </w:p>
    <w:p w:rsidR="004F61B0" w:rsidRDefault="004F61B0" w:rsidP="004C7732">
      <w:pPr>
        <w:tabs>
          <w:tab w:val="left" w:pos="3915"/>
        </w:tabs>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8A7E66" w:rsidRDefault="008A7E66" w:rsidP="004C7732">
      <w:pPr>
        <w:tabs>
          <w:tab w:val="left" w:pos="3540"/>
        </w:tabs>
        <w:jc w:val="both"/>
      </w:pPr>
    </w:p>
    <w:p w:rsidR="004F61B0" w:rsidRDefault="004F61B0" w:rsidP="004C7732">
      <w:pPr>
        <w:tabs>
          <w:tab w:val="left" w:pos="3540"/>
        </w:tabs>
        <w:jc w:val="both"/>
      </w:pPr>
    </w:p>
    <w:p w:rsidR="004F61B0" w:rsidRDefault="004F61B0" w:rsidP="004C7732">
      <w:pPr>
        <w:tabs>
          <w:tab w:val="left" w:pos="3540"/>
        </w:tabs>
        <w:jc w:val="both"/>
      </w:pPr>
    </w:p>
    <w:p w:rsidR="004F61B0" w:rsidRDefault="004F61B0" w:rsidP="00E218C7">
      <w:pPr>
        <w:pStyle w:val="Heading1"/>
      </w:pPr>
      <w:bookmarkStart w:id="306" w:name="_Toc26477475"/>
      <w:bookmarkStart w:id="307" w:name="_Toc26816229"/>
      <w:bookmarkStart w:id="308" w:name="_Toc26816503"/>
      <w:r>
        <w:t>PARTIE 3</w:t>
      </w:r>
      <w:bookmarkEnd w:id="306"/>
      <w:bookmarkEnd w:id="307"/>
      <w:bookmarkEnd w:id="308"/>
      <w:r>
        <w:t> </w:t>
      </w:r>
    </w:p>
    <w:p w:rsidR="004F61B0" w:rsidRDefault="004F61B0" w:rsidP="00E218C7">
      <w:pPr>
        <w:pStyle w:val="Heading1"/>
      </w:pPr>
      <w:bookmarkStart w:id="309" w:name="_Toc26477476"/>
      <w:bookmarkStart w:id="310" w:name="_Toc26816230"/>
      <w:bookmarkStart w:id="311" w:name="_Toc26816504"/>
      <w:r>
        <w:t>RESULTATS</w:t>
      </w:r>
      <w:bookmarkEnd w:id="309"/>
      <w:bookmarkEnd w:id="310"/>
      <w:bookmarkEnd w:id="311"/>
    </w:p>
    <w:p w:rsidR="0093548F" w:rsidRDefault="0093548F" w:rsidP="004C7732">
      <w:pPr>
        <w:tabs>
          <w:tab w:val="left" w:pos="3540"/>
        </w:tabs>
        <w:jc w:val="both"/>
      </w:pPr>
    </w:p>
    <w:p w:rsidR="0093548F" w:rsidRDefault="00B00C34" w:rsidP="004C7732">
      <w:pPr>
        <w:tabs>
          <w:tab w:val="left" w:pos="3540"/>
        </w:tabs>
        <w:jc w:val="both"/>
      </w:pPr>
      <w:r>
        <w:t xml:space="preserve">   </w:t>
      </w:r>
    </w:p>
    <w:p w:rsidR="0093548F" w:rsidRDefault="0093548F" w:rsidP="004C7732">
      <w:pPr>
        <w:tabs>
          <w:tab w:val="left" w:pos="3540"/>
        </w:tabs>
        <w:jc w:val="both"/>
      </w:pPr>
    </w:p>
    <w:p w:rsidR="0093548F" w:rsidRDefault="0093548F" w:rsidP="004C7732">
      <w:pPr>
        <w:tabs>
          <w:tab w:val="left" w:pos="3540"/>
        </w:tabs>
        <w:jc w:val="both"/>
      </w:pPr>
    </w:p>
    <w:p w:rsidR="0093548F" w:rsidRDefault="0093548F" w:rsidP="004C7732">
      <w:pPr>
        <w:tabs>
          <w:tab w:val="left" w:pos="3540"/>
        </w:tabs>
        <w:jc w:val="both"/>
      </w:pPr>
    </w:p>
    <w:p w:rsidR="00E218C7" w:rsidRDefault="00E218C7" w:rsidP="004C7732">
      <w:pPr>
        <w:tabs>
          <w:tab w:val="left" w:pos="3540"/>
        </w:tabs>
        <w:jc w:val="both"/>
        <w:sectPr w:rsidR="00E218C7" w:rsidSect="00BA5231">
          <w:headerReference w:type="default" r:id="rId56"/>
          <w:footerReference w:type="default" r:id="rId57"/>
          <w:pgSz w:w="11906" w:h="16838"/>
          <w:pgMar w:top="1417" w:right="1417" w:bottom="1417" w:left="1417" w:header="708" w:footer="708" w:gutter="0"/>
          <w:cols w:space="708"/>
          <w:docGrid w:linePitch="360"/>
        </w:sectPr>
      </w:pPr>
    </w:p>
    <w:p w:rsidR="00973F65" w:rsidRDefault="00973F65" w:rsidP="00E218C7">
      <w:pPr>
        <w:pStyle w:val="Heading2"/>
      </w:pPr>
      <w:bookmarkStart w:id="312" w:name="_Toc26477477"/>
      <w:bookmarkStart w:id="313" w:name="_Toc26816231"/>
      <w:bookmarkStart w:id="314" w:name="_Toc26816505"/>
      <w:r>
        <w:lastRenderedPageBreak/>
        <w:t>CHAPITRE 5 : PRESENTATION DE L’APPLICATION</w:t>
      </w:r>
      <w:bookmarkEnd w:id="312"/>
      <w:bookmarkEnd w:id="313"/>
      <w:bookmarkEnd w:id="314"/>
    </w:p>
    <w:p w:rsidR="00973F65" w:rsidRDefault="00973F65" w:rsidP="00253243">
      <w:pPr>
        <w:pStyle w:val="Heading3"/>
        <w:numPr>
          <w:ilvl w:val="0"/>
          <w:numId w:val="18"/>
        </w:numPr>
      </w:pPr>
      <w:bookmarkStart w:id="315" w:name="_Toc26477478"/>
      <w:bookmarkStart w:id="316" w:name="_Toc26816506"/>
      <w:r>
        <w:t>GENERALITE</w:t>
      </w:r>
      <w:bookmarkEnd w:id="315"/>
      <w:bookmarkEnd w:id="316"/>
    </w:p>
    <w:p w:rsidR="006C7791" w:rsidRDefault="008B00B5" w:rsidP="00D065BF">
      <w:pPr>
        <w:tabs>
          <w:tab w:val="left" w:pos="3540"/>
        </w:tabs>
        <w:ind w:firstLine="709"/>
        <w:jc w:val="both"/>
        <w:rPr>
          <w:sz w:val="24"/>
          <w:szCs w:val="24"/>
        </w:rPr>
      </w:pPr>
      <w:r w:rsidRPr="00602603">
        <w:rPr>
          <w:sz w:val="24"/>
          <w:szCs w:val="24"/>
        </w:rPr>
        <w:t>Cette application mobile intitulée « </w:t>
      </w:r>
      <w:r w:rsidR="00022102">
        <w:rPr>
          <w:sz w:val="24"/>
          <w:szCs w:val="24"/>
        </w:rPr>
        <w:t>PIKLA</w:t>
      </w:r>
      <w:r w:rsidRPr="00602603">
        <w:rPr>
          <w:sz w:val="24"/>
          <w:szCs w:val="24"/>
        </w:rPr>
        <w:t> », propose une facilité d’utilisation et beaucoup de fiabilité des résultats. Le projet présente 2 applications l’un</w:t>
      </w:r>
      <w:r w:rsidR="00EF3612">
        <w:rPr>
          <w:sz w:val="24"/>
          <w:szCs w:val="24"/>
        </w:rPr>
        <w:t>e</w:t>
      </w:r>
      <w:r w:rsidRPr="00602603">
        <w:rPr>
          <w:sz w:val="24"/>
          <w:szCs w:val="24"/>
        </w:rPr>
        <w:t xml:space="preserve"> dédié</w:t>
      </w:r>
      <w:r w:rsidR="00EF3612">
        <w:rPr>
          <w:sz w:val="24"/>
          <w:szCs w:val="24"/>
        </w:rPr>
        <w:t>e</w:t>
      </w:r>
      <w:r w:rsidRPr="00602603">
        <w:rPr>
          <w:sz w:val="24"/>
          <w:szCs w:val="24"/>
        </w:rPr>
        <w:t xml:space="preserve"> pour les chauffeurs et l’autre pour </w:t>
      </w:r>
      <w:r w:rsidR="00AB3640" w:rsidRPr="00602603">
        <w:rPr>
          <w:sz w:val="24"/>
          <w:szCs w:val="24"/>
        </w:rPr>
        <w:t xml:space="preserve">les </w:t>
      </w:r>
      <w:r w:rsidR="00AB3640">
        <w:rPr>
          <w:sz w:val="24"/>
          <w:szCs w:val="24"/>
        </w:rPr>
        <w:t>clients</w:t>
      </w:r>
      <w:r w:rsidR="002F5C24">
        <w:rPr>
          <w:sz w:val="24"/>
          <w:szCs w:val="24"/>
        </w:rPr>
        <w:t xml:space="preserve">. </w:t>
      </w:r>
    </w:p>
    <w:p w:rsidR="008B00B5" w:rsidRPr="00602603" w:rsidRDefault="002F5C24" w:rsidP="00D065BF">
      <w:pPr>
        <w:tabs>
          <w:tab w:val="left" w:pos="3540"/>
        </w:tabs>
        <w:ind w:firstLine="709"/>
        <w:jc w:val="both"/>
        <w:rPr>
          <w:sz w:val="24"/>
          <w:szCs w:val="24"/>
        </w:rPr>
      </w:pPr>
      <w:r>
        <w:rPr>
          <w:sz w:val="24"/>
          <w:szCs w:val="24"/>
        </w:rPr>
        <w:t xml:space="preserve">En général, les </w:t>
      </w:r>
      <w:r w:rsidR="008B00B5" w:rsidRPr="00602603">
        <w:rPr>
          <w:sz w:val="24"/>
          <w:szCs w:val="24"/>
        </w:rPr>
        <w:t>application</w:t>
      </w:r>
      <w:r>
        <w:rPr>
          <w:sz w:val="24"/>
          <w:szCs w:val="24"/>
        </w:rPr>
        <w:t>s</w:t>
      </w:r>
      <w:r w:rsidR="008B00B5" w:rsidRPr="00602603">
        <w:rPr>
          <w:sz w:val="24"/>
          <w:szCs w:val="24"/>
        </w:rPr>
        <w:t xml:space="preserve"> interagi</w:t>
      </w:r>
      <w:r>
        <w:rPr>
          <w:sz w:val="24"/>
          <w:szCs w:val="24"/>
        </w:rPr>
        <w:t>ssent</w:t>
      </w:r>
      <w:r w:rsidR="008B00B5" w:rsidRPr="00602603">
        <w:rPr>
          <w:sz w:val="24"/>
          <w:szCs w:val="24"/>
        </w:rPr>
        <w:t xml:space="preserve"> entre eux et permet</w:t>
      </w:r>
      <w:r>
        <w:rPr>
          <w:sz w:val="24"/>
          <w:szCs w:val="24"/>
        </w:rPr>
        <w:t>tent</w:t>
      </w:r>
      <w:r w:rsidR="008B00B5" w:rsidRPr="00602603">
        <w:rPr>
          <w:sz w:val="24"/>
          <w:szCs w:val="24"/>
        </w:rPr>
        <w:t xml:space="preserve"> de </w:t>
      </w:r>
      <w:r w:rsidR="00AB3640">
        <w:rPr>
          <w:sz w:val="24"/>
          <w:szCs w:val="24"/>
        </w:rPr>
        <w:t xml:space="preserve">réserver un taxi </w:t>
      </w:r>
      <w:r w:rsidR="00777201" w:rsidRPr="00602603">
        <w:rPr>
          <w:sz w:val="24"/>
          <w:szCs w:val="24"/>
        </w:rPr>
        <w:t xml:space="preserve">qui se trouvent </w:t>
      </w:r>
      <w:r w:rsidR="008B00B5" w:rsidRPr="00602603">
        <w:rPr>
          <w:sz w:val="24"/>
          <w:szCs w:val="24"/>
        </w:rPr>
        <w:t>au</w:t>
      </w:r>
      <w:r>
        <w:rPr>
          <w:sz w:val="24"/>
          <w:szCs w:val="24"/>
        </w:rPr>
        <w:t>x al</w:t>
      </w:r>
      <w:r w:rsidR="008B00B5" w:rsidRPr="00602603">
        <w:rPr>
          <w:sz w:val="24"/>
          <w:szCs w:val="24"/>
        </w:rPr>
        <w:t>entour</w:t>
      </w:r>
      <w:r>
        <w:rPr>
          <w:sz w:val="24"/>
          <w:szCs w:val="24"/>
        </w:rPr>
        <w:t>s</w:t>
      </w:r>
      <w:r w:rsidR="008B00B5" w:rsidRPr="00602603">
        <w:rPr>
          <w:sz w:val="24"/>
          <w:szCs w:val="24"/>
        </w:rPr>
        <w:t xml:space="preserve"> </w:t>
      </w:r>
      <w:r w:rsidR="00AB3640">
        <w:rPr>
          <w:sz w:val="24"/>
          <w:szCs w:val="24"/>
        </w:rPr>
        <w:t>de la position actuelle du client</w:t>
      </w:r>
      <w:r w:rsidR="00777201" w:rsidRPr="00602603">
        <w:rPr>
          <w:sz w:val="24"/>
          <w:szCs w:val="24"/>
        </w:rPr>
        <w:t>, de voir les distances et le temps d’attente.</w:t>
      </w:r>
    </w:p>
    <w:p w:rsidR="003D6AAD" w:rsidRDefault="003D6AAD" w:rsidP="00FD5B92">
      <w:pPr>
        <w:pStyle w:val="Heading3"/>
      </w:pPr>
      <w:bookmarkStart w:id="317" w:name="_Toc26477479"/>
      <w:bookmarkStart w:id="318" w:name="_Toc26816507"/>
      <w:r>
        <w:t>UTILISATEURS</w:t>
      </w:r>
      <w:bookmarkEnd w:id="317"/>
      <w:bookmarkEnd w:id="318"/>
    </w:p>
    <w:p w:rsidR="00777201" w:rsidRPr="00602603" w:rsidRDefault="00777201" w:rsidP="00415C31">
      <w:pPr>
        <w:tabs>
          <w:tab w:val="left" w:pos="3540"/>
        </w:tabs>
        <w:ind w:firstLine="709"/>
        <w:jc w:val="both"/>
        <w:rPr>
          <w:sz w:val="24"/>
          <w:szCs w:val="24"/>
        </w:rPr>
      </w:pPr>
      <w:r w:rsidRPr="00602603">
        <w:rPr>
          <w:sz w:val="24"/>
          <w:szCs w:val="24"/>
        </w:rPr>
        <w:t>Deux types d’utilisateurs pourront utilisés cette application</w:t>
      </w:r>
      <w:r w:rsidR="007A3061">
        <w:rPr>
          <w:sz w:val="24"/>
          <w:szCs w:val="24"/>
        </w:rPr>
        <w:t> :</w:t>
      </w:r>
    </w:p>
    <w:p w:rsidR="00777201" w:rsidRPr="00602603" w:rsidRDefault="00777201" w:rsidP="00253243">
      <w:pPr>
        <w:pStyle w:val="ListParagraph"/>
        <w:numPr>
          <w:ilvl w:val="0"/>
          <w:numId w:val="3"/>
        </w:numPr>
        <w:tabs>
          <w:tab w:val="left" w:pos="3540"/>
        </w:tabs>
        <w:jc w:val="both"/>
        <w:rPr>
          <w:sz w:val="24"/>
          <w:szCs w:val="24"/>
        </w:rPr>
      </w:pPr>
      <w:r w:rsidRPr="00602603">
        <w:rPr>
          <w:sz w:val="24"/>
          <w:szCs w:val="24"/>
        </w:rPr>
        <w:t xml:space="preserve">Chauffeur </w:t>
      </w:r>
      <w:r w:rsidR="00A64E38">
        <w:rPr>
          <w:sz w:val="24"/>
          <w:szCs w:val="24"/>
        </w:rPr>
        <w:t>de taxi ou taxieur</w:t>
      </w:r>
      <w:r w:rsidR="002F5C24">
        <w:rPr>
          <w:sz w:val="24"/>
          <w:szCs w:val="24"/>
        </w:rPr>
        <w:t>,</w:t>
      </w:r>
    </w:p>
    <w:p w:rsidR="00777201" w:rsidRPr="00773E11" w:rsidRDefault="00A64E38" w:rsidP="00253243">
      <w:pPr>
        <w:pStyle w:val="ListParagraph"/>
        <w:numPr>
          <w:ilvl w:val="0"/>
          <w:numId w:val="3"/>
        </w:numPr>
        <w:tabs>
          <w:tab w:val="left" w:pos="3540"/>
        </w:tabs>
        <w:jc w:val="both"/>
        <w:rPr>
          <w:sz w:val="24"/>
          <w:szCs w:val="24"/>
        </w:rPr>
      </w:pPr>
      <w:r>
        <w:rPr>
          <w:sz w:val="24"/>
          <w:szCs w:val="24"/>
        </w:rPr>
        <w:t>Client</w:t>
      </w:r>
      <w:r w:rsidR="002F5C24">
        <w:rPr>
          <w:sz w:val="24"/>
          <w:szCs w:val="24"/>
        </w:rPr>
        <w:t>.</w:t>
      </w:r>
    </w:p>
    <w:p w:rsidR="003D6AAD" w:rsidRDefault="003D6AAD" w:rsidP="00FD5B92">
      <w:pPr>
        <w:pStyle w:val="Heading3"/>
      </w:pPr>
      <w:bookmarkStart w:id="319" w:name="_Toc26477480"/>
      <w:bookmarkStart w:id="320" w:name="_Toc26816508"/>
      <w:r>
        <w:t>CONFIGURATION REQUISE</w:t>
      </w:r>
      <w:bookmarkEnd w:id="319"/>
      <w:bookmarkEnd w:id="320"/>
    </w:p>
    <w:p w:rsidR="00777201" w:rsidRPr="00602603" w:rsidRDefault="00777201" w:rsidP="007A3061">
      <w:pPr>
        <w:tabs>
          <w:tab w:val="left" w:pos="3540"/>
        </w:tabs>
        <w:ind w:firstLine="709"/>
        <w:jc w:val="both"/>
        <w:rPr>
          <w:sz w:val="24"/>
          <w:szCs w:val="24"/>
        </w:rPr>
      </w:pPr>
      <w:r w:rsidRPr="00602603">
        <w:rPr>
          <w:sz w:val="24"/>
          <w:szCs w:val="24"/>
        </w:rPr>
        <w:t xml:space="preserve">Afin d’utiliser l’application, il faut </w:t>
      </w:r>
      <w:r w:rsidR="00931547">
        <w:rPr>
          <w:sz w:val="24"/>
          <w:szCs w:val="24"/>
        </w:rPr>
        <w:t>avoir</w:t>
      </w:r>
      <w:r w:rsidRPr="00602603">
        <w:rPr>
          <w:sz w:val="24"/>
          <w:szCs w:val="24"/>
        </w:rPr>
        <w:t> :</w:t>
      </w:r>
    </w:p>
    <w:p w:rsidR="00777201" w:rsidRPr="00931547" w:rsidRDefault="00931547" w:rsidP="00253243">
      <w:pPr>
        <w:pStyle w:val="ListParagraph"/>
        <w:numPr>
          <w:ilvl w:val="0"/>
          <w:numId w:val="3"/>
        </w:numPr>
        <w:tabs>
          <w:tab w:val="left" w:pos="3540"/>
        </w:tabs>
        <w:jc w:val="both"/>
        <w:rPr>
          <w:sz w:val="24"/>
          <w:szCs w:val="24"/>
        </w:rPr>
      </w:pPr>
      <w:r>
        <w:rPr>
          <w:sz w:val="24"/>
          <w:szCs w:val="24"/>
        </w:rPr>
        <w:t>Un s</w:t>
      </w:r>
      <w:r w:rsidR="00777201" w:rsidRPr="00602603">
        <w:rPr>
          <w:sz w:val="24"/>
          <w:szCs w:val="24"/>
        </w:rPr>
        <w:t>martphone avec système Android</w:t>
      </w:r>
      <w:r>
        <w:rPr>
          <w:sz w:val="24"/>
          <w:szCs w:val="24"/>
        </w:rPr>
        <w:t xml:space="preserve"> 4 ou</w:t>
      </w:r>
      <w:r w:rsidR="00777201" w:rsidRPr="00931547">
        <w:rPr>
          <w:sz w:val="24"/>
          <w:szCs w:val="24"/>
        </w:rPr>
        <w:t xml:space="preserve"> plus</w:t>
      </w:r>
      <w:r>
        <w:rPr>
          <w:sz w:val="24"/>
          <w:szCs w:val="24"/>
        </w:rPr>
        <w:t>,</w:t>
      </w:r>
    </w:p>
    <w:p w:rsidR="00777201" w:rsidRPr="00602603" w:rsidRDefault="00931547" w:rsidP="00253243">
      <w:pPr>
        <w:pStyle w:val="ListParagraph"/>
        <w:numPr>
          <w:ilvl w:val="0"/>
          <w:numId w:val="3"/>
        </w:numPr>
        <w:tabs>
          <w:tab w:val="left" w:pos="3540"/>
        </w:tabs>
        <w:jc w:val="both"/>
        <w:rPr>
          <w:sz w:val="24"/>
          <w:szCs w:val="24"/>
        </w:rPr>
      </w:pPr>
      <w:r>
        <w:rPr>
          <w:sz w:val="24"/>
          <w:szCs w:val="24"/>
        </w:rPr>
        <w:t>Une c</w:t>
      </w:r>
      <w:r w:rsidR="00777201" w:rsidRPr="00602603">
        <w:rPr>
          <w:sz w:val="24"/>
          <w:szCs w:val="24"/>
        </w:rPr>
        <w:t>onnexion internet</w:t>
      </w:r>
      <w:r>
        <w:rPr>
          <w:sz w:val="24"/>
          <w:szCs w:val="24"/>
        </w:rPr>
        <w:t>,</w:t>
      </w:r>
    </w:p>
    <w:p w:rsidR="00777201" w:rsidRPr="00773E11" w:rsidRDefault="00931547" w:rsidP="00253243">
      <w:pPr>
        <w:pStyle w:val="ListParagraph"/>
        <w:numPr>
          <w:ilvl w:val="0"/>
          <w:numId w:val="3"/>
        </w:numPr>
        <w:tabs>
          <w:tab w:val="left" w:pos="3540"/>
        </w:tabs>
        <w:jc w:val="both"/>
        <w:rPr>
          <w:sz w:val="24"/>
          <w:szCs w:val="24"/>
        </w:rPr>
      </w:pPr>
      <w:r>
        <w:rPr>
          <w:sz w:val="24"/>
          <w:szCs w:val="24"/>
        </w:rPr>
        <w:t>Une p</w:t>
      </w:r>
      <w:r w:rsidR="00777201" w:rsidRPr="00602603">
        <w:rPr>
          <w:sz w:val="24"/>
          <w:szCs w:val="24"/>
        </w:rPr>
        <w:t>ermission pour déterminer les positions</w:t>
      </w:r>
      <w:r>
        <w:rPr>
          <w:sz w:val="24"/>
          <w:szCs w:val="24"/>
        </w:rPr>
        <w:t>.</w:t>
      </w:r>
    </w:p>
    <w:p w:rsidR="003D6AAD" w:rsidRDefault="002671B2" w:rsidP="00FD5B92">
      <w:pPr>
        <w:pStyle w:val="Heading3"/>
      </w:pPr>
      <w:bookmarkStart w:id="321" w:name="_Toc26477481"/>
      <w:bookmarkStart w:id="322" w:name="_Toc26816509"/>
      <w:r>
        <w:t>INTERFACES ET FONCTIONNEMENT</w:t>
      </w:r>
      <w:bookmarkEnd w:id="321"/>
      <w:bookmarkEnd w:id="322"/>
    </w:p>
    <w:p w:rsidR="00C74434" w:rsidRDefault="00C74434" w:rsidP="007A3061">
      <w:pPr>
        <w:ind w:firstLine="709"/>
        <w:jc w:val="both"/>
        <w:rPr>
          <w:sz w:val="24"/>
          <w:szCs w:val="24"/>
        </w:rPr>
      </w:pPr>
      <w:r w:rsidRPr="00602603">
        <w:rPr>
          <w:sz w:val="24"/>
          <w:szCs w:val="24"/>
        </w:rPr>
        <w:t>Nous allons voir la représentation graphique de chaque</w:t>
      </w:r>
      <w:r w:rsidR="00773E11">
        <w:rPr>
          <w:sz w:val="24"/>
          <w:szCs w:val="24"/>
        </w:rPr>
        <w:t xml:space="preserve"> page</w:t>
      </w:r>
      <w:r w:rsidRPr="00602603">
        <w:rPr>
          <w:sz w:val="24"/>
          <w:szCs w:val="24"/>
        </w:rPr>
        <w:t xml:space="preserve"> pour les 2 applications : </w:t>
      </w:r>
    </w:p>
    <w:p w:rsidR="004A3B67" w:rsidRPr="004A3B67" w:rsidRDefault="00100A6B" w:rsidP="00A07A7E">
      <w:pPr>
        <w:pStyle w:val="Heading4"/>
        <w:numPr>
          <w:ilvl w:val="0"/>
          <w:numId w:val="82"/>
        </w:numPr>
      </w:pPr>
      <w:bookmarkStart w:id="323" w:name="_Toc26816510"/>
      <w:r>
        <w:t>Interface d’a</w:t>
      </w:r>
      <w:r w:rsidR="004A3B67">
        <w:t>uthentification</w:t>
      </w:r>
      <w:bookmarkEnd w:id="323"/>
    </w:p>
    <w:p w:rsidR="004A3B67" w:rsidRDefault="004A3B67" w:rsidP="007A3061">
      <w:pPr>
        <w:ind w:firstLine="709"/>
        <w:jc w:val="both"/>
        <w:rPr>
          <w:sz w:val="24"/>
          <w:szCs w:val="24"/>
        </w:rPr>
      </w:pPr>
      <w:r w:rsidRPr="004A3B67">
        <w:rPr>
          <w:sz w:val="24"/>
          <w:szCs w:val="24"/>
        </w:rPr>
        <w:t>Avant toute action, un nouvel utilisateur devra s’a</w:t>
      </w:r>
      <w:r>
        <w:rPr>
          <w:sz w:val="24"/>
          <w:szCs w:val="24"/>
        </w:rPr>
        <w:t>uthentifier</w:t>
      </w:r>
      <w:r w:rsidRPr="004A3B67">
        <w:rPr>
          <w:sz w:val="24"/>
          <w:szCs w:val="24"/>
        </w:rPr>
        <w:t xml:space="preserve"> par Facebook avant de bénéficier de l’utilisation de l’application</w:t>
      </w:r>
      <w:r>
        <w:rPr>
          <w:sz w:val="24"/>
          <w:szCs w:val="24"/>
        </w:rPr>
        <w:t>.</w:t>
      </w:r>
    </w:p>
    <w:p w:rsidR="008C38C3" w:rsidRDefault="008C38C3" w:rsidP="008C38C3">
      <w:pPr>
        <w:ind w:firstLine="360"/>
        <w:rPr>
          <w:sz w:val="24"/>
          <w:szCs w:val="24"/>
        </w:rPr>
      </w:pPr>
    </w:p>
    <w:p w:rsidR="008C38C3" w:rsidRDefault="008C38C3" w:rsidP="008C38C3">
      <w:pPr>
        <w:ind w:firstLine="360"/>
        <w:rPr>
          <w:sz w:val="24"/>
          <w:szCs w:val="24"/>
        </w:rPr>
      </w:pPr>
    </w:p>
    <w:p w:rsidR="008C38C3" w:rsidRDefault="008C38C3" w:rsidP="008C38C3">
      <w:pPr>
        <w:ind w:firstLine="360"/>
        <w:rPr>
          <w:sz w:val="24"/>
          <w:szCs w:val="24"/>
        </w:rPr>
      </w:pPr>
    </w:p>
    <w:p w:rsidR="008C38C3" w:rsidRPr="004A3B67" w:rsidRDefault="008C38C3" w:rsidP="008C38C3">
      <w:pPr>
        <w:ind w:firstLine="360"/>
        <w:rPr>
          <w:sz w:val="24"/>
          <w:szCs w:val="24"/>
        </w:rPr>
      </w:pPr>
    </w:p>
    <w:p w:rsidR="004A3B67" w:rsidRPr="004A3B67" w:rsidRDefault="008C38C3" w:rsidP="009D0D0C">
      <w:pPr>
        <w:ind w:firstLine="709"/>
        <w:rPr>
          <w:sz w:val="24"/>
          <w:szCs w:val="24"/>
        </w:rPr>
      </w:pPr>
      <w:r w:rsidRPr="004A3B67">
        <w:rPr>
          <w:noProof/>
          <w:sz w:val="24"/>
          <w:szCs w:val="24"/>
        </w:rPr>
        <w:lastRenderedPageBreak/>
        <w:drawing>
          <wp:anchor distT="0" distB="0" distL="114300" distR="114300" simplePos="0" relativeHeight="251644928" behindDoc="1" locked="0" layoutInCell="1" allowOverlap="1" wp14:anchorId="4E8CF189" wp14:editId="101B03F7">
            <wp:simplePos x="0" y="0"/>
            <wp:positionH relativeFrom="column">
              <wp:posOffset>1329055</wp:posOffset>
            </wp:positionH>
            <wp:positionV relativeFrom="paragraph">
              <wp:posOffset>433705</wp:posOffset>
            </wp:positionV>
            <wp:extent cx="3162300" cy="5562600"/>
            <wp:effectExtent l="0" t="0" r="0" b="0"/>
            <wp:wrapTight wrapText="bothSides">
              <wp:wrapPolygon edited="0">
                <wp:start x="0" y="0"/>
                <wp:lineTo x="0" y="21526"/>
                <wp:lineTo x="21470" y="21526"/>
                <wp:lineTo x="21470" y="0"/>
                <wp:lineTo x="0" y="0"/>
              </wp:wrapPolygon>
            </wp:wrapTight>
            <wp:docPr id="4" name="Image 4" descr="C:\Users\Administrateur\Desktop\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aut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2300" cy="556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3B67" w:rsidRPr="004A3B67">
        <w:rPr>
          <w:sz w:val="24"/>
          <w:szCs w:val="24"/>
        </w:rPr>
        <w:t xml:space="preserve"> Cette étape est illustrée dans la figure suivante :</w:t>
      </w:r>
      <w:r w:rsidR="004A3B67" w:rsidRPr="004A3B67">
        <w:rPr>
          <w:sz w:val="24"/>
          <w:szCs w:val="24"/>
        </w:rPr>
        <w:cr/>
      </w: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pPr>
        <w:rPr>
          <w:sz w:val="24"/>
          <w:szCs w:val="24"/>
        </w:rPr>
      </w:pPr>
    </w:p>
    <w:p w:rsidR="004A3B67" w:rsidRDefault="004A3B67">
      <w:pPr>
        <w:rPr>
          <w:sz w:val="24"/>
          <w:szCs w:val="24"/>
        </w:rPr>
      </w:pPr>
    </w:p>
    <w:p w:rsidR="00E72F09" w:rsidRDefault="00E72F09">
      <w:pPr>
        <w:rPr>
          <w:sz w:val="24"/>
          <w:szCs w:val="24"/>
        </w:rPr>
      </w:pPr>
    </w:p>
    <w:p w:rsidR="004A3B67" w:rsidRDefault="00100A6B" w:rsidP="008C38C3">
      <w:pPr>
        <w:pStyle w:val="Subtitle"/>
        <w:jc w:val="center"/>
      </w:pPr>
      <w:bookmarkStart w:id="324" w:name="_Toc26816200"/>
      <w:r>
        <w:t>Interface d’authentification</w:t>
      </w:r>
      <w:bookmarkEnd w:id="324"/>
    </w:p>
    <w:p w:rsidR="00100A6B" w:rsidRDefault="00100A6B"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100A6B" w:rsidRDefault="00100A6B" w:rsidP="00100A6B">
      <w:pPr>
        <w:rPr>
          <w:sz w:val="24"/>
          <w:szCs w:val="24"/>
        </w:rPr>
      </w:pPr>
    </w:p>
    <w:p w:rsidR="00100A6B" w:rsidRDefault="00100A6B" w:rsidP="00C25C83">
      <w:pPr>
        <w:pStyle w:val="Heading4"/>
      </w:pPr>
      <w:bookmarkStart w:id="325" w:name="_Toc26816511"/>
      <w:r>
        <w:lastRenderedPageBreak/>
        <w:t>Interface principal</w:t>
      </w:r>
      <w:r w:rsidR="009D0D0C">
        <w:t>e</w:t>
      </w:r>
      <w:r>
        <w:t xml:space="preserve"> du Client</w:t>
      </w:r>
      <w:bookmarkEnd w:id="325"/>
    </w:p>
    <w:p w:rsidR="00100A6B" w:rsidRDefault="00100A6B" w:rsidP="009D0D0C">
      <w:pPr>
        <w:ind w:firstLine="709"/>
        <w:rPr>
          <w:sz w:val="24"/>
          <w:szCs w:val="24"/>
        </w:rPr>
      </w:pPr>
      <w:r w:rsidRPr="00100A6B">
        <w:rPr>
          <w:sz w:val="24"/>
          <w:szCs w:val="24"/>
        </w:rPr>
        <w:t>Lorsque le client accède à l’application, il pourra consulter son menu comm</w:t>
      </w:r>
      <w:r w:rsidR="00C25C83">
        <w:rPr>
          <w:sz w:val="24"/>
          <w:szCs w:val="24"/>
        </w:rPr>
        <w:t>e le montre la figure suivante :</w:t>
      </w:r>
    </w:p>
    <w:p w:rsidR="00100A6B" w:rsidRDefault="00100A6B" w:rsidP="00100A6B">
      <w:pPr>
        <w:rPr>
          <w:sz w:val="24"/>
          <w:szCs w:val="24"/>
        </w:rPr>
      </w:pPr>
    </w:p>
    <w:p w:rsidR="00100A6B" w:rsidRDefault="00100A6B" w:rsidP="00100A6B">
      <w:pPr>
        <w:rPr>
          <w:sz w:val="24"/>
          <w:szCs w:val="24"/>
        </w:rPr>
      </w:pPr>
      <w:r w:rsidRPr="00100A6B">
        <w:rPr>
          <w:noProof/>
          <w:sz w:val="24"/>
          <w:szCs w:val="24"/>
        </w:rPr>
        <w:drawing>
          <wp:anchor distT="0" distB="0" distL="114300" distR="114300" simplePos="0" relativeHeight="251620352" behindDoc="1" locked="0" layoutInCell="1" allowOverlap="1" wp14:anchorId="7F9BB214" wp14:editId="130B9A69">
            <wp:simplePos x="0" y="0"/>
            <wp:positionH relativeFrom="column">
              <wp:posOffset>1450975</wp:posOffset>
            </wp:positionH>
            <wp:positionV relativeFrom="paragraph">
              <wp:posOffset>113665</wp:posOffset>
            </wp:positionV>
            <wp:extent cx="3013075" cy="5286375"/>
            <wp:effectExtent l="0" t="0" r="0" b="0"/>
            <wp:wrapTight wrapText="bothSides">
              <wp:wrapPolygon edited="0">
                <wp:start x="0" y="0"/>
                <wp:lineTo x="0" y="21561"/>
                <wp:lineTo x="21441" y="21561"/>
                <wp:lineTo x="21441" y="0"/>
                <wp:lineTo x="0" y="0"/>
              </wp:wrapPolygon>
            </wp:wrapTight>
            <wp:docPr id="5" name="Image 5" descr="C:\Users\Administrateur\Desktop\pr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esktop\prin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3075" cy="528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0A6B" w:rsidRDefault="00100A6B" w:rsidP="00100A6B">
      <w:pPr>
        <w:rPr>
          <w:sz w:val="24"/>
          <w:szCs w:val="24"/>
        </w:rPr>
      </w:pPr>
    </w:p>
    <w:p w:rsidR="00100A6B" w:rsidRDefault="00100A6B" w:rsidP="00100A6B">
      <w:pPr>
        <w:rPr>
          <w:sz w:val="24"/>
          <w:szCs w:val="24"/>
        </w:rPr>
      </w:pPr>
    </w:p>
    <w:p w:rsidR="00100A6B" w:rsidRDefault="00100A6B" w:rsidP="00100A6B">
      <w:pPr>
        <w:rPr>
          <w:sz w:val="24"/>
          <w:szCs w:val="24"/>
        </w:rPr>
      </w:pPr>
    </w:p>
    <w:p w:rsidR="00E72F09" w:rsidRDefault="00E72F09" w:rsidP="00100A6B">
      <w:pPr>
        <w:rPr>
          <w:sz w:val="24"/>
          <w:szCs w:val="24"/>
        </w:rPr>
      </w:pPr>
    </w:p>
    <w:p w:rsidR="00100A6B" w:rsidRDefault="00100A6B" w:rsidP="00100A6B">
      <w:pPr>
        <w:rPr>
          <w:sz w:val="24"/>
          <w:szCs w:val="24"/>
        </w:rPr>
      </w:pPr>
    </w:p>
    <w:p w:rsidR="00100A6B" w:rsidRPr="00100A6B" w:rsidRDefault="00100A6B" w:rsidP="00100A6B">
      <w:pPr>
        <w:rPr>
          <w:sz w:val="24"/>
          <w:szCs w:val="24"/>
        </w:rPr>
      </w:pPr>
    </w:p>
    <w:p w:rsidR="00100A6B" w:rsidRDefault="004A3B67">
      <w:pPr>
        <w:rPr>
          <w:sz w:val="24"/>
          <w:szCs w:val="24"/>
        </w:rPr>
      </w:pPr>
      <w:r>
        <w:rPr>
          <w:sz w:val="24"/>
          <w:szCs w:val="24"/>
        </w:rPr>
        <w:tab/>
      </w:r>
      <w:r>
        <w:rPr>
          <w:sz w:val="24"/>
          <w:szCs w:val="24"/>
        </w:rPr>
        <w:tab/>
      </w:r>
      <w:r>
        <w:rPr>
          <w:sz w:val="24"/>
          <w:szCs w:val="24"/>
        </w:rPr>
        <w:tab/>
      </w:r>
      <w:r>
        <w:rPr>
          <w:sz w:val="24"/>
          <w:szCs w:val="24"/>
        </w:rPr>
        <w:tab/>
      </w: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E72F09" w:rsidRDefault="00E72F09">
      <w:pPr>
        <w:rPr>
          <w:sz w:val="24"/>
          <w:szCs w:val="24"/>
        </w:rPr>
      </w:pPr>
    </w:p>
    <w:p w:rsidR="00817E0A" w:rsidRDefault="00100A6B" w:rsidP="00C25C83">
      <w:pPr>
        <w:pStyle w:val="Subtitle"/>
        <w:jc w:val="center"/>
      </w:pPr>
      <w:bookmarkStart w:id="326" w:name="_Toc26816201"/>
      <w:proofErr w:type="gramStart"/>
      <w:r>
        <w:t>Interface principal</w:t>
      </w:r>
      <w:proofErr w:type="gramEnd"/>
      <w:r>
        <w:t xml:space="preserve"> du client</w:t>
      </w:r>
      <w:bookmarkEnd w:id="326"/>
    </w:p>
    <w:p w:rsidR="00817E0A" w:rsidRDefault="00817E0A"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817E0A" w:rsidRDefault="00817E0A" w:rsidP="00817E0A">
      <w:pPr>
        <w:rPr>
          <w:sz w:val="24"/>
          <w:szCs w:val="24"/>
        </w:rPr>
      </w:pPr>
    </w:p>
    <w:p w:rsidR="00FE2DC2" w:rsidRDefault="00FE2DC2" w:rsidP="00C25C83">
      <w:pPr>
        <w:pStyle w:val="Heading4"/>
      </w:pPr>
      <w:bookmarkStart w:id="327" w:name="_Toc26816512"/>
      <w:proofErr w:type="spellStart"/>
      <w:r>
        <w:lastRenderedPageBreak/>
        <w:t>Etapes</w:t>
      </w:r>
      <w:proofErr w:type="spellEnd"/>
      <w:r>
        <w:t xml:space="preserve"> de réservation</w:t>
      </w:r>
      <w:bookmarkEnd w:id="327"/>
    </w:p>
    <w:p w:rsidR="00FE2DC2" w:rsidRDefault="00FE2DC2" w:rsidP="00B87B80">
      <w:pPr>
        <w:ind w:firstLine="709"/>
        <w:jc w:val="both"/>
        <w:rPr>
          <w:sz w:val="24"/>
          <w:szCs w:val="24"/>
        </w:rPr>
      </w:pPr>
      <w:r>
        <w:rPr>
          <w:sz w:val="24"/>
          <w:szCs w:val="24"/>
        </w:rPr>
        <w:t>La</w:t>
      </w:r>
      <w:r w:rsidRPr="00FE2DC2">
        <w:rPr>
          <w:sz w:val="24"/>
          <w:szCs w:val="24"/>
        </w:rPr>
        <w:t xml:space="preserve"> première étape sera d’indiquer la destination où il veut se rendre</w:t>
      </w:r>
      <w:r>
        <w:rPr>
          <w:sz w:val="24"/>
          <w:szCs w:val="24"/>
        </w:rPr>
        <w:t xml:space="preserve">. </w:t>
      </w:r>
    </w:p>
    <w:p w:rsidR="00FE2DC2" w:rsidRDefault="00C25C83" w:rsidP="00FE2DC2">
      <w:pPr>
        <w:rPr>
          <w:sz w:val="24"/>
          <w:szCs w:val="24"/>
        </w:rPr>
      </w:pPr>
      <w:r w:rsidRPr="00FE2DC2">
        <w:rPr>
          <w:noProof/>
          <w:sz w:val="24"/>
          <w:szCs w:val="24"/>
        </w:rPr>
        <w:drawing>
          <wp:anchor distT="0" distB="0" distL="114300" distR="114300" simplePos="0" relativeHeight="251649024" behindDoc="1" locked="0" layoutInCell="1" allowOverlap="1" wp14:anchorId="013B53B4" wp14:editId="5C06C2EE">
            <wp:simplePos x="0" y="0"/>
            <wp:positionH relativeFrom="column">
              <wp:posOffset>1405255</wp:posOffset>
            </wp:positionH>
            <wp:positionV relativeFrom="paragraph">
              <wp:posOffset>257175</wp:posOffset>
            </wp:positionV>
            <wp:extent cx="2952750" cy="5213350"/>
            <wp:effectExtent l="0" t="0" r="0" b="0"/>
            <wp:wrapTight wrapText="bothSides">
              <wp:wrapPolygon edited="0">
                <wp:start x="0" y="0"/>
                <wp:lineTo x="0" y="21547"/>
                <wp:lineTo x="21461" y="21547"/>
                <wp:lineTo x="21461" y="0"/>
                <wp:lineTo x="0" y="0"/>
              </wp:wrapPolygon>
            </wp:wrapTight>
            <wp:docPr id="7" name="Image 7" descr="C:\Users\Administrateur\Desktop\d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des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2750" cy="52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C25C83">
      <w:pPr>
        <w:pStyle w:val="Subtitle"/>
        <w:jc w:val="center"/>
      </w:pPr>
      <w:bookmarkStart w:id="328" w:name="_Toc26816202"/>
      <w:r>
        <w:t>Interface de recherche de destination</w:t>
      </w:r>
      <w:bookmarkEnd w:id="328"/>
    </w:p>
    <w:p w:rsidR="00C25C83" w:rsidRDefault="00C25C83" w:rsidP="00C25C83"/>
    <w:p w:rsidR="00C25C83" w:rsidRDefault="00C25C83" w:rsidP="00C25C83"/>
    <w:p w:rsidR="00C25C83" w:rsidRPr="00C25C83" w:rsidRDefault="00C25C83" w:rsidP="00C25C83"/>
    <w:p w:rsidR="00FE2DC2" w:rsidRDefault="00FE2DC2" w:rsidP="00FE2DC2">
      <w:pPr>
        <w:rPr>
          <w:sz w:val="24"/>
          <w:szCs w:val="24"/>
        </w:rPr>
      </w:pPr>
    </w:p>
    <w:p w:rsidR="00FE2DC2" w:rsidRDefault="00FE2DC2" w:rsidP="00FE2DC2">
      <w:pPr>
        <w:rPr>
          <w:sz w:val="24"/>
          <w:szCs w:val="24"/>
        </w:rPr>
      </w:pPr>
    </w:p>
    <w:p w:rsidR="00817E0A" w:rsidRDefault="00FE2DC2" w:rsidP="00B87B80">
      <w:pPr>
        <w:ind w:firstLine="709"/>
        <w:jc w:val="both"/>
        <w:rPr>
          <w:sz w:val="24"/>
          <w:szCs w:val="24"/>
        </w:rPr>
      </w:pPr>
      <w:r>
        <w:rPr>
          <w:sz w:val="24"/>
          <w:szCs w:val="24"/>
        </w:rPr>
        <w:lastRenderedPageBreak/>
        <w:t>Ensuite, il aura un aperçu de tous les taxieurs qui se trouvent à un rayon de 5km</w:t>
      </w:r>
      <w:r w:rsidR="00591B57">
        <w:rPr>
          <w:sz w:val="24"/>
          <w:szCs w:val="24"/>
        </w:rPr>
        <w:t>, ainsi que le trajet à faire qui part de la position actuelle du client.</w:t>
      </w:r>
    </w:p>
    <w:p w:rsidR="00591B57" w:rsidRDefault="00C25C83" w:rsidP="00FE2DC2">
      <w:pPr>
        <w:rPr>
          <w:sz w:val="24"/>
          <w:szCs w:val="24"/>
        </w:rPr>
      </w:pPr>
      <w:r w:rsidRPr="00900617">
        <w:rPr>
          <w:noProof/>
          <w:sz w:val="24"/>
          <w:szCs w:val="24"/>
        </w:rPr>
        <w:drawing>
          <wp:anchor distT="0" distB="0" distL="114300" distR="114300" simplePos="0" relativeHeight="251661312" behindDoc="1" locked="0" layoutInCell="1" allowOverlap="1" wp14:anchorId="25650D3C" wp14:editId="30B96F98">
            <wp:simplePos x="0" y="0"/>
            <wp:positionH relativeFrom="column">
              <wp:posOffset>1195705</wp:posOffset>
            </wp:positionH>
            <wp:positionV relativeFrom="paragraph">
              <wp:posOffset>215265</wp:posOffset>
            </wp:positionV>
            <wp:extent cx="3209925" cy="5629910"/>
            <wp:effectExtent l="0" t="0" r="0" b="0"/>
            <wp:wrapTight wrapText="bothSides">
              <wp:wrapPolygon edited="0">
                <wp:start x="0" y="0"/>
                <wp:lineTo x="0" y="21561"/>
                <wp:lineTo x="21536" y="21561"/>
                <wp:lineTo x="21536" y="0"/>
                <wp:lineTo x="0" y="0"/>
              </wp:wrapPolygon>
            </wp:wrapTight>
            <wp:docPr id="11" name="Image 11" descr="C:\Users\Administrateu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9925" cy="562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1B57" w:rsidRDefault="00591B57" w:rsidP="00FE2DC2">
      <w:pPr>
        <w:rPr>
          <w:sz w:val="24"/>
          <w:szCs w:val="24"/>
        </w:rPr>
      </w:pPr>
    </w:p>
    <w:p w:rsidR="00591B57" w:rsidRDefault="00591B57" w:rsidP="00FE2DC2">
      <w:pPr>
        <w:rPr>
          <w:sz w:val="24"/>
          <w:szCs w:val="24"/>
        </w:rPr>
      </w:pPr>
    </w:p>
    <w:p w:rsidR="00591B57" w:rsidRPr="00FE2DC2" w:rsidRDefault="00591B57" w:rsidP="00FE2DC2">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E72F09" w:rsidRDefault="00900617" w:rsidP="00C25C83">
      <w:pPr>
        <w:pStyle w:val="Subtitle"/>
        <w:jc w:val="both"/>
      </w:pPr>
      <w:bookmarkStart w:id="329" w:name="_Toc26816203"/>
      <w:r>
        <w:t>Aperçu des taxis et du projet</w:t>
      </w:r>
      <w:bookmarkEnd w:id="329"/>
    </w:p>
    <w:p w:rsidR="00E72F09" w:rsidRDefault="00E72F09"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E72F09" w:rsidRDefault="00E72F09" w:rsidP="00B87B80">
      <w:pPr>
        <w:ind w:firstLine="709"/>
        <w:jc w:val="both"/>
        <w:rPr>
          <w:sz w:val="24"/>
          <w:szCs w:val="24"/>
        </w:rPr>
      </w:pPr>
      <w:r>
        <w:rPr>
          <w:sz w:val="24"/>
          <w:szCs w:val="24"/>
        </w:rPr>
        <w:lastRenderedPageBreak/>
        <w:t xml:space="preserve">Le Client Choisi ensuite un taxi et un message de confirmation </w:t>
      </w:r>
      <w:r w:rsidR="00B87B80">
        <w:rPr>
          <w:sz w:val="24"/>
          <w:szCs w:val="24"/>
        </w:rPr>
        <w:t>s’affiche</w:t>
      </w:r>
      <w:r>
        <w:rPr>
          <w:sz w:val="24"/>
          <w:szCs w:val="24"/>
        </w:rPr>
        <w:t xml:space="preserve"> avec la distance et la durée entre le client et le taxi.</w:t>
      </w:r>
    </w:p>
    <w:p w:rsidR="00E72F09" w:rsidRDefault="00C25C83" w:rsidP="00E72F09">
      <w:pPr>
        <w:rPr>
          <w:sz w:val="24"/>
          <w:szCs w:val="24"/>
        </w:rPr>
      </w:pPr>
      <w:r w:rsidRPr="00E72F09">
        <w:rPr>
          <w:noProof/>
          <w:sz w:val="24"/>
          <w:szCs w:val="24"/>
        </w:rPr>
        <w:drawing>
          <wp:anchor distT="0" distB="0" distL="114300" distR="114300" simplePos="0" relativeHeight="251657216" behindDoc="1" locked="0" layoutInCell="1" allowOverlap="1" wp14:anchorId="082EFE2C" wp14:editId="0DD987DF">
            <wp:simplePos x="0" y="0"/>
            <wp:positionH relativeFrom="column">
              <wp:posOffset>1214755</wp:posOffset>
            </wp:positionH>
            <wp:positionV relativeFrom="paragraph">
              <wp:posOffset>278765</wp:posOffset>
            </wp:positionV>
            <wp:extent cx="3058160" cy="5360035"/>
            <wp:effectExtent l="0" t="0" r="0" b="0"/>
            <wp:wrapTight wrapText="bothSides">
              <wp:wrapPolygon edited="0">
                <wp:start x="0" y="0"/>
                <wp:lineTo x="0" y="21495"/>
                <wp:lineTo x="21528" y="21495"/>
                <wp:lineTo x="21528" y="0"/>
                <wp:lineTo x="0" y="0"/>
              </wp:wrapPolygon>
            </wp:wrapTight>
            <wp:docPr id="12" name="Image 12" descr="C:\Users\Administrateur\Desktop\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esktop\ta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8160" cy="5360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FE2DC2" w:rsidRDefault="00654D46" w:rsidP="00C25C83">
      <w:pPr>
        <w:pStyle w:val="Subtitle"/>
        <w:jc w:val="center"/>
      </w:pPr>
      <w:bookmarkStart w:id="330" w:name="_Toc26816204"/>
      <w:r>
        <w:t>Position du Taxi</w:t>
      </w:r>
      <w:bookmarkEnd w:id="330"/>
      <w:r w:rsidR="00FE2DC2">
        <w:br w:type="page"/>
      </w:r>
    </w:p>
    <w:p w:rsidR="00654D46" w:rsidRDefault="00654D46" w:rsidP="00E72F09">
      <w:pPr>
        <w:rPr>
          <w:sz w:val="24"/>
          <w:szCs w:val="24"/>
        </w:rPr>
      </w:pPr>
      <w:r w:rsidRPr="00654D46">
        <w:rPr>
          <w:noProof/>
          <w:sz w:val="24"/>
          <w:szCs w:val="24"/>
        </w:rPr>
        <w:lastRenderedPageBreak/>
        <w:drawing>
          <wp:anchor distT="0" distB="0" distL="114300" distR="114300" simplePos="0" relativeHeight="251653120" behindDoc="1" locked="0" layoutInCell="1" allowOverlap="1" wp14:anchorId="69EE56A6" wp14:editId="777F1836">
            <wp:simplePos x="0" y="0"/>
            <wp:positionH relativeFrom="column">
              <wp:posOffset>1442720</wp:posOffset>
            </wp:positionH>
            <wp:positionV relativeFrom="paragraph">
              <wp:posOffset>200660</wp:posOffset>
            </wp:positionV>
            <wp:extent cx="3114675" cy="5460391"/>
            <wp:effectExtent l="0" t="0" r="0" b="0"/>
            <wp:wrapTight wrapText="bothSides">
              <wp:wrapPolygon edited="0">
                <wp:start x="0" y="0"/>
                <wp:lineTo x="0" y="21552"/>
                <wp:lineTo x="21402" y="21552"/>
                <wp:lineTo x="21402" y="0"/>
                <wp:lineTo x="0" y="0"/>
              </wp:wrapPolygon>
            </wp:wrapTight>
            <wp:docPr id="13" name="Image 13" descr="C:\Users\Administrateur\Desktop\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eur\Desktop\co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14675" cy="5460391"/>
                    </a:xfrm>
                    <a:prstGeom prst="rect">
                      <a:avLst/>
                    </a:prstGeom>
                    <a:noFill/>
                    <a:ln>
                      <a:noFill/>
                    </a:ln>
                  </pic:spPr>
                </pic:pic>
              </a:graphicData>
            </a:graphic>
          </wp:anchor>
        </w:drawing>
      </w:r>
    </w:p>
    <w:p w:rsidR="00654D46" w:rsidRDefault="00654D46" w:rsidP="00E72F09">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C25C83">
      <w:pPr>
        <w:pStyle w:val="Subtitle"/>
        <w:jc w:val="both"/>
      </w:pPr>
      <w:bookmarkStart w:id="331" w:name="_Toc26816205"/>
      <w:r>
        <w:t>Confirmation pour commander le Taxi</w:t>
      </w:r>
      <w:bookmarkEnd w:id="331"/>
    </w:p>
    <w:p w:rsidR="00C25C83" w:rsidRPr="00817E0A" w:rsidRDefault="00817E0A" w:rsidP="00817E0A">
      <w:pPr>
        <w:rPr>
          <w:sz w:val="24"/>
          <w:szCs w:val="24"/>
        </w:rPr>
      </w:pPr>
      <w:r w:rsidRPr="00817E0A">
        <w:rPr>
          <w:sz w:val="24"/>
          <w:szCs w:val="24"/>
        </w:rPr>
        <w:t xml:space="preserve"> </w:t>
      </w:r>
    </w:p>
    <w:p w:rsidR="00022C8B" w:rsidRDefault="00104E4C" w:rsidP="00B87B80">
      <w:pPr>
        <w:ind w:firstLine="709"/>
        <w:jc w:val="both"/>
        <w:rPr>
          <w:sz w:val="24"/>
          <w:szCs w:val="24"/>
        </w:rPr>
      </w:pPr>
      <w:r>
        <w:rPr>
          <w:sz w:val="24"/>
          <w:szCs w:val="24"/>
        </w:rPr>
        <w:t xml:space="preserve">Si le client clique sur « NON », il pourrait choisir à nouveau un autre taxi disponible. Mais sinon, il serait redirigé vers une page « Réservation » qui affiche </w:t>
      </w:r>
      <w:r w:rsidR="00022C8B">
        <w:rPr>
          <w:sz w:val="24"/>
          <w:szCs w:val="24"/>
        </w:rPr>
        <w:t>le détail</w:t>
      </w:r>
      <w:r>
        <w:rPr>
          <w:sz w:val="24"/>
          <w:szCs w:val="24"/>
        </w:rPr>
        <w:t xml:space="preserve"> de son</w:t>
      </w:r>
      <w:r w:rsidR="00022C8B">
        <w:rPr>
          <w:sz w:val="24"/>
          <w:szCs w:val="24"/>
        </w:rPr>
        <w:t xml:space="preserve"> trajet. </w:t>
      </w: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022C8B" w:rsidRDefault="00022C8B" w:rsidP="00B87B80">
      <w:pPr>
        <w:ind w:firstLine="709"/>
        <w:jc w:val="both"/>
        <w:rPr>
          <w:sz w:val="24"/>
          <w:szCs w:val="24"/>
        </w:rPr>
      </w:pPr>
      <w:r>
        <w:rPr>
          <w:sz w:val="24"/>
          <w:szCs w:val="24"/>
        </w:rPr>
        <w:lastRenderedPageBreak/>
        <w:t>Une demande de réservation serait envoyée au taxieur et le statut de réservation est « En attente de validation ». C’est-à-dire que le taxieur devrait valider ou refuser la demande selon son choix. Dans ce cas, le client pourrait aussi « Annuler »la demande de réservation avant que le taxieur confirme.</w:t>
      </w:r>
    </w:p>
    <w:p w:rsidR="00E94AB5" w:rsidRDefault="00C25C83">
      <w:pPr>
        <w:rPr>
          <w:sz w:val="24"/>
          <w:szCs w:val="24"/>
        </w:rPr>
      </w:pPr>
      <w:r w:rsidRPr="00E94AB5">
        <w:rPr>
          <w:noProof/>
          <w:sz w:val="24"/>
          <w:szCs w:val="24"/>
        </w:rPr>
        <w:drawing>
          <wp:anchor distT="0" distB="0" distL="114300" distR="114300" simplePos="0" relativeHeight="251665408" behindDoc="1" locked="0" layoutInCell="1" allowOverlap="1" wp14:anchorId="41EC15F4" wp14:editId="1913155F">
            <wp:simplePos x="0" y="0"/>
            <wp:positionH relativeFrom="column">
              <wp:posOffset>1186180</wp:posOffset>
            </wp:positionH>
            <wp:positionV relativeFrom="paragraph">
              <wp:posOffset>151130</wp:posOffset>
            </wp:positionV>
            <wp:extent cx="3238500" cy="5683250"/>
            <wp:effectExtent l="0" t="0" r="0" b="0"/>
            <wp:wrapTight wrapText="bothSides">
              <wp:wrapPolygon edited="0">
                <wp:start x="0" y="0"/>
                <wp:lineTo x="0" y="21503"/>
                <wp:lineTo x="21473" y="21503"/>
                <wp:lineTo x="21473" y="0"/>
                <wp:lineTo x="0" y="0"/>
              </wp:wrapPolygon>
            </wp:wrapTight>
            <wp:docPr id="16" name="Image 16" descr="C:\Users\Administrateur\Desktop\d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eur\Desktop\dm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8500" cy="568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4AB5" w:rsidRDefault="00E94AB5">
      <w:pPr>
        <w:rPr>
          <w:sz w:val="24"/>
          <w:szCs w:val="24"/>
        </w:rPr>
      </w:pPr>
    </w:p>
    <w:p w:rsidR="00E94AB5" w:rsidRDefault="00E94AB5">
      <w:pPr>
        <w:rPr>
          <w:sz w:val="24"/>
          <w:szCs w:val="24"/>
        </w:rPr>
      </w:pPr>
    </w:p>
    <w:p w:rsidR="00E94AB5" w:rsidRDefault="00E94AB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CF5FDF" w:rsidRDefault="00CF5FDF">
      <w:pPr>
        <w:rPr>
          <w:sz w:val="24"/>
          <w:szCs w:val="24"/>
        </w:rPr>
      </w:pPr>
    </w:p>
    <w:p w:rsidR="00870245" w:rsidRDefault="00870245" w:rsidP="00C25C83">
      <w:pPr>
        <w:pStyle w:val="Subtitle"/>
        <w:jc w:val="center"/>
      </w:pPr>
      <w:bookmarkStart w:id="332" w:name="_Toc26816206"/>
      <w:r>
        <w:t>Réservation en attente de validation du taxieur</w:t>
      </w:r>
      <w:bookmarkEnd w:id="332"/>
    </w:p>
    <w:p w:rsidR="00870245" w:rsidRDefault="00870245" w:rsidP="00870245">
      <w:pPr>
        <w:jc w:val="center"/>
        <w:rPr>
          <w:sz w:val="24"/>
          <w:szCs w:val="24"/>
        </w:rPr>
      </w:pPr>
    </w:p>
    <w:p w:rsidR="00654D46" w:rsidRDefault="004B4DA0" w:rsidP="00B87B80">
      <w:pPr>
        <w:ind w:firstLine="709"/>
        <w:jc w:val="both"/>
        <w:rPr>
          <w:sz w:val="24"/>
          <w:szCs w:val="24"/>
        </w:rPr>
      </w:pPr>
      <w:r>
        <w:rPr>
          <w:sz w:val="24"/>
          <w:szCs w:val="24"/>
        </w:rPr>
        <w:t xml:space="preserve">Quand le taxieur valide la demande, il devrait mentionner le prix </w:t>
      </w:r>
      <w:r w:rsidR="007124FC">
        <w:rPr>
          <w:sz w:val="24"/>
          <w:szCs w:val="24"/>
        </w:rPr>
        <w:t>de la</w:t>
      </w:r>
      <w:r>
        <w:rPr>
          <w:sz w:val="24"/>
          <w:szCs w:val="24"/>
        </w:rPr>
        <w:t xml:space="preserve"> course et attend à son tour la confirmation du client.</w:t>
      </w:r>
      <w:r w:rsidR="00654D46">
        <w:rPr>
          <w:sz w:val="24"/>
          <w:szCs w:val="24"/>
        </w:rPr>
        <w:br w:type="page"/>
      </w:r>
    </w:p>
    <w:p w:rsidR="00870245" w:rsidRDefault="00B54272">
      <w:pPr>
        <w:rPr>
          <w:sz w:val="24"/>
          <w:szCs w:val="24"/>
        </w:rPr>
      </w:pPr>
      <w:r w:rsidRPr="00B54272">
        <w:rPr>
          <w:noProof/>
          <w:sz w:val="24"/>
          <w:szCs w:val="24"/>
        </w:rPr>
        <w:lastRenderedPageBreak/>
        <w:drawing>
          <wp:anchor distT="0" distB="0" distL="114300" distR="114300" simplePos="0" relativeHeight="251674624" behindDoc="1" locked="0" layoutInCell="1" allowOverlap="1" wp14:anchorId="459CB7A6" wp14:editId="283E4794">
            <wp:simplePos x="0" y="0"/>
            <wp:positionH relativeFrom="column">
              <wp:posOffset>1424305</wp:posOffset>
            </wp:positionH>
            <wp:positionV relativeFrom="paragraph">
              <wp:posOffset>224155</wp:posOffset>
            </wp:positionV>
            <wp:extent cx="3086100" cy="5438775"/>
            <wp:effectExtent l="0" t="0" r="0" b="0"/>
            <wp:wrapTight wrapText="bothSides">
              <wp:wrapPolygon edited="0">
                <wp:start x="0" y="0"/>
                <wp:lineTo x="0" y="21562"/>
                <wp:lineTo x="21467" y="21562"/>
                <wp:lineTo x="21467" y="0"/>
                <wp:lineTo x="0" y="0"/>
              </wp:wrapPolygon>
            </wp:wrapTight>
            <wp:docPr id="9" name="Image 9" descr="C:\Users\Neslon\Pictures\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conf.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8610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0245" w:rsidRDefault="00870245">
      <w:pPr>
        <w:rPr>
          <w:sz w:val="24"/>
          <w:szCs w:val="24"/>
        </w:rPr>
      </w:pPr>
    </w:p>
    <w:p w:rsidR="00654D46" w:rsidRDefault="00654D46">
      <w:pPr>
        <w:rPr>
          <w:sz w:val="24"/>
          <w:szCs w:val="24"/>
        </w:rPr>
      </w:pPr>
    </w:p>
    <w:p w:rsidR="00654D46" w:rsidRDefault="00654D46">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9D6D9F" w:rsidRDefault="009D6D9F">
      <w:pPr>
        <w:rPr>
          <w:sz w:val="24"/>
          <w:szCs w:val="24"/>
        </w:rPr>
      </w:pPr>
    </w:p>
    <w:p w:rsidR="00B54272" w:rsidRDefault="00B54272">
      <w:pPr>
        <w:rPr>
          <w:sz w:val="24"/>
          <w:szCs w:val="24"/>
        </w:rPr>
      </w:pPr>
    </w:p>
    <w:p w:rsidR="00B54272" w:rsidRDefault="00B54272" w:rsidP="009D6D9F">
      <w:pPr>
        <w:pStyle w:val="Subtitle"/>
        <w:jc w:val="center"/>
      </w:pPr>
      <w:bookmarkStart w:id="333" w:name="_Toc26816207"/>
      <w:r>
        <w:t>Réservation en attente de Confirmation du client</w:t>
      </w:r>
      <w:bookmarkEnd w:id="333"/>
    </w:p>
    <w:p w:rsidR="00B54272" w:rsidRDefault="00B54272" w:rsidP="00B54272">
      <w:pPr>
        <w:jc w:val="center"/>
        <w:rPr>
          <w:sz w:val="24"/>
          <w:szCs w:val="24"/>
        </w:rPr>
      </w:pPr>
    </w:p>
    <w:p w:rsidR="00B54272" w:rsidRDefault="00B54272" w:rsidP="00B87B80">
      <w:pPr>
        <w:ind w:firstLine="709"/>
        <w:jc w:val="both"/>
        <w:rPr>
          <w:sz w:val="24"/>
          <w:szCs w:val="24"/>
        </w:rPr>
      </w:pPr>
      <w:r>
        <w:rPr>
          <w:sz w:val="24"/>
          <w:szCs w:val="24"/>
        </w:rPr>
        <w:t>Lorsque le Client confirme la réservation, il pourrait visualise la distance et la durée d’approche du Taxi en temps réel, et pourrait aussi voir l’aperçu dans la carte.</w:t>
      </w:r>
    </w:p>
    <w:p w:rsidR="00C5170D" w:rsidRDefault="00C5170D" w:rsidP="00B54272">
      <w:pPr>
        <w:rPr>
          <w:sz w:val="24"/>
          <w:szCs w:val="24"/>
        </w:rPr>
      </w:pPr>
    </w:p>
    <w:p w:rsidR="00654D46" w:rsidRDefault="00654D46">
      <w:pPr>
        <w:rPr>
          <w:sz w:val="24"/>
          <w:szCs w:val="24"/>
        </w:rPr>
      </w:pPr>
      <w:r>
        <w:rPr>
          <w:sz w:val="24"/>
          <w:szCs w:val="24"/>
        </w:rPr>
        <w:br w:type="page"/>
      </w:r>
    </w:p>
    <w:p w:rsidR="00B54272" w:rsidRDefault="00C5170D">
      <w:pPr>
        <w:rPr>
          <w:sz w:val="24"/>
          <w:szCs w:val="24"/>
        </w:rPr>
      </w:pPr>
      <w:r w:rsidRPr="00C5170D">
        <w:rPr>
          <w:noProof/>
          <w:sz w:val="24"/>
          <w:szCs w:val="24"/>
        </w:rPr>
        <w:lastRenderedPageBreak/>
        <w:drawing>
          <wp:anchor distT="0" distB="0" distL="114300" distR="114300" simplePos="0" relativeHeight="251682816" behindDoc="1" locked="0" layoutInCell="1" allowOverlap="1" wp14:anchorId="16D63179" wp14:editId="3234A97A">
            <wp:simplePos x="0" y="0"/>
            <wp:positionH relativeFrom="column">
              <wp:posOffset>1376680</wp:posOffset>
            </wp:positionH>
            <wp:positionV relativeFrom="paragraph">
              <wp:posOffset>214630</wp:posOffset>
            </wp:positionV>
            <wp:extent cx="2996565" cy="5267325"/>
            <wp:effectExtent l="0" t="0" r="0" b="0"/>
            <wp:wrapTight wrapText="bothSides">
              <wp:wrapPolygon edited="0">
                <wp:start x="0" y="0"/>
                <wp:lineTo x="0" y="21561"/>
                <wp:lineTo x="21421" y="21561"/>
                <wp:lineTo x="21421" y="0"/>
                <wp:lineTo x="0" y="0"/>
              </wp:wrapPolygon>
            </wp:wrapTight>
            <wp:docPr id="17" name="Image 17" descr="C:\Users\Neslon\Pictures\ap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Pictures\app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96565" cy="526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3B67" w:rsidRDefault="004A3B67">
      <w:pPr>
        <w:rPr>
          <w:sz w:val="24"/>
          <w:szCs w:val="24"/>
        </w:rPr>
      </w:pPr>
    </w:p>
    <w:p w:rsidR="004A3B67" w:rsidRDefault="004A3B67">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rsidP="009D6D9F">
      <w:pPr>
        <w:pStyle w:val="Subtitle"/>
        <w:jc w:val="center"/>
      </w:pPr>
      <w:bookmarkStart w:id="334" w:name="_Toc26816208"/>
      <w:r>
        <w:t>Approche du taxi</w:t>
      </w:r>
      <w:bookmarkEnd w:id="334"/>
    </w:p>
    <w:p w:rsidR="004A3B67" w:rsidRDefault="00C5170D" w:rsidP="00C74434">
      <w:pPr>
        <w:rPr>
          <w:sz w:val="24"/>
          <w:szCs w:val="24"/>
        </w:rPr>
      </w:pPr>
      <w:r>
        <w:rPr>
          <w:sz w:val="24"/>
          <w:szCs w:val="24"/>
        </w:rPr>
        <w:br w:type="page"/>
      </w:r>
    </w:p>
    <w:p w:rsidR="00D529A5" w:rsidRDefault="00375B33" w:rsidP="00716DB4">
      <w:pPr>
        <w:pStyle w:val="Heading2"/>
      </w:pPr>
      <w:bookmarkStart w:id="335" w:name="_Toc26477482"/>
      <w:bookmarkStart w:id="336" w:name="_Toc26816232"/>
      <w:bookmarkStart w:id="337" w:name="_Toc26816513"/>
      <w:r>
        <w:lastRenderedPageBreak/>
        <w:t>CHAPITRE  6 : EXTRAITS DE CODE</w:t>
      </w:r>
      <w:bookmarkEnd w:id="335"/>
      <w:bookmarkEnd w:id="336"/>
      <w:bookmarkEnd w:id="337"/>
    </w:p>
    <w:p w:rsidR="00B50415" w:rsidRPr="00FD6E17" w:rsidRDefault="005539A5" w:rsidP="00A07A7E">
      <w:pPr>
        <w:pStyle w:val="Heading3"/>
        <w:numPr>
          <w:ilvl w:val="0"/>
          <w:numId w:val="83"/>
        </w:numPr>
      </w:pPr>
      <w:bookmarkStart w:id="338" w:name="_Toc26477483"/>
      <w:bookmarkStart w:id="339" w:name="_Toc26816514"/>
      <w:r>
        <w:t>GESTION DES PA</w:t>
      </w:r>
      <w:r w:rsidR="00B50415">
        <w:t>CKAGES ET FICHIER DE CONFIGURATION</w:t>
      </w:r>
      <w:bookmarkEnd w:id="338"/>
      <w:bookmarkEnd w:id="339"/>
    </w:p>
    <w:p w:rsidR="00B50415" w:rsidRDefault="00B50415" w:rsidP="00A07A7E">
      <w:pPr>
        <w:pStyle w:val="Heading4"/>
        <w:numPr>
          <w:ilvl w:val="0"/>
          <w:numId w:val="84"/>
        </w:numPr>
      </w:pPr>
      <w:bookmarkStart w:id="340" w:name="_Toc26816515"/>
      <w:r>
        <w:t>Gestion des packages</w:t>
      </w:r>
      <w:bookmarkEnd w:id="340"/>
    </w:p>
    <w:p w:rsidR="00B50415" w:rsidRDefault="00B50415" w:rsidP="00B50415">
      <w:pPr>
        <w:rPr>
          <w:sz w:val="24"/>
          <w:szCs w:val="24"/>
        </w:rPr>
      </w:pPr>
      <w:r>
        <w:rPr>
          <w:sz w:val="24"/>
          <w:szCs w:val="24"/>
        </w:rPr>
        <w:t xml:space="preserve">Voici le </w:t>
      </w:r>
      <w:r w:rsidR="0001566A">
        <w:rPr>
          <w:sz w:val="24"/>
          <w:szCs w:val="24"/>
        </w:rPr>
        <w:t>contenu</w:t>
      </w:r>
      <w:r>
        <w:rPr>
          <w:sz w:val="24"/>
          <w:szCs w:val="24"/>
        </w:rPr>
        <w:t xml:space="preserve"> du fichier </w:t>
      </w:r>
      <w:proofErr w:type="spellStart"/>
      <w:proofErr w:type="gramStart"/>
      <w:r>
        <w:rPr>
          <w:sz w:val="24"/>
          <w:szCs w:val="24"/>
        </w:rPr>
        <w:t>package.json</w:t>
      </w:r>
      <w:proofErr w:type="spellEnd"/>
      <w:proofErr w:type="gramEnd"/>
      <w:r w:rsidR="00716DB4">
        <w:rPr>
          <w:sz w:val="24"/>
          <w:szCs w:val="24"/>
        </w:rPr>
        <w: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"name": "</w:t>
      </w:r>
      <w:proofErr w:type="spellStart"/>
      <w:r w:rsidRPr="0004528D">
        <w:rPr>
          <w:rFonts w:ascii="Consolas" w:hAnsi="Consolas"/>
          <w:sz w:val="19"/>
          <w:szCs w:val="19"/>
          <w:lang w:val="en-US"/>
        </w:rPr>
        <w:t>pikla</w:t>
      </w:r>
      <w:proofErr w:type="spellEnd"/>
      <w:r w:rsidRPr="0004528D">
        <w:rPr>
          <w:rFonts w:ascii="Consolas" w:hAnsi="Consolas"/>
          <w:sz w:val="19"/>
          <w:szCs w:val="19"/>
          <w:lang w:val="en-US"/>
        </w:rPr>
        <w: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"version": "1.0",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"author": "</w:t>
      </w:r>
      <w:proofErr w:type="spellStart"/>
      <w:r w:rsidRPr="0004528D">
        <w:rPr>
          <w:rFonts w:ascii="Consolas" w:hAnsi="Consolas"/>
          <w:sz w:val="19"/>
          <w:szCs w:val="19"/>
          <w:lang w:val="en-US"/>
        </w:rPr>
        <w:t>Eqima</w:t>
      </w:r>
      <w:proofErr w:type="spellEnd"/>
      <w:r w:rsidRPr="0004528D">
        <w:rPr>
          <w:rFonts w:ascii="Consolas" w:hAnsi="Consolas"/>
          <w:sz w:val="19"/>
          <w:szCs w:val="19"/>
          <w:lang w:val="en-US"/>
        </w:rPr>
        <w: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"homepage": "http://www.eqima.org",</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"private": true,</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"scripts":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"start": "ionic-app-scripts serve",</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"clean": "ionic-app-scripts clean",</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"build": "ionic-app-scripts build",</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"lint": "ionic-app-scripts lint"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"dependencies":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agm</w:t>
      </w:r>
      <w:proofErr w:type="spellEnd"/>
      <w:r w:rsidRPr="0004528D">
        <w:rPr>
          <w:rFonts w:ascii="Consolas" w:hAnsi="Consolas"/>
          <w:sz w:val="19"/>
          <w:szCs w:val="19"/>
          <w:lang w:val="en-US"/>
        </w:rPr>
        <w:t>/core": "^1.0.0-beta.5",</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"@angular/animations":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"@angular/common":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"@angular/compiler":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"@angular/compiler-cli":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"@angular/core":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"@angular/fire": "^5.2.3",</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"@angular/forms":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"@angular/http":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"@angular/platform-browser":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"@angular/platform-browser-dynamic":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"@ionic-native/core": "^4.16.0",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w:t>
      </w:r>
      <w:proofErr w:type="spellStart"/>
      <w:r w:rsidRPr="0004528D">
        <w:rPr>
          <w:rFonts w:ascii="Consolas" w:hAnsi="Consolas"/>
          <w:sz w:val="19"/>
          <w:szCs w:val="19"/>
          <w:lang w:val="en-US"/>
        </w:rPr>
        <w:t>facebook</w:t>
      </w:r>
      <w:proofErr w:type="spellEnd"/>
      <w:r w:rsidRPr="0004528D">
        <w:rPr>
          <w:rFonts w:ascii="Consolas" w:hAnsi="Consolas"/>
          <w:sz w:val="19"/>
          <w:szCs w:val="19"/>
          <w:lang w:val="en-US"/>
        </w:rPr>
        <w:t>": "^5.17.1",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"@ionic-native/geolocation": "^5.5.1",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"@ionic-native/google-maps": "^4.14.0",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"@ionic-native/splash-screen": "~4.20.0",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"@ionic-native/status-bar": "~4.20.0",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"@ionic/storage": "2.2.0",</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w:t>
      </w:r>
      <w:proofErr w:type="spellStart"/>
      <w:r w:rsidRPr="0004528D">
        <w:rPr>
          <w:rFonts w:ascii="Consolas" w:hAnsi="Consolas"/>
          <w:sz w:val="19"/>
          <w:szCs w:val="19"/>
        </w:rPr>
        <w:t>cordova-android</w:t>
      </w:r>
      <w:proofErr w:type="spellEnd"/>
      <w:proofErr w:type="gramStart"/>
      <w:r w:rsidRPr="0004528D">
        <w:rPr>
          <w:rFonts w:ascii="Consolas" w:hAnsi="Consolas"/>
          <w:sz w:val="19"/>
          <w:szCs w:val="19"/>
        </w:rPr>
        <w:t>":</w:t>
      </w:r>
      <w:proofErr w:type="gramEnd"/>
      <w:r w:rsidRPr="0004528D">
        <w:rPr>
          <w:rFonts w:ascii="Consolas" w:hAnsi="Consolas"/>
          <w:sz w:val="19"/>
          <w:szCs w:val="19"/>
        </w:rPr>
        <w:t xml:space="preserve"> "7.0.0",</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roofErr w:type="spellStart"/>
      <w:r w:rsidRPr="0004528D">
        <w:rPr>
          <w:rFonts w:ascii="Consolas" w:hAnsi="Consolas"/>
          <w:sz w:val="19"/>
          <w:szCs w:val="19"/>
        </w:rPr>
        <w:t>cordova</w:t>
      </w:r>
      <w:proofErr w:type="spellEnd"/>
      <w:r w:rsidRPr="0004528D">
        <w:rPr>
          <w:rFonts w:ascii="Consolas" w:hAnsi="Consolas"/>
          <w:sz w:val="19"/>
          <w:szCs w:val="19"/>
        </w:rPr>
        <w:t>-browser</w:t>
      </w:r>
      <w:proofErr w:type="gramStart"/>
      <w:r w:rsidRPr="0004528D">
        <w:rPr>
          <w:rFonts w:ascii="Consolas" w:hAnsi="Consolas"/>
          <w:sz w:val="19"/>
          <w:szCs w:val="19"/>
        </w:rPr>
        <w:t>":</w:t>
      </w:r>
      <w:proofErr w:type="gramEnd"/>
      <w:r w:rsidRPr="0004528D">
        <w:rPr>
          <w:rFonts w:ascii="Consolas" w:hAnsi="Consolas"/>
          <w:sz w:val="19"/>
          <w:szCs w:val="19"/>
        </w:rPr>
        <w:t xml:space="preserve"> "6.0.0",</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roofErr w:type="spellStart"/>
      <w:r w:rsidRPr="0004528D">
        <w:rPr>
          <w:rFonts w:ascii="Consolas" w:hAnsi="Consolas"/>
          <w:sz w:val="19"/>
          <w:szCs w:val="19"/>
        </w:rPr>
        <w:t>cordova</w:t>
      </w:r>
      <w:proofErr w:type="spellEnd"/>
      <w:r w:rsidRPr="0004528D">
        <w:rPr>
          <w:rFonts w:ascii="Consolas" w:hAnsi="Consolas"/>
          <w:sz w:val="19"/>
          <w:szCs w:val="19"/>
        </w:rPr>
        <w:t>-plugin-</w:t>
      </w:r>
      <w:proofErr w:type="spellStart"/>
      <w:r w:rsidRPr="0004528D">
        <w:rPr>
          <w:rFonts w:ascii="Consolas" w:hAnsi="Consolas"/>
          <w:sz w:val="19"/>
          <w:szCs w:val="19"/>
        </w:rPr>
        <w:t>compat</w:t>
      </w:r>
      <w:proofErr w:type="spellEnd"/>
      <w:proofErr w:type="gramStart"/>
      <w:r w:rsidRPr="0004528D">
        <w:rPr>
          <w:rFonts w:ascii="Consolas" w:hAnsi="Consolas"/>
          <w:sz w:val="19"/>
          <w:szCs w:val="19"/>
        </w:rPr>
        <w:t>":</w:t>
      </w:r>
      <w:proofErr w:type="gramEnd"/>
      <w:r w:rsidRPr="0004528D">
        <w:rPr>
          <w:rFonts w:ascii="Consolas" w:hAnsi="Consolas"/>
          <w:sz w:val="19"/>
          <w:szCs w:val="19"/>
        </w:rPr>
        <w:t xml:space="preserve"> "1.2.0",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"cordova-plugin-facebook4": "^6.2.0",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-plugin-geolocation": "4.0.1",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w:t>
      </w:r>
      <w:proofErr w:type="spellStart"/>
      <w:r w:rsidRPr="0004528D">
        <w:rPr>
          <w:rFonts w:ascii="Consolas" w:hAnsi="Consolas"/>
          <w:sz w:val="19"/>
          <w:szCs w:val="19"/>
          <w:lang w:val="en-US"/>
        </w:rPr>
        <w:t>googlemaps</w:t>
      </w:r>
      <w:proofErr w:type="spellEnd"/>
      <w:r w:rsidRPr="0004528D">
        <w:rPr>
          <w:rFonts w:ascii="Consolas" w:hAnsi="Consolas"/>
          <w:sz w:val="19"/>
          <w:szCs w:val="19"/>
          <w:lang w:val="en-US"/>
        </w:rPr>
        <w:t>": "2.6.2",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"firebase": "^7.5.0",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"install": "^0.13.0",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"ionic-angular": "3.9.5",</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ionicons</w:t>
      </w:r>
      <w:proofErr w:type="spellEnd"/>
      <w:r w:rsidRPr="0004528D">
        <w:rPr>
          <w:rFonts w:ascii="Consolas" w:hAnsi="Consolas"/>
          <w:sz w:val="19"/>
          <w:szCs w:val="19"/>
          <w:lang w:val="en-US"/>
        </w:rPr>
        <w:t>": "3.0.0",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npm</w:t>
      </w:r>
      <w:proofErr w:type="spellEnd"/>
      <w:r w:rsidRPr="0004528D">
        <w:rPr>
          <w:rFonts w:ascii="Consolas" w:hAnsi="Consolas"/>
          <w:sz w:val="19"/>
          <w:szCs w:val="19"/>
          <w:lang w:val="en-US"/>
        </w:rPr>
        <w:t>": "^6.13.1",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"promise-</w:t>
      </w:r>
      <w:proofErr w:type="spellStart"/>
      <w:r w:rsidRPr="0004528D">
        <w:rPr>
          <w:rFonts w:ascii="Consolas" w:hAnsi="Consolas"/>
          <w:sz w:val="19"/>
          <w:szCs w:val="19"/>
          <w:lang w:val="en-US"/>
        </w:rPr>
        <w:t>polyfill</w:t>
      </w:r>
      <w:proofErr w:type="spellEnd"/>
      <w:r w:rsidRPr="0004528D">
        <w:rPr>
          <w:rFonts w:ascii="Consolas" w:hAnsi="Consolas"/>
          <w:sz w:val="19"/>
          <w:szCs w:val="19"/>
          <w:lang w:val="en-US"/>
        </w:rPr>
        <w:t>": "^8.1.3",</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"react-native-image-picker": "git+https://github.com/abartolo/react-native-image-picker#UpgradeToRNv56",</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rxjs</w:t>
      </w:r>
      <w:proofErr w:type="spellEnd"/>
      <w:r w:rsidRPr="0004528D">
        <w:rPr>
          <w:rFonts w:ascii="Consolas" w:hAnsi="Consolas"/>
          <w:sz w:val="19"/>
          <w:szCs w:val="19"/>
          <w:lang w:val="en-US"/>
        </w:rPr>
        <w:t>": "5.5.11",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sw</w:t>
      </w:r>
      <w:proofErr w:type="spellEnd"/>
      <w:r w:rsidRPr="0004528D">
        <w:rPr>
          <w:rFonts w:ascii="Consolas" w:hAnsi="Consolas"/>
          <w:sz w:val="19"/>
          <w:szCs w:val="19"/>
          <w:lang w:val="en-US"/>
        </w:rPr>
        <w:t>-toolbox": "3.6.0",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tslib</w:t>
      </w:r>
      <w:proofErr w:type="spellEnd"/>
      <w:r w:rsidRPr="0004528D">
        <w:rPr>
          <w:rFonts w:ascii="Consolas" w:hAnsi="Consolas"/>
          <w:sz w:val="19"/>
          <w:szCs w:val="19"/>
          <w:lang w:val="en-US"/>
        </w:rPr>
        <w:t>": "^1.10.0",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"typescript": "^3.6.2",</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"zone.js</w:t>
      </w:r>
      <w:proofErr w:type="gramStart"/>
      <w:r w:rsidRPr="0004528D">
        <w:rPr>
          <w:rFonts w:ascii="Consolas" w:hAnsi="Consolas"/>
          <w:sz w:val="19"/>
          <w:szCs w:val="19"/>
        </w:rPr>
        <w:t>":</w:t>
      </w:r>
      <w:proofErr w:type="gramEnd"/>
      <w:r w:rsidRPr="0004528D">
        <w:rPr>
          <w:rFonts w:ascii="Consolas" w:hAnsi="Consolas"/>
          <w:sz w:val="19"/>
          <w:szCs w:val="19"/>
        </w:rPr>
        <w:t xml:space="preserve"> "0.8.29"</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roofErr w:type="spellStart"/>
      <w:r w:rsidRPr="0004528D">
        <w:rPr>
          <w:rFonts w:ascii="Consolas" w:hAnsi="Consolas"/>
          <w:sz w:val="19"/>
          <w:szCs w:val="19"/>
        </w:rPr>
        <w:t>devDependencies</w:t>
      </w:r>
      <w:proofErr w:type="spellEnd"/>
      <w:proofErr w:type="gramStart"/>
      <w:r w:rsidRPr="0004528D">
        <w:rPr>
          <w:rFonts w:ascii="Consolas" w:hAnsi="Consolas"/>
          <w:sz w:val="19"/>
          <w:szCs w:val="19"/>
        </w:rPr>
        <w:t>":</w:t>
      </w:r>
      <w:proofErr w:type="gramEnd"/>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roofErr w:type="spellStart"/>
      <w:r w:rsidRPr="0004528D">
        <w:rPr>
          <w:rFonts w:ascii="Consolas" w:hAnsi="Consolas"/>
          <w:sz w:val="19"/>
          <w:szCs w:val="19"/>
        </w:rPr>
        <w:t>ionic</w:t>
      </w:r>
      <w:proofErr w:type="spellEnd"/>
      <w:r w:rsidRPr="0004528D">
        <w:rPr>
          <w:rFonts w:ascii="Consolas" w:hAnsi="Consolas"/>
          <w:sz w:val="19"/>
          <w:szCs w:val="19"/>
        </w:rPr>
        <w:t>/</w:t>
      </w:r>
      <w:proofErr w:type="spellStart"/>
      <w:r w:rsidRPr="0004528D">
        <w:rPr>
          <w:rFonts w:ascii="Consolas" w:hAnsi="Consolas"/>
          <w:sz w:val="19"/>
          <w:szCs w:val="19"/>
        </w:rPr>
        <w:t>app</w:t>
      </w:r>
      <w:proofErr w:type="spellEnd"/>
      <w:r w:rsidRPr="0004528D">
        <w:rPr>
          <w:rFonts w:ascii="Consolas" w:hAnsi="Consolas"/>
          <w:sz w:val="19"/>
          <w:szCs w:val="19"/>
        </w:rPr>
        <w:t>-scripts</w:t>
      </w:r>
      <w:proofErr w:type="gramStart"/>
      <w:r w:rsidRPr="0004528D">
        <w:rPr>
          <w:rFonts w:ascii="Consolas" w:hAnsi="Consolas"/>
          <w:sz w:val="19"/>
          <w:szCs w:val="19"/>
        </w:rPr>
        <w:t>":</w:t>
      </w:r>
      <w:proofErr w:type="gramEnd"/>
      <w:r w:rsidRPr="0004528D">
        <w:rPr>
          <w:rFonts w:ascii="Consolas" w:hAnsi="Consolas"/>
          <w:sz w:val="19"/>
          <w:szCs w:val="19"/>
        </w:rPr>
        <w:t xml:space="preserve"> "3.2.2",</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"@types/</w:t>
      </w:r>
      <w:proofErr w:type="spellStart"/>
      <w:r w:rsidRPr="0004528D">
        <w:rPr>
          <w:rFonts w:ascii="Consolas" w:hAnsi="Consolas"/>
          <w:sz w:val="19"/>
          <w:szCs w:val="19"/>
        </w:rPr>
        <w:t>google-maps</w:t>
      </w:r>
      <w:proofErr w:type="spellEnd"/>
      <w:proofErr w:type="gramStart"/>
      <w:r w:rsidRPr="0004528D">
        <w:rPr>
          <w:rFonts w:ascii="Consolas" w:hAnsi="Consolas"/>
          <w:sz w:val="19"/>
          <w:szCs w:val="19"/>
        </w:rPr>
        <w:t>":</w:t>
      </w:r>
      <w:proofErr w:type="gramEnd"/>
      <w:r w:rsidRPr="0004528D">
        <w:rPr>
          <w:rFonts w:ascii="Consolas" w:hAnsi="Consolas"/>
          <w:sz w:val="19"/>
          <w:szCs w:val="19"/>
        </w:rPr>
        <w:t xml:space="preserve"> "^3.2.1",</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roofErr w:type="spellStart"/>
      <w:r w:rsidRPr="0004528D">
        <w:rPr>
          <w:rFonts w:ascii="Consolas" w:hAnsi="Consolas"/>
          <w:sz w:val="19"/>
          <w:szCs w:val="19"/>
        </w:rPr>
        <w:t>cordova</w:t>
      </w:r>
      <w:proofErr w:type="spellEnd"/>
      <w:r w:rsidRPr="0004528D">
        <w:rPr>
          <w:rFonts w:ascii="Consolas" w:hAnsi="Consolas"/>
          <w:sz w:val="19"/>
          <w:szCs w:val="19"/>
        </w:rPr>
        <w:t>-plugin-</w:t>
      </w:r>
      <w:proofErr w:type="spellStart"/>
      <w:r w:rsidRPr="0004528D">
        <w:rPr>
          <w:rFonts w:ascii="Consolas" w:hAnsi="Consolas"/>
          <w:sz w:val="19"/>
          <w:szCs w:val="19"/>
        </w:rPr>
        <w:t>device</w:t>
      </w:r>
      <w:proofErr w:type="spellEnd"/>
      <w:proofErr w:type="gramStart"/>
      <w:r w:rsidRPr="0004528D">
        <w:rPr>
          <w:rFonts w:ascii="Consolas" w:hAnsi="Consolas"/>
          <w:sz w:val="19"/>
          <w:szCs w:val="19"/>
        </w:rPr>
        <w:t>":</w:t>
      </w:r>
      <w:proofErr w:type="gramEnd"/>
      <w:r w:rsidRPr="0004528D">
        <w:rPr>
          <w:rFonts w:ascii="Consolas" w:hAnsi="Consolas"/>
          <w:sz w:val="19"/>
          <w:szCs w:val="19"/>
        </w:rPr>
        <w:t xml:space="preserve"> "2.0.2",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-plugin-ionic-keyboard": "^2.0.5",</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-plugin-ionic-</w:t>
      </w:r>
      <w:proofErr w:type="spellStart"/>
      <w:r w:rsidRPr="0004528D">
        <w:rPr>
          <w:rFonts w:ascii="Consolas" w:hAnsi="Consolas"/>
          <w:sz w:val="19"/>
          <w:szCs w:val="19"/>
          <w:lang w:val="en-US"/>
        </w:rPr>
        <w:t>webview</w:t>
      </w:r>
      <w:proofErr w:type="spellEnd"/>
      <w:r w:rsidRPr="0004528D">
        <w:rPr>
          <w:rFonts w:ascii="Consolas" w:hAnsi="Consolas"/>
          <w:sz w:val="19"/>
          <w:szCs w:val="19"/>
          <w:lang w:val="en-US"/>
        </w:rPr>
        <w:t>": "^4.0.0",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w:t>
      </w:r>
      <w:proofErr w:type="spellStart"/>
      <w:r w:rsidRPr="0004528D">
        <w:rPr>
          <w:rFonts w:ascii="Consolas" w:hAnsi="Consolas"/>
          <w:sz w:val="19"/>
          <w:szCs w:val="19"/>
          <w:lang w:val="en-US"/>
        </w:rPr>
        <w:t>splashscreen</w:t>
      </w:r>
      <w:proofErr w:type="spellEnd"/>
      <w:r w:rsidRPr="0004528D">
        <w:rPr>
          <w:rFonts w:ascii="Consolas" w:hAnsi="Consolas"/>
          <w:sz w:val="19"/>
          <w:szCs w:val="19"/>
          <w:lang w:val="en-US"/>
        </w:rPr>
        <w:t>": "^5.0.2",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w:t>
      </w:r>
      <w:proofErr w:type="spellStart"/>
      <w:r w:rsidRPr="0004528D">
        <w:rPr>
          <w:rFonts w:ascii="Consolas" w:hAnsi="Consolas"/>
          <w:sz w:val="19"/>
          <w:szCs w:val="19"/>
          <w:lang w:val="en-US"/>
        </w:rPr>
        <w:t>statusbar</w:t>
      </w:r>
      <w:proofErr w:type="spellEnd"/>
      <w:r w:rsidRPr="0004528D">
        <w:rPr>
          <w:rFonts w:ascii="Consolas" w:hAnsi="Consolas"/>
          <w:sz w:val="19"/>
          <w:szCs w:val="19"/>
          <w:lang w:val="en-US"/>
        </w:rPr>
        <w:t>": "2.4.2",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-plugin-whitelist": "^1.3.3"</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"description": "An Ionic project",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"plugins":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-plugin-geolocation":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"GEOLOCATION_USAGE_DESCRIPTION": "To locate you"</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-plugin-whitelist":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w:t>
      </w:r>
      <w:proofErr w:type="spellStart"/>
      <w:r w:rsidRPr="0004528D">
        <w:rPr>
          <w:rFonts w:ascii="Consolas" w:hAnsi="Consolas"/>
          <w:sz w:val="19"/>
          <w:szCs w:val="19"/>
          <w:lang w:val="en-US"/>
        </w:rPr>
        <w:t>statusbar</w:t>
      </w:r>
      <w:proofErr w:type="spellEnd"/>
      <w:r w:rsidRPr="0004528D">
        <w:rPr>
          <w:rFonts w:ascii="Consolas" w:hAnsi="Consolas"/>
          <w:sz w:val="19"/>
          <w:szCs w:val="19"/>
          <w:lang w:val="en-US"/>
        </w:rPr>
        <w:t>":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-plugin-device":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w:t>
      </w:r>
      <w:proofErr w:type="spellStart"/>
      <w:r w:rsidRPr="0004528D">
        <w:rPr>
          <w:rFonts w:ascii="Consolas" w:hAnsi="Consolas"/>
          <w:sz w:val="19"/>
          <w:szCs w:val="19"/>
          <w:lang w:val="en-US"/>
        </w:rPr>
        <w:t>splashscreen</w:t>
      </w:r>
      <w:proofErr w:type="spellEnd"/>
      <w:r w:rsidRPr="0004528D">
        <w:rPr>
          <w:rFonts w:ascii="Consolas" w:hAnsi="Consolas"/>
          <w:sz w:val="19"/>
          <w:szCs w:val="19"/>
          <w:lang w:val="en-US"/>
        </w:rPr>
        <w:t>":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-plugin-ionic-</w:t>
      </w:r>
      <w:proofErr w:type="spellStart"/>
      <w:r w:rsidRPr="0004528D">
        <w:rPr>
          <w:rFonts w:ascii="Consolas" w:hAnsi="Consolas"/>
          <w:sz w:val="19"/>
          <w:szCs w:val="19"/>
          <w:lang w:val="en-US"/>
        </w:rPr>
        <w:t>webview</w:t>
      </w:r>
      <w:proofErr w:type="spellEnd"/>
      <w:r w:rsidRPr="0004528D">
        <w:rPr>
          <w:rFonts w:ascii="Consolas" w:hAnsi="Consolas"/>
          <w:sz w:val="19"/>
          <w:szCs w:val="19"/>
          <w:lang w:val="en-US"/>
        </w:rPr>
        <w:t>":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"ANDROID_SUPPORT_ANNOTATIONS_VERSION": "</w:t>
      </w:r>
      <w:proofErr w:type="gramStart"/>
      <w:r w:rsidRPr="0004528D">
        <w:rPr>
          <w:rFonts w:ascii="Consolas" w:hAnsi="Consolas"/>
          <w:sz w:val="19"/>
          <w:szCs w:val="19"/>
          <w:lang w:val="en-US"/>
        </w:rPr>
        <w:t>27.+</w:t>
      </w:r>
      <w:proofErr w:type="gramEnd"/>
      <w:r w:rsidRPr="0004528D">
        <w:rPr>
          <w:rFonts w:ascii="Consolas" w:hAnsi="Consolas"/>
          <w:sz w:val="19"/>
          <w:szCs w:val="19"/>
          <w:lang w:val="en-US"/>
        </w:rPr>
        <w: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-plugin-ionic-keyboard":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"cordova-plugin-facebook4":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"APP_ID": "945275605845214",</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"APP_NAME": "PIKLA",</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"FACEBOOK_HYBRID_APP_EVENTS": "false",</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"FACEBOOK_ANDROID_SDK_VERSION": "5.5.2"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w:t>
      </w:r>
      <w:proofErr w:type="spellStart"/>
      <w:r w:rsidRPr="0004528D">
        <w:rPr>
          <w:rFonts w:ascii="Consolas" w:hAnsi="Consolas"/>
          <w:sz w:val="19"/>
          <w:szCs w:val="19"/>
          <w:lang w:val="en-US"/>
        </w:rPr>
        <w:t>googlemaps</w:t>
      </w:r>
      <w:proofErr w:type="spellEnd"/>
      <w:r w:rsidRPr="0004528D">
        <w:rPr>
          <w:rFonts w:ascii="Consolas" w:hAnsi="Consolas"/>
          <w:sz w:val="19"/>
          <w:szCs w:val="19"/>
          <w:lang w:val="en-US"/>
        </w:rPr>
        <w:t>":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"PLAY_SERVICES_VERSION": "15.0.1",</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"ANDROID_SUPPORT_V4_VERSION</w:t>
      </w:r>
      <w:proofErr w:type="gramStart"/>
      <w:r w:rsidRPr="0004528D">
        <w:rPr>
          <w:rFonts w:ascii="Consolas" w:hAnsi="Consolas"/>
          <w:sz w:val="19"/>
          <w:szCs w:val="19"/>
        </w:rPr>
        <w:t>":</w:t>
      </w:r>
      <w:proofErr w:type="gramEnd"/>
      <w:r w:rsidRPr="0004528D">
        <w:rPr>
          <w:rFonts w:ascii="Consolas" w:hAnsi="Consolas"/>
          <w:sz w:val="19"/>
          <w:szCs w:val="19"/>
        </w:rPr>
        <w:t xml:space="preserve"> "25.+"</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roofErr w:type="spellStart"/>
      <w:r w:rsidRPr="0004528D">
        <w:rPr>
          <w:rFonts w:ascii="Consolas" w:hAnsi="Consolas"/>
          <w:sz w:val="19"/>
          <w:szCs w:val="19"/>
        </w:rPr>
        <w:t>cordova</w:t>
      </w:r>
      <w:proofErr w:type="spellEnd"/>
      <w:r w:rsidRPr="0004528D">
        <w:rPr>
          <w:rFonts w:ascii="Consolas" w:hAnsi="Consolas"/>
          <w:sz w:val="19"/>
          <w:szCs w:val="19"/>
        </w:rPr>
        <w:t>-plugin-</w:t>
      </w:r>
      <w:proofErr w:type="spellStart"/>
      <w:r w:rsidRPr="0004528D">
        <w:rPr>
          <w:rFonts w:ascii="Consolas" w:hAnsi="Consolas"/>
          <w:sz w:val="19"/>
          <w:szCs w:val="19"/>
        </w:rPr>
        <w:t>compat</w:t>
      </w:r>
      <w:proofErr w:type="spellEnd"/>
      <w:proofErr w:type="gramStart"/>
      <w:r w:rsidRPr="0004528D">
        <w:rPr>
          <w:rFonts w:ascii="Consolas" w:hAnsi="Consolas"/>
          <w:sz w:val="19"/>
          <w:szCs w:val="19"/>
        </w:rPr>
        <w:t>":</w:t>
      </w:r>
      <w:proofErr w:type="gramEnd"/>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roofErr w:type="spellStart"/>
      <w:r w:rsidRPr="0004528D">
        <w:rPr>
          <w:rFonts w:ascii="Consolas" w:hAnsi="Consolas"/>
          <w:sz w:val="19"/>
          <w:szCs w:val="19"/>
        </w:rPr>
        <w:t>platforms</w:t>
      </w:r>
      <w:proofErr w:type="spellEnd"/>
      <w:proofErr w:type="gramStart"/>
      <w:r w:rsidRPr="0004528D">
        <w:rPr>
          <w:rFonts w:ascii="Consolas" w:hAnsi="Consolas"/>
          <w:sz w:val="19"/>
          <w:szCs w:val="19"/>
        </w:rPr>
        <w:t>":</w:t>
      </w:r>
      <w:proofErr w:type="gramEnd"/>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"browser",</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roofErr w:type="spellStart"/>
      <w:r w:rsidRPr="0004528D">
        <w:rPr>
          <w:rFonts w:ascii="Consolas" w:hAnsi="Consolas"/>
          <w:sz w:val="19"/>
          <w:szCs w:val="19"/>
        </w:rPr>
        <w:t>android</w:t>
      </w:r>
      <w:proofErr w:type="spellEnd"/>
      <w:r w:rsidRPr="0004528D">
        <w:rPr>
          <w:rFonts w:ascii="Consolas" w:hAnsi="Consolas"/>
          <w:sz w:val="19"/>
          <w:szCs w:val="19"/>
        </w:rPr>
        <w:t>"</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w:t>
      </w:r>
    </w:p>
    <w:p w:rsidR="00375B33" w:rsidRDefault="00B50415" w:rsidP="00716DB4">
      <w:pPr>
        <w:pStyle w:val="Heading4"/>
      </w:pPr>
      <w:bookmarkStart w:id="341" w:name="_Toc26816516"/>
      <w:r>
        <w:lastRenderedPageBreak/>
        <w:t>Fichier</w:t>
      </w:r>
      <w:r w:rsidR="0001566A">
        <w:t>s</w:t>
      </w:r>
      <w:r>
        <w:t xml:space="preserve"> de configuration</w:t>
      </w:r>
      <w:bookmarkEnd w:id="341"/>
    </w:p>
    <w:p w:rsidR="00716DB4" w:rsidRPr="00716DB4" w:rsidRDefault="00716DB4" w:rsidP="00A07A7E">
      <w:pPr>
        <w:pStyle w:val="Heading5"/>
        <w:numPr>
          <w:ilvl w:val="0"/>
          <w:numId w:val="85"/>
        </w:numPr>
      </w:pPr>
      <w:bookmarkStart w:id="342" w:name="_Toc26816517"/>
      <w:r>
        <w:t>Config.xml</w:t>
      </w:r>
      <w:bookmarkEnd w:id="342"/>
    </w:p>
    <w:p w:rsidR="00B50415" w:rsidRPr="00716DB4" w:rsidRDefault="00B50415" w:rsidP="00B50415">
      <w:pPr>
        <w:rPr>
          <w:sz w:val="24"/>
          <w:szCs w:val="24"/>
        </w:rPr>
      </w:pPr>
      <w:r w:rsidRPr="00716DB4">
        <w:rPr>
          <w:sz w:val="24"/>
          <w:szCs w:val="24"/>
        </w:rPr>
        <w:t xml:space="preserve">Le contenu du fichier de </w:t>
      </w:r>
      <w:r w:rsidRPr="00716DB4">
        <w:rPr>
          <w:b/>
          <w:sz w:val="24"/>
          <w:szCs w:val="24"/>
        </w:rPr>
        <w:t xml:space="preserve">config.xml </w:t>
      </w:r>
      <w:r w:rsidRPr="00716DB4">
        <w:rPr>
          <w:sz w:val="24"/>
          <w:szCs w:val="24"/>
        </w:rPr>
        <w:t>est la suivante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&lt;?xml version='1.0' encoding='utf-8'?&gt;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&lt;widget id="</w:t>
      </w:r>
      <w:proofErr w:type="spellStart"/>
      <w:proofErr w:type="gramStart"/>
      <w:r w:rsidRPr="0004528D">
        <w:rPr>
          <w:rFonts w:ascii="Consolas" w:hAnsi="Consolas"/>
          <w:sz w:val="19"/>
          <w:szCs w:val="19"/>
          <w:lang w:val="en-US"/>
        </w:rPr>
        <w:t>com.pikla</w:t>
      </w:r>
      <w:proofErr w:type="gramEnd"/>
      <w:r w:rsidRPr="0004528D">
        <w:rPr>
          <w:rFonts w:ascii="Consolas" w:hAnsi="Consolas"/>
          <w:sz w:val="19"/>
          <w:szCs w:val="19"/>
          <w:lang w:val="en-US"/>
        </w:rPr>
        <w:t>.tracker</w:t>
      </w:r>
      <w:proofErr w:type="spellEnd"/>
      <w:r w:rsidRPr="0004528D">
        <w:rPr>
          <w:rFonts w:ascii="Consolas" w:hAnsi="Consolas"/>
          <w:sz w:val="19"/>
          <w:szCs w:val="19"/>
          <w:lang w:val="en-US"/>
        </w:rPr>
        <w:t xml:space="preserve">" version="0.0.1" </w:t>
      </w:r>
      <w:proofErr w:type="spellStart"/>
      <w:r w:rsidRPr="0004528D">
        <w:rPr>
          <w:rFonts w:ascii="Consolas" w:hAnsi="Consolas"/>
          <w:sz w:val="19"/>
          <w:szCs w:val="19"/>
          <w:lang w:val="en-US"/>
        </w:rPr>
        <w:t>xmlns</w:t>
      </w:r>
      <w:proofErr w:type="spellEnd"/>
      <w:r w:rsidRPr="0004528D">
        <w:rPr>
          <w:rFonts w:ascii="Consolas" w:hAnsi="Consolas"/>
          <w:sz w:val="19"/>
          <w:szCs w:val="19"/>
          <w:lang w:val="en-US"/>
        </w:rPr>
        <w:t xml:space="preserve">="http://www.w3.org/ns/widgets" </w:t>
      </w:r>
      <w:proofErr w:type="spellStart"/>
      <w:r w:rsidRPr="0004528D">
        <w:rPr>
          <w:rFonts w:ascii="Consolas" w:hAnsi="Consolas"/>
          <w:sz w:val="19"/>
          <w:szCs w:val="19"/>
          <w:lang w:val="en-US"/>
        </w:rPr>
        <w:t>xmlns:cdv</w:t>
      </w:r>
      <w:proofErr w:type="spellEnd"/>
      <w:r w:rsidRPr="0004528D">
        <w:rPr>
          <w:rFonts w:ascii="Consolas" w:hAnsi="Consolas"/>
          <w:sz w:val="19"/>
          <w:szCs w:val="19"/>
          <w:lang w:val="en-US"/>
        </w:rPr>
        <w:t>="http://cordova.apache.org/ns/1.0"&gt;</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&lt;</w:t>
      </w:r>
      <w:proofErr w:type="spellStart"/>
      <w:proofErr w:type="gramStart"/>
      <w:r w:rsidRPr="0004528D">
        <w:rPr>
          <w:rFonts w:ascii="Consolas" w:hAnsi="Consolas"/>
          <w:sz w:val="19"/>
          <w:szCs w:val="19"/>
        </w:rPr>
        <w:t>name</w:t>
      </w:r>
      <w:proofErr w:type="spellEnd"/>
      <w:proofErr w:type="gramEnd"/>
      <w:r w:rsidRPr="0004528D">
        <w:rPr>
          <w:rFonts w:ascii="Consolas" w:hAnsi="Consolas"/>
          <w:sz w:val="19"/>
          <w:szCs w:val="19"/>
        </w:rPr>
        <w:t>&gt;</w:t>
      </w:r>
      <w:proofErr w:type="spellStart"/>
      <w:r w:rsidRPr="0004528D">
        <w:rPr>
          <w:rFonts w:ascii="Consolas" w:hAnsi="Consolas"/>
          <w:sz w:val="19"/>
          <w:szCs w:val="19"/>
        </w:rPr>
        <w:t>Pikla</w:t>
      </w:r>
      <w:proofErr w:type="spellEnd"/>
      <w:r w:rsidRPr="0004528D">
        <w:rPr>
          <w:rFonts w:ascii="Consolas" w:hAnsi="Consolas"/>
          <w:sz w:val="19"/>
          <w:szCs w:val="19"/>
        </w:rPr>
        <w:t>&lt;/</w:t>
      </w:r>
      <w:proofErr w:type="spellStart"/>
      <w:r w:rsidRPr="0004528D">
        <w:rPr>
          <w:rFonts w:ascii="Consolas" w:hAnsi="Consolas"/>
          <w:sz w:val="19"/>
          <w:szCs w:val="19"/>
        </w:rPr>
        <w:t>name</w:t>
      </w:r>
      <w:proofErr w:type="spellEnd"/>
      <w:r w:rsidRPr="0004528D">
        <w:rPr>
          <w:rFonts w:ascii="Consolas" w:hAnsi="Consolas"/>
          <w:sz w:val="19"/>
          <w:szCs w:val="19"/>
        </w:rPr>
        <w:t>&gt;</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&lt;</w:t>
      </w:r>
      <w:proofErr w:type="gramStart"/>
      <w:r w:rsidRPr="0004528D">
        <w:rPr>
          <w:rFonts w:ascii="Consolas" w:hAnsi="Consolas"/>
          <w:sz w:val="19"/>
          <w:szCs w:val="19"/>
        </w:rPr>
        <w:t>description</w:t>
      </w:r>
      <w:proofErr w:type="gramEnd"/>
      <w:r w:rsidRPr="0004528D">
        <w:rPr>
          <w:rFonts w:ascii="Consolas" w:hAnsi="Consolas"/>
          <w:sz w:val="19"/>
          <w:szCs w:val="19"/>
        </w:rPr>
        <w:t>&gt;Réservation d'un Taxi&lt;/description&gt;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 xml:space="preserve">&lt;author email="support@eqima.org" </w:t>
      </w:r>
      <w:proofErr w:type="spellStart"/>
      <w:r w:rsidRPr="0004528D">
        <w:rPr>
          <w:rFonts w:ascii="Consolas" w:hAnsi="Consolas"/>
          <w:sz w:val="19"/>
          <w:szCs w:val="19"/>
          <w:lang w:val="en-US"/>
        </w:rPr>
        <w:t>href</w:t>
      </w:r>
      <w:proofErr w:type="spellEnd"/>
      <w:r w:rsidRPr="0004528D">
        <w:rPr>
          <w:rFonts w:ascii="Consolas" w:hAnsi="Consolas"/>
          <w:sz w:val="19"/>
          <w:szCs w:val="19"/>
          <w:lang w:val="en-US"/>
        </w:rPr>
        <w:t>="http://www.eqima.org/"&gt;Eqima&lt;/author&gt;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&lt;content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="index.html"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&lt;access origin="*"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w:t>
      </w:r>
      <w:proofErr w:type="spellStart"/>
      <w:r w:rsidRPr="0004528D">
        <w:rPr>
          <w:rFonts w:ascii="Consolas" w:hAnsi="Consolas"/>
          <w:sz w:val="19"/>
          <w:szCs w:val="19"/>
          <w:lang w:val="en-US"/>
        </w:rPr>
        <w:t>href</w:t>
      </w:r>
      <w:proofErr w:type="spellEnd"/>
      <w:r w:rsidRPr="0004528D">
        <w:rPr>
          <w:rFonts w:ascii="Consolas" w:hAnsi="Consolas"/>
          <w:sz w:val="19"/>
          <w:szCs w:val="19"/>
          <w:lang w:val="en-US"/>
        </w:rPr>
        <w:t>="http://*/*"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w:t>
      </w:r>
      <w:proofErr w:type="spellStart"/>
      <w:r w:rsidRPr="0004528D">
        <w:rPr>
          <w:rFonts w:ascii="Consolas" w:hAnsi="Consolas"/>
          <w:sz w:val="19"/>
          <w:szCs w:val="19"/>
          <w:lang w:val="en-US"/>
        </w:rPr>
        <w:t>href</w:t>
      </w:r>
      <w:proofErr w:type="spellEnd"/>
      <w:r w:rsidRPr="0004528D">
        <w:rPr>
          <w:rFonts w:ascii="Consolas" w:hAnsi="Consolas"/>
          <w:sz w:val="19"/>
          <w:szCs w:val="19"/>
          <w:lang w:val="en-US"/>
        </w:rPr>
        <w:t>="https://*/*"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w:t>
      </w:r>
      <w:proofErr w:type="spellStart"/>
      <w:r w:rsidRPr="0004528D">
        <w:rPr>
          <w:rFonts w:ascii="Consolas" w:hAnsi="Consolas"/>
          <w:sz w:val="19"/>
          <w:szCs w:val="19"/>
          <w:lang w:val="en-US"/>
        </w:rPr>
        <w:t>href</w:t>
      </w:r>
      <w:proofErr w:type="spellEnd"/>
      <w:r w:rsidRPr="0004528D">
        <w:rPr>
          <w:rFonts w:ascii="Consolas" w:hAnsi="Consolas"/>
          <w:sz w:val="19"/>
          <w:szCs w:val="19"/>
          <w:lang w:val="en-US"/>
        </w:rPr>
        <w:t>="</w:t>
      </w:r>
      <w:proofErr w:type="spellStart"/>
      <w:proofErr w:type="gramStart"/>
      <w:r w:rsidRPr="0004528D">
        <w:rPr>
          <w:rFonts w:ascii="Consolas" w:hAnsi="Consolas"/>
          <w:sz w:val="19"/>
          <w:szCs w:val="19"/>
          <w:lang w:val="en-US"/>
        </w:rPr>
        <w:t>tel</w:t>
      </w:r>
      <w:proofErr w:type="spellEnd"/>
      <w:r w:rsidRPr="0004528D">
        <w:rPr>
          <w:rFonts w:ascii="Consolas" w:hAnsi="Consolas"/>
          <w:sz w:val="19"/>
          <w:szCs w:val="19"/>
          <w:lang w:val="en-US"/>
        </w:rPr>
        <w:t>:*</w:t>
      </w:r>
      <w:proofErr w:type="gramEnd"/>
      <w:r w:rsidRPr="0004528D">
        <w:rPr>
          <w:rFonts w:ascii="Consolas" w:hAnsi="Consolas"/>
          <w:sz w:val="19"/>
          <w:szCs w:val="19"/>
          <w:lang w:val="en-US"/>
        </w:rPr>
        <w:t>"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w:t>
      </w:r>
      <w:proofErr w:type="spellStart"/>
      <w:r w:rsidRPr="0004528D">
        <w:rPr>
          <w:rFonts w:ascii="Consolas" w:hAnsi="Consolas"/>
          <w:sz w:val="19"/>
          <w:szCs w:val="19"/>
          <w:lang w:val="en-US"/>
        </w:rPr>
        <w:t>href</w:t>
      </w:r>
      <w:proofErr w:type="spellEnd"/>
      <w:r w:rsidRPr="0004528D">
        <w:rPr>
          <w:rFonts w:ascii="Consolas" w:hAnsi="Consolas"/>
          <w:sz w:val="19"/>
          <w:szCs w:val="19"/>
          <w:lang w:val="en-US"/>
        </w:rPr>
        <w:t>="</w:t>
      </w:r>
      <w:proofErr w:type="spellStart"/>
      <w:proofErr w:type="gramStart"/>
      <w:r w:rsidRPr="0004528D">
        <w:rPr>
          <w:rFonts w:ascii="Consolas" w:hAnsi="Consolas"/>
          <w:sz w:val="19"/>
          <w:szCs w:val="19"/>
          <w:lang w:val="en-US"/>
        </w:rPr>
        <w:t>sms</w:t>
      </w:r>
      <w:proofErr w:type="spellEnd"/>
      <w:r w:rsidRPr="0004528D">
        <w:rPr>
          <w:rFonts w:ascii="Consolas" w:hAnsi="Consolas"/>
          <w:sz w:val="19"/>
          <w:szCs w:val="19"/>
          <w:lang w:val="en-US"/>
        </w:rPr>
        <w:t>:*</w:t>
      </w:r>
      <w:proofErr w:type="gramEnd"/>
      <w:r w:rsidRPr="0004528D">
        <w:rPr>
          <w:rFonts w:ascii="Consolas" w:hAnsi="Consolas"/>
          <w:sz w:val="19"/>
          <w:szCs w:val="19"/>
          <w:lang w:val="en-US"/>
        </w:rPr>
        <w:t>"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w:t>
      </w:r>
      <w:proofErr w:type="spellStart"/>
      <w:r w:rsidRPr="0004528D">
        <w:rPr>
          <w:rFonts w:ascii="Consolas" w:hAnsi="Consolas"/>
          <w:sz w:val="19"/>
          <w:szCs w:val="19"/>
          <w:lang w:val="en-US"/>
        </w:rPr>
        <w:t>href</w:t>
      </w:r>
      <w:proofErr w:type="spellEnd"/>
      <w:r w:rsidRPr="0004528D">
        <w:rPr>
          <w:rFonts w:ascii="Consolas" w:hAnsi="Consolas"/>
          <w:sz w:val="19"/>
          <w:szCs w:val="19"/>
          <w:lang w:val="en-US"/>
        </w:rPr>
        <w:t>="</w:t>
      </w:r>
      <w:proofErr w:type="spellStart"/>
      <w:proofErr w:type="gramStart"/>
      <w:r w:rsidRPr="0004528D">
        <w:rPr>
          <w:rFonts w:ascii="Consolas" w:hAnsi="Consolas"/>
          <w:sz w:val="19"/>
          <w:szCs w:val="19"/>
          <w:lang w:val="en-US"/>
        </w:rPr>
        <w:t>mailto</w:t>
      </w:r>
      <w:proofErr w:type="spellEnd"/>
      <w:r w:rsidRPr="0004528D">
        <w:rPr>
          <w:rFonts w:ascii="Consolas" w:hAnsi="Consolas"/>
          <w:sz w:val="19"/>
          <w:szCs w:val="19"/>
          <w:lang w:val="en-US"/>
        </w:rPr>
        <w:t>:*</w:t>
      </w:r>
      <w:proofErr w:type="gramEnd"/>
      <w:r w:rsidRPr="0004528D">
        <w:rPr>
          <w:rFonts w:ascii="Consolas" w:hAnsi="Consolas"/>
          <w:sz w:val="19"/>
          <w:szCs w:val="19"/>
          <w:lang w:val="en-US"/>
        </w:rPr>
        <w:t>"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w:t>
      </w:r>
      <w:proofErr w:type="spellStart"/>
      <w:r w:rsidRPr="0004528D">
        <w:rPr>
          <w:rFonts w:ascii="Consolas" w:hAnsi="Consolas"/>
          <w:sz w:val="19"/>
          <w:szCs w:val="19"/>
          <w:lang w:val="en-US"/>
        </w:rPr>
        <w:t>href</w:t>
      </w:r>
      <w:proofErr w:type="spellEnd"/>
      <w:r w:rsidRPr="0004528D">
        <w:rPr>
          <w:rFonts w:ascii="Consolas" w:hAnsi="Consolas"/>
          <w:sz w:val="19"/>
          <w:szCs w:val="19"/>
          <w:lang w:val="en-US"/>
        </w:rPr>
        <w:t>="</w:t>
      </w:r>
      <w:proofErr w:type="gramStart"/>
      <w:r w:rsidRPr="0004528D">
        <w:rPr>
          <w:rFonts w:ascii="Consolas" w:hAnsi="Consolas"/>
          <w:sz w:val="19"/>
          <w:szCs w:val="19"/>
          <w:lang w:val="en-US"/>
        </w:rPr>
        <w:t>geo:*</w:t>
      </w:r>
      <w:proofErr w:type="gramEnd"/>
      <w:r w:rsidRPr="0004528D">
        <w:rPr>
          <w:rFonts w:ascii="Consolas" w:hAnsi="Consolas"/>
          <w:sz w:val="19"/>
          <w:szCs w:val="19"/>
          <w:lang w:val="en-US"/>
        </w:rPr>
        <w:t>"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w:t>
      </w:r>
      <w:proofErr w:type="spellStart"/>
      <w:r w:rsidRPr="0004528D">
        <w:rPr>
          <w:rFonts w:ascii="Consolas" w:hAnsi="Consolas"/>
          <w:sz w:val="19"/>
          <w:szCs w:val="19"/>
          <w:lang w:val="en-US"/>
        </w:rPr>
        <w:t>ScrollEnabled</w:t>
      </w:r>
      <w:proofErr w:type="spellEnd"/>
      <w:r w:rsidRPr="0004528D">
        <w:rPr>
          <w:rFonts w:ascii="Consolas" w:hAnsi="Consolas"/>
          <w:sz w:val="19"/>
          <w:szCs w:val="19"/>
          <w:lang w:val="en-US"/>
        </w:rPr>
        <w:t>" value="false"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name="android-</w:t>
      </w:r>
      <w:proofErr w:type="spellStart"/>
      <w:r w:rsidRPr="0004528D">
        <w:rPr>
          <w:rFonts w:ascii="Consolas" w:hAnsi="Consolas"/>
          <w:sz w:val="19"/>
          <w:szCs w:val="19"/>
          <w:lang w:val="en-US"/>
        </w:rPr>
        <w:t>minSdkVersion</w:t>
      </w:r>
      <w:proofErr w:type="spellEnd"/>
      <w:r w:rsidRPr="0004528D">
        <w:rPr>
          <w:rFonts w:ascii="Consolas" w:hAnsi="Consolas"/>
          <w:sz w:val="19"/>
          <w:szCs w:val="19"/>
          <w:lang w:val="en-US"/>
        </w:rPr>
        <w:t>" value="19"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w:t>
      </w:r>
      <w:proofErr w:type="spellStart"/>
      <w:r w:rsidRPr="0004528D">
        <w:rPr>
          <w:rFonts w:ascii="Consolas" w:hAnsi="Consolas"/>
          <w:sz w:val="19"/>
          <w:szCs w:val="19"/>
          <w:lang w:val="en-US"/>
        </w:rPr>
        <w:t>BackupWebStorage</w:t>
      </w:r>
      <w:proofErr w:type="spellEnd"/>
      <w:r w:rsidRPr="0004528D">
        <w:rPr>
          <w:rFonts w:ascii="Consolas" w:hAnsi="Consolas"/>
          <w:sz w:val="19"/>
          <w:szCs w:val="19"/>
          <w:lang w:val="en-US"/>
        </w:rPr>
        <w:t>" value="none"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w:t>
      </w:r>
      <w:proofErr w:type="spellStart"/>
      <w:r w:rsidRPr="0004528D">
        <w:rPr>
          <w:rFonts w:ascii="Consolas" w:hAnsi="Consolas"/>
          <w:sz w:val="19"/>
          <w:szCs w:val="19"/>
          <w:lang w:val="en-US"/>
        </w:rPr>
        <w:t>SplashMaintainAspectRatio</w:t>
      </w:r>
      <w:proofErr w:type="spellEnd"/>
      <w:r w:rsidRPr="0004528D">
        <w:rPr>
          <w:rFonts w:ascii="Consolas" w:hAnsi="Consolas"/>
          <w:sz w:val="19"/>
          <w:szCs w:val="19"/>
          <w:lang w:val="en-US"/>
        </w:rPr>
        <w:t>" value="true"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w:t>
      </w:r>
      <w:proofErr w:type="spellStart"/>
      <w:r w:rsidRPr="0004528D">
        <w:rPr>
          <w:rFonts w:ascii="Consolas" w:hAnsi="Consolas"/>
          <w:sz w:val="19"/>
          <w:szCs w:val="19"/>
          <w:lang w:val="en-US"/>
        </w:rPr>
        <w:t>FadeSplashScreenDuration</w:t>
      </w:r>
      <w:proofErr w:type="spellEnd"/>
      <w:r w:rsidRPr="0004528D">
        <w:rPr>
          <w:rFonts w:ascii="Consolas" w:hAnsi="Consolas"/>
          <w:sz w:val="19"/>
          <w:szCs w:val="19"/>
          <w:lang w:val="en-US"/>
        </w:rPr>
        <w:t>" value="300"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w:t>
      </w:r>
      <w:proofErr w:type="spellStart"/>
      <w:r w:rsidRPr="0004528D">
        <w:rPr>
          <w:rFonts w:ascii="Consolas" w:hAnsi="Consolas"/>
          <w:sz w:val="19"/>
          <w:szCs w:val="19"/>
          <w:lang w:val="en-US"/>
        </w:rPr>
        <w:t>SplashShowOnlyFirstTime</w:t>
      </w:r>
      <w:proofErr w:type="spellEnd"/>
      <w:r w:rsidRPr="0004528D">
        <w:rPr>
          <w:rFonts w:ascii="Consolas" w:hAnsi="Consolas"/>
          <w:sz w:val="19"/>
          <w:szCs w:val="19"/>
          <w:lang w:val="en-US"/>
        </w:rPr>
        <w:t>" value="false"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w:t>
      </w:r>
      <w:proofErr w:type="spellStart"/>
      <w:r w:rsidRPr="0004528D">
        <w:rPr>
          <w:rFonts w:ascii="Consolas" w:hAnsi="Consolas"/>
          <w:sz w:val="19"/>
          <w:szCs w:val="19"/>
          <w:lang w:val="en-US"/>
        </w:rPr>
        <w:t>SplashScreen</w:t>
      </w:r>
      <w:proofErr w:type="spellEnd"/>
      <w:r w:rsidRPr="0004528D">
        <w:rPr>
          <w:rFonts w:ascii="Consolas" w:hAnsi="Consolas"/>
          <w:sz w:val="19"/>
          <w:szCs w:val="19"/>
          <w:lang w:val="en-US"/>
        </w:rPr>
        <w:t>" value="screen"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w:t>
      </w:r>
      <w:proofErr w:type="spellStart"/>
      <w:r w:rsidRPr="0004528D">
        <w:rPr>
          <w:rFonts w:ascii="Consolas" w:hAnsi="Consolas"/>
          <w:sz w:val="19"/>
          <w:szCs w:val="19"/>
          <w:lang w:val="en-US"/>
        </w:rPr>
        <w:t>SplashScreenDelay</w:t>
      </w:r>
      <w:proofErr w:type="spellEnd"/>
      <w:r w:rsidRPr="0004528D">
        <w:rPr>
          <w:rFonts w:ascii="Consolas" w:hAnsi="Consolas"/>
          <w:sz w:val="19"/>
          <w:szCs w:val="19"/>
          <w:lang w:val="en-US"/>
        </w:rPr>
        <w:t>" value="3000"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name="android-</w:t>
      </w:r>
      <w:proofErr w:type="spellStart"/>
      <w:r w:rsidRPr="0004528D">
        <w:rPr>
          <w:rFonts w:ascii="Consolas" w:hAnsi="Consolas"/>
          <w:sz w:val="19"/>
          <w:szCs w:val="19"/>
          <w:lang w:val="en-US"/>
        </w:rPr>
        <w:t>targetSdkVersion</w:t>
      </w:r>
      <w:proofErr w:type="spellEnd"/>
      <w:r w:rsidRPr="0004528D">
        <w:rPr>
          <w:rFonts w:ascii="Consolas" w:hAnsi="Consolas"/>
          <w:sz w:val="19"/>
          <w:szCs w:val="19"/>
          <w:lang w:val="en-US"/>
        </w:rPr>
        <w:t>" value="25"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name="GOOGLE_MAPS_ANDROID_API_KEY" value="AIzaSyDYAs15UwMEkhXAhBqRzoQET2b3aVy4JgM"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 name="android"&gt;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w:t>
      </w:r>
      <w:proofErr w:type="spellStart"/>
      <w:r w:rsidRPr="0004528D">
        <w:rPr>
          <w:rFonts w:ascii="Consolas" w:hAnsi="Consolas"/>
          <w:sz w:val="19"/>
          <w:szCs w:val="19"/>
          <w:lang w:val="en-US"/>
        </w:rPr>
        <w:t>href</w:t>
      </w:r>
      <w:proofErr w:type="spellEnd"/>
      <w:r w:rsidRPr="0004528D">
        <w:rPr>
          <w:rFonts w:ascii="Consolas" w:hAnsi="Consolas"/>
          <w:sz w:val="19"/>
          <w:szCs w:val="19"/>
          <w:lang w:val="en-US"/>
        </w:rPr>
        <w:t>="</w:t>
      </w:r>
      <w:proofErr w:type="gramStart"/>
      <w:r w:rsidRPr="0004528D">
        <w:rPr>
          <w:rFonts w:ascii="Consolas" w:hAnsi="Consolas"/>
          <w:sz w:val="19"/>
          <w:szCs w:val="19"/>
          <w:lang w:val="en-US"/>
        </w:rPr>
        <w:t>market:*</w:t>
      </w:r>
      <w:proofErr w:type="gramEnd"/>
      <w:r w:rsidRPr="0004528D">
        <w:rPr>
          <w:rFonts w:ascii="Consolas" w:hAnsi="Consolas"/>
          <w:sz w:val="19"/>
          <w:szCs w:val="19"/>
          <w:lang w:val="en-US"/>
        </w:rPr>
        <w:t>"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w:t>
      </w:r>
      <w:proofErr w:type="spellStart"/>
      <w:r w:rsidRPr="0004528D">
        <w:rPr>
          <w:rFonts w:ascii="Consolas" w:hAnsi="Consolas"/>
          <w:sz w:val="19"/>
          <w:szCs w:val="19"/>
          <w:lang w:val="en-US"/>
        </w:rPr>
        <w:t>ldpi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="resources/android/icon/drawable-ldpi-icon.png"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w:t>
      </w:r>
      <w:proofErr w:type="spellStart"/>
      <w:r w:rsidRPr="0004528D">
        <w:rPr>
          <w:rFonts w:ascii="Consolas" w:hAnsi="Consolas"/>
          <w:sz w:val="19"/>
          <w:szCs w:val="19"/>
          <w:lang w:val="en-US"/>
        </w:rPr>
        <w:t>mdpi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="resources/android/icon/drawable-mdpi-icon.png"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w:t>
      </w:r>
      <w:proofErr w:type="spellStart"/>
      <w:r w:rsidRPr="0004528D">
        <w:rPr>
          <w:rFonts w:ascii="Consolas" w:hAnsi="Consolas"/>
          <w:sz w:val="19"/>
          <w:szCs w:val="19"/>
          <w:lang w:val="en-US"/>
        </w:rPr>
        <w:t>hdpi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="resources/android/icon/drawable-hdpi-icon.png"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&lt;icon density="</w:t>
      </w:r>
      <w:proofErr w:type="spellStart"/>
      <w:r w:rsidRPr="0004528D">
        <w:rPr>
          <w:rFonts w:ascii="Consolas" w:hAnsi="Consolas"/>
          <w:sz w:val="19"/>
          <w:szCs w:val="19"/>
          <w:lang w:val="en-US"/>
        </w:rPr>
        <w:t>xhdpi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="resources/android/icon/drawable-xhdpi-icon.png"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w:t>
      </w:r>
      <w:proofErr w:type="spellStart"/>
      <w:r w:rsidRPr="0004528D">
        <w:rPr>
          <w:rFonts w:ascii="Consolas" w:hAnsi="Consolas"/>
          <w:sz w:val="19"/>
          <w:szCs w:val="19"/>
          <w:lang w:val="en-US"/>
        </w:rPr>
        <w:t>xxhdpi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="resources/android/icon/drawable-xxhdpi-icon.png"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w:t>
      </w:r>
      <w:proofErr w:type="spellStart"/>
      <w:r w:rsidRPr="0004528D">
        <w:rPr>
          <w:rFonts w:ascii="Consolas" w:hAnsi="Consolas"/>
          <w:sz w:val="19"/>
          <w:szCs w:val="19"/>
          <w:lang w:val="en-US"/>
        </w:rPr>
        <w:t>xxxhdpi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="resources/android/icon/drawable-xxxhdpi-icon.png"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w:t>
      </w:r>
      <w:proofErr w:type="spellStart"/>
      <w:r w:rsidRPr="0004528D">
        <w:rPr>
          <w:rFonts w:ascii="Consolas" w:hAnsi="Consolas"/>
          <w:sz w:val="19"/>
          <w:szCs w:val="19"/>
          <w:lang w:val="en-US"/>
        </w:rPr>
        <w:t>ldpi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="resources/android/splash/drawable-land-ldpi-screen.png"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w:t>
      </w:r>
      <w:proofErr w:type="spellStart"/>
      <w:r w:rsidRPr="0004528D">
        <w:rPr>
          <w:rFonts w:ascii="Consolas" w:hAnsi="Consolas"/>
          <w:sz w:val="19"/>
          <w:szCs w:val="19"/>
          <w:lang w:val="en-US"/>
        </w:rPr>
        <w:t>mdpi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="resources/android/splash/drawable-land-mdpi-screen.png"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w:t>
      </w:r>
      <w:proofErr w:type="spellStart"/>
      <w:r w:rsidRPr="0004528D">
        <w:rPr>
          <w:rFonts w:ascii="Consolas" w:hAnsi="Consolas"/>
          <w:sz w:val="19"/>
          <w:szCs w:val="19"/>
          <w:lang w:val="en-US"/>
        </w:rPr>
        <w:t>hdpi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="resources/android/splash/drawable-land-hdpi-screen.png"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w:t>
      </w:r>
      <w:proofErr w:type="spellStart"/>
      <w:r w:rsidRPr="0004528D">
        <w:rPr>
          <w:rFonts w:ascii="Consolas" w:hAnsi="Consolas"/>
          <w:sz w:val="19"/>
          <w:szCs w:val="19"/>
          <w:lang w:val="en-US"/>
        </w:rPr>
        <w:t>xhdpi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="resources/android/splash/drawable-land-xhdpi-screen.png"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w:t>
      </w:r>
      <w:proofErr w:type="spellStart"/>
      <w:r w:rsidRPr="0004528D">
        <w:rPr>
          <w:rFonts w:ascii="Consolas" w:hAnsi="Consolas"/>
          <w:sz w:val="19"/>
          <w:szCs w:val="19"/>
          <w:lang w:val="en-US"/>
        </w:rPr>
        <w:t>xxhdpi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="resources/android/splash/drawable-land-xxhdpi-screen.png"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w:t>
      </w:r>
      <w:proofErr w:type="spellStart"/>
      <w:r w:rsidRPr="0004528D">
        <w:rPr>
          <w:rFonts w:ascii="Consolas" w:hAnsi="Consolas"/>
          <w:sz w:val="19"/>
          <w:szCs w:val="19"/>
          <w:lang w:val="en-US"/>
        </w:rPr>
        <w:t>xxxhdpi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="resources/android/splash/drawable-land-xxxhdpi-screen.png"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w:t>
      </w:r>
      <w:proofErr w:type="spellStart"/>
      <w:r w:rsidRPr="0004528D">
        <w:rPr>
          <w:rFonts w:ascii="Consolas" w:hAnsi="Consolas"/>
          <w:sz w:val="19"/>
          <w:szCs w:val="19"/>
          <w:lang w:val="en-US"/>
        </w:rPr>
        <w:t>ldpi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="resources/android/splash/drawable-port-ldpi-screen.png"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w:t>
      </w:r>
      <w:proofErr w:type="spellStart"/>
      <w:r w:rsidRPr="0004528D">
        <w:rPr>
          <w:rFonts w:ascii="Consolas" w:hAnsi="Consolas"/>
          <w:sz w:val="19"/>
          <w:szCs w:val="19"/>
          <w:lang w:val="en-US"/>
        </w:rPr>
        <w:t>mdpi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="resources/android/splash/drawable-port-mdpi-screen.png"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w:t>
      </w:r>
      <w:proofErr w:type="spellStart"/>
      <w:r w:rsidRPr="0004528D">
        <w:rPr>
          <w:rFonts w:ascii="Consolas" w:hAnsi="Consolas"/>
          <w:sz w:val="19"/>
          <w:szCs w:val="19"/>
          <w:lang w:val="en-US"/>
        </w:rPr>
        <w:t>hdpi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="resources/android/splash/drawable-port-hdpi-screen.png"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w:t>
      </w:r>
      <w:proofErr w:type="spellStart"/>
      <w:r w:rsidRPr="0004528D">
        <w:rPr>
          <w:rFonts w:ascii="Consolas" w:hAnsi="Consolas"/>
          <w:sz w:val="19"/>
          <w:szCs w:val="19"/>
          <w:lang w:val="en-US"/>
        </w:rPr>
        <w:t>xhdpi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="resources/android/splash/drawable-port-xhdpi-screen.png"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w:t>
      </w:r>
      <w:proofErr w:type="spellStart"/>
      <w:r w:rsidRPr="0004528D">
        <w:rPr>
          <w:rFonts w:ascii="Consolas" w:hAnsi="Consolas"/>
          <w:sz w:val="19"/>
          <w:szCs w:val="19"/>
          <w:lang w:val="en-US"/>
        </w:rPr>
        <w:t>xxhdpi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="resources/android/splash/drawable-port-xxhdpi-screen.png"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w:t>
      </w:r>
      <w:proofErr w:type="spellStart"/>
      <w:r w:rsidRPr="0004528D">
        <w:rPr>
          <w:rFonts w:ascii="Consolas" w:hAnsi="Consolas"/>
          <w:sz w:val="19"/>
          <w:szCs w:val="19"/>
          <w:lang w:val="en-US"/>
        </w:rPr>
        <w:t>xxxhdpi</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="resources/android/splash/drawable-port-xxxhdpi-screen.png"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 name="</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w:t>
      </w:r>
      <w:proofErr w:type="spellStart"/>
      <w:r w:rsidRPr="0004528D">
        <w:rPr>
          <w:rFonts w:ascii="Consolas" w:hAnsi="Consolas"/>
          <w:sz w:val="19"/>
          <w:szCs w:val="19"/>
          <w:lang w:val="en-US"/>
        </w:rPr>
        <w:t>href</w:t>
      </w:r>
      <w:proofErr w:type="spellEnd"/>
      <w:r w:rsidRPr="0004528D">
        <w:rPr>
          <w:rFonts w:ascii="Consolas" w:hAnsi="Consolas"/>
          <w:sz w:val="19"/>
          <w:szCs w:val="19"/>
          <w:lang w:val="en-US"/>
        </w:rPr>
        <w:t>="</w:t>
      </w:r>
      <w:proofErr w:type="spellStart"/>
      <w:proofErr w:type="gramStart"/>
      <w:r w:rsidRPr="0004528D">
        <w:rPr>
          <w:rFonts w:ascii="Consolas" w:hAnsi="Consolas"/>
          <w:sz w:val="19"/>
          <w:szCs w:val="19"/>
          <w:lang w:val="en-US"/>
        </w:rPr>
        <w:t>itms</w:t>
      </w:r>
      <w:proofErr w:type="spellEnd"/>
      <w:r w:rsidRPr="0004528D">
        <w:rPr>
          <w:rFonts w:ascii="Consolas" w:hAnsi="Consolas"/>
          <w:sz w:val="19"/>
          <w:szCs w:val="19"/>
          <w:lang w:val="en-US"/>
        </w:rPr>
        <w:t>:*</w:t>
      </w:r>
      <w:proofErr w:type="gramEnd"/>
      <w:r w:rsidRPr="0004528D">
        <w:rPr>
          <w:rFonts w:ascii="Consolas" w:hAnsi="Consolas"/>
          <w:sz w:val="19"/>
          <w:szCs w:val="19"/>
          <w:lang w:val="en-US"/>
        </w:rPr>
        <w:t>"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w:t>
      </w:r>
      <w:proofErr w:type="spellStart"/>
      <w:r w:rsidRPr="0004528D">
        <w:rPr>
          <w:rFonts w:ascii="Consolas" w:hAnsi="Consolas"/>
          <w:sz w:val="19"/>
          <w:szCs w:val="19"/>
          <w:lang w:val="en-US"/>
        </w:rPr>
        <w:t>href</w:t>
      </w:r>
      <w:proofErr w:type="spellEnd"/>
      <w:r w:rsidRPr="0004528D">
        <w:rPr>
          <w:rFonts w:ascii="Consolas" w:hAnsi="Consolas"/>
          <w:sz w:val="19"/>
          <w:szCs w:val="19"/>
          <w:lang w:val="en-US"/>
        </w:rPr>
        <w:t>="</w:t>
      </w:r>
      <w:proofErr w:type="spellStart"/>
      <w:r w:rsidRPr="0004528D">
        <w:rPr>
          <w:rFonts w:ascii="Consolas" w:hAnsi="Consolas"/>
          <w:sz w:val="19"/>
          <w:szCs w:val="19"/>
          <w:lang w:val="en-US"/>
        </w:rPr>
        <w:t>itms</w:t>
      </w:r>
      <w:proofErr w:type="spellEnd"/>
      <w:r w:rsidRPr="0004528D">
        <w:rPr>
          <w:rFonts w:ascii="Consolas" w:hAnsi="Consolas"/>
          <w:sz w:val="19"/>
          <w:szCs w:val="19"/>
          <w:lang w:val="en-US"/>
        </w:rPr>
        <w:t>-</w:t>
      </w:r>
      <w:proofErr w:type="gramStart"/>
      <w:r w:rsidRPr="0004528D">
        <w:rPr>
          <w:rFonts w:ascii="Consolas" w:hAnsi="Consolas"/>
          <w:sz w:val="19"/>
          <w:szCs w:val="19"/>
          <w:lang w:val="en-US"/>
        </w:rPr>
        <w:t>apps:*</w:t>
      </w:r>
      <w:proofErr w:type="gramEnd"/>
      <w:r w:rsidRPr="0004528D">
        <w:rPr>
          <w:rFonts w:ascii="Consolas" w:hAnsi="Consolas"/>
          <w:sz w:val="19"/>
          <w:szCs w:val="19"/>
          <w:lang w:val="en-US"/>
        </w:rPr>
        <w:t>"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height="57"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/icon/icon.png" width="57"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height="114"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/icon/icon@2x.png" width="114"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height="40"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/icon/icon-40.png" width="40"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height="80"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/icon/icon-40@2x.png" width="80"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height="120"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/icon/icon-40@3x.png" width="120"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height="50"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/icon/icon-50.png" width="50"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height="100"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/icon/icon-50@2x.png" width="100"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&lt;icon height="60"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/icon/icon-60.png" width="60"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height="120"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/icon/icon-60@2x.png" width="120"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height="180"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/icon/icon-60@3x.png" width="180"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height="72"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/icon/icon-72.png" width="72"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height="144"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/icon/icon-72@2x.png" width="144"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height="76"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/icon/icon-76.png" width="76"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height="152"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/icon/icon-76@2x.png" width="152"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height="167"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/icon/icon-83.5@2x.png" width="167"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height="29"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/icon/icon-small.png" width="29"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height="58"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/icon/icon-small@2x.png" width="58"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height="87"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/icon/icon-small@3x.png" width="87"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height="1024"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/icon/icon-1024.png" width="1024"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height="1136"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/splash/Default-568h@2x~iphone.png" width="640"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height="1334"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/splash/Default-667h.png" width="750"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height="2208"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/splash/Default-736h.png" width="1242"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height="1242"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/splash/Default-Landscape-736h.png" width="2208"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height="1536"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/splash/Default-Landscape@2x~ipad.png" width="2048"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height="2048"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/splash/Default-Landscape@~ipadpro.png" width="2732"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height="768"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/splash/Default-Landscape~ipad.png" width="1024"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height="2048"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/splash/Default-Portrait@2x~ipad.png" width="1536"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height="2732"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/splash/Default-Portrait@~ipadpro.png" width="2048"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height="1024"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/splash/Default-Portrait~ipad.png" width="768"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height="960"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/splash/Default@2x~iphone.png" width="640"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height="480"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/splash/Default~iphone.png" width="320"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height="2732"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="resources/</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/splash/Default@2x~universal~anyany.png" width="2732"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&lt;plugin name="</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-plugin-whitelist" spec="1.3.3"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w:t>
      </w:r>
      <w:proofErr w:type="spellStart"/>
      <w:r w:rsidRPr="0004528D">
        <w:rPr>
          <w:rFonts w:ascii="Consolas" w:hAnsi="Consolas"/>
          <w:sz w:val="19"/>
          <w:szCs w:val="19"/>
          <w:lang w:val="en-US"/>
        </w:rPr>
        <w:t>statusbar</w:t>
      </w:r>
      <w:proofErr w:type="spellEnd"/>
      <w:r w:rsidRPr="0004528D">
        <w:rPr>
          <w:rFonts w:ascii="Consolas" w:hAnsi="Consolas"/>
          <w:sz w:val="19"/>
          <w:szCs w:val="19"/>
          <w:lang w:val="en-US"/>
        </w:rPr>
        <w:t>" spec="2.4.2"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-plugin-device" spec="2.0.2"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w:t>
      </w:r>
      <w:proofErr w:type="spellStart"/>
      <w:r w:rsidRPr="0004528D">
        <w:rPr>
          <w:rFonts w:ascii="Consolas" w:hAnsi="Consolas"/>
          <w:sz w:val="19"/>
          <w:szCs w:val="19"/>
          <w:lang w:val="en-US"/>
        </w:rPr>
        <w:t>splashscreen</w:t>
      </w:r>
      <w:proofErr w:type="spellEnd"/>
      <w:r w:rsidRPr="0004528D">
        <w:rPr>
          <w:rFonts w:ascii="Consolas" w:hAnsi="Consolas"/>
          <w:sz w:val="19"/>
          <w:szCs w:val="19"/>
          <w:lang w:val="en-US"/>
        </w:rPr>
        <w:t>" spec="5.0.2"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-plugin-ionic-</w:t>
      </w:r>
      <w:proofErr w:type="spellStart"/>
      <w:r w:rsidRPr="0004528D">
        <w:rPr>
          <w:rFonts w:ascii="Consolas" w:hAnsi="Consolas"/>
          <w:sz w:val="19"/>
          <w:szCs w:val="19"/>
          <w:lang w:val="en-US"/>
        </w:rPr>
        <w:t>webview</w:t>
      </w:r>
      <w:proofErr w:type="spellEnd"/>
      <w:r w:rsidRPr="0004528D">
        <w:rPr>
          <w:rFonts w:ascii="Consolas" w:hAnsi="Consolas"/>
          <w:sz w:val="19"/>
          <w:szCs w:val="19"/>
          <w:lang w:val="en-US"/>
        </w:rPr>
        <w:t>" spec="^4.0.0"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w:t>
      </w:r>
      <w:proofErr w:type="spellStart"/>
      <w:r w:rsidRPr="0004528D">
        <w:rPr>
          <w:rFonts w:ascii="Consolas" w:hAnsi="Consolas"/>
          <w:sz w:val="19"/>
          <w:szCs w:val="19"/>
          <w:lang w:val="en-US"/>
        </w:rPr>
        <w:t>cordova</w:t>
      </w:r>
      <w:proofErr w:type="spellEnd"/>
      <w:r w:rsidRPr="0004528D">
        <w:rPr>
          <w:rFonts w:ascii="Consolas" w:hAnsi="Consolas"/>
          <w:sz w:val="19"/>
          <w:szCs w:val="19"/>
          <w:lang w:val="en-US"/>
        </w:rPr>
        <w:t>-plugin-ionic-keyboard" spec="^2.0.5" /&gt;</w:t>
      </w:r>
    </w:p>
    <w:p w:rsidR="00716DB4" w:rsidRPr="0004528D" w:rsidRDefault="00B50415" w:rsidP="0004528D">
      <w:pPr>
        <w:spacing w:line="240" w:lineRule="auto"/>
        <w:rPr>
          <w:rFonts w:ascii="Consolas" w:hAnsi="Consolas"/>
          <w:sz w:val="19"/>
          <w:szCs w:val="19"/>
        </w:rPr>
      </w:pPr>
      <w:r w:rsidRPr="0004528D">
        <w:rPr>
          <w:rFonts w:ascii="Consolas" w:hAnsi="Consolas"/>
          <w:sz w:val="19"/>
          <w:szCs w:val="19"/>
        </w:rPr>
        <w:t>&lt;/widget&gt;</w:t>
      </w:r>
    </w:p>
    <w:p w:rsidR="00B50415" w:rsidRDefault="00716DB4" w:rsidP="00A07A7E">
      <w:pPr>
        <w:pStyle w:val="Heading5"/>
        <w:numPr>
          <w:ilvl w:val="0"/>
          <w:numId w:val="85"/>
        </w:numPr>
      </w:pPr>
      <w:bookmarkStart w:id="343" w:name="_Toc26816518"/>
      <w:proofErr w:type="spellStart"/>
      <w:proofErr w:type="gramStart"/>
      <w:r>
        <w:t>tsconfig.json</w:t>
      </w:r>
      <w:bookmarkEnd w:id="343"/>
      <w:proofErr w:type="spellEnd"/>
      <w:proofErr w:type="gramEnd"/>
    </w:p>
    <w:p w:rsidR="00B50415" w:rsidRPr="00716DB4" w:rsidRDefault="00B50415" w:rsidP="00716DB4">
      <w:pPr>
        <w:jc w:val="both"/>
        <w:rPr>
          <w:b/>
          <w:sz w:val="24"/>
          <w:szCs w:val="24"/>
        </w:rPr>
      </w:pPr>
      <w:r w:rsidRPr="00716DB4">
        <w:rPr>
          <w:sz w:val="24"/>
          <w:szCs w:val="24"/>
        </w:rPr>
        <w:t xml:space="preserve">Ci </w:t>
      </w:r>
      <w:proofErr w:type="spellStart"/>
      <w:r w:rsidRPr="00716DB4">
        <w:rPr>
          <w:sz w:val="24"/>
          <w:szCs w:val="24"/>
        </w:rPr>
        <w:t>apres</w:t>
      </w:r>
      <w:proofErr w:type="spellEnd"/>
      <w:r w:rsidRPr="00716DB4">
        <w:rPr>
          <w:sz w:val="24"/>
          <w:szCs w:val="24"/>
        </w:rPr>
        <w:t xml:space="preserve"> le contenu du fichier </w:t>
      </w:r>
      <w:proofErr w:type="spellStart"/>
      <w:proofErr w:type="gramStart"/>
      <w:r w:rsidRPr="00716DB4">
        <w:rPr>
          <w:b/>
          <w:sz w:val="24"/>
          <w:szCs w:val="24"/>
        </w:rPr>
        <w:t>tsconfig.json</w:t>
      </w:r>
      <w:proofErr w:type="spellEnd"/>
      <w:proofErr w:type="gramEnd"/>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compilerOptions</w:t>
      </w:r>
      <w:proofErr w:type="spellEnd"/>
      <w:r w:rsidRPr="0004528D">
        <w:rPr>
          <w:rFonts w:ascii="Consolas" w:hAnsi="Consolas"/>
          <w:sz w:val="19"/>
          <w:szCs w:val="19"/>
          <w:lang w:val="en-US"/>
        </w:rPr>
        <w:t>":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allowSyntheticDefaultImports</w:t>
      </w:r>
      <w:proofErr w:type="spellEnd"/>
      <w:r w:rsidRPr="0004528D">
        <w:rPr>
          <w:rFonts w:ascii="Consolas" w:hAnsi="Consolas"/>
          <w:sz w:val="19"/>
          <w:szCs w:val="19"/>
          <w:lang w:val="en-US"/>
        </w:rPr>
        <w:t>":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"declaration": false,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emitDecoratorMetadata</w:t>
      </w:r>
      <w:proofErr w:type="spellEnd"/>
      <w:r w:rsidRPr="0004528D">
        <w:rPr>
          <w:rFonts w:ascii="Consolas" w:hAnsi="Consolas"/>
          <w:sz w:val="19"/>
          <w:szCs w:val="19"/>
          <w:lang w:val="en-US"/>
        </w:rPr>
        <w:t>":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experimentalDecorators</w:t>
      </w:r>
      <w:proofErr w:type="spellEnd"/>
      <w:r w:rsidRPr="0004528D">
        <w:rPr>
          <w:rFonts w:ascii="Consolas" w:hAnsi="Consolas"/>
          <w:sz w:val="19"/>
          <w:szCs w:val="19"/>
          <w:lang w:val="en-US"/>
        </w:rPr>
        <w:t>":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"lib":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dom</w:t>
      </w:r>
      <w:proofErr w:type="spellEnd"/>
      <w:r w:rsidRPr="0004528D">
        <w:rPr>
          <w:rFonts w:ascii="Consolas" w:hAnsi="Consolas"/>
          <w:sz w:val="19"/>
          <w:szCs w:val="19"/>
          <w:lang w:val="en-US"/>
        </w:rPr>
        <w:t>",</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"es2015"</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"module": "es2015",</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moduleResolution</w:t>
      </w:r>
      <w:proofErr w:type="spellEnd"/>
      <w:r w:rsidRPr="0004528D">
        <w:rPr>
          <w:rFonts w:ascii="Consolas" w:hAnsi="Consolas"/>
          <w:sz w:val="19"/>
          <w:szCs w:val="19"/>
          <w:lang w:val="en-US"/>
        </w:rPr>
        <w:t>": "node",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sourceMap</w:t>
      </w:r>
      <w:proofErr w:type="spellEnd"/>
      <w:r w:rsidRPr="0004528D">
        <w:rPr>
          <w:rFonts w:ascii="Consolas" w:hAnsi="Consolas"/>
          <w:sz w:val="19"/>
          <w:szCs w:val="19"/>
          <w:lang w:val="en-US"/>
        </w:rPr>
        <w:t>":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"target": "es5"</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"include":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w:t>
      </w:r>
      <w:proofErr w:type="spellStart"/>
      <w:r w:rsidRPr="0004528D">
        <w:rPr>
          <w:rFonts w:ascii="Consolas" w:hAnsi="Consolas"/>
          <w:sz w:val="19"/>
          <w:szCs w:val="19"/>
          <w:lang w:val="en-US"/>
        </w:rPr>
        <w:t>ts</w:t>
      </w:r>
      <w:proofErr w:type="spellEnd"/>
      <w:r w:rsidRPr="0004528D">
        <w:rPr>
          <w:rFonts w:ascii="Consolas" w:hAnsi="Consolas"/>
          <w:sz w:val="19"/>
          <w:szCs w:val="19"/>
          <w:lang w:val="en-US"/>
        </w:rPr>
        <w:t>"</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"exclude":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node_modules</w:t>
      </w:r>
      <w:proofErr w:type="spellEnd"/>
      <w:r w:rsidRPr="0004528D">
        <w:rPr>
          <w:rFonts w:ascii="Consolas" w:hAnsi="Consolas"/>
          <w:sz w:val="19"/>
          <w:szCs w:val="19"/>
          <w:lang w:val="en-US"/>
        </w:rPr>
        <w:t>",</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w:t>
      </w:r>
      <w:proofErr w:type="gramStart"/>
      <w:r w:rsidRPr="0004528D">
        <w:rPr>
          <w:rFonts w:ascii="Consolas" w:hAnsi="Consolas"/>
          <w:sz w:val="19"/>
          <w:szCs w:val="19"/>
          <w:lang w:val="en-US"/>
        </w:rPr>
        <w:t>*.</w:t>
      </w:r>
      <w:proofErr w:type="spellStart"/>
      <w:r w:rsidRPr="0004528D">
        <w:rPr>
          <w:rFonts w:ascii="Consolas" w:hAnsi="Consolas"/>
          <w:sz w:val="19"/>
          <w:szCs w:val="19"/>
          <w:lang w:val="en-US"/>
        </w:rPr>
        <w:t>spec</w:t>
      </w:r>
      <w:proofErr w:type="gramEnd"/>
      <w:r w:rsidRPr="0004528D">
        <w:rPr>
          <w:rFonts w:ascii="Consolas" w:hAnsi="Consolas"/>
          <w:sz w:val="19"/>
          <w:szCs w:val="19"/>
          <w:lang w:val="en-US"/>
        </w:rPr>
        <w:t>.ts</w:t>
      </w:r>
      <w:proofErr w:type="spellEnd"/>
      <w:r w:rsidRPr="0004528D">
        <w:rPr>
          <w:rFonts w:ascii="Consolas" w:hAnsi="Consolas"/>
          <w:sz w:val="19"/>
          <w:szCs w:val="19"/>
          <w:lang w:val="en-US"/>
        </w:rPr>
        <w:t>",</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src</w:t>
      </w:r>
      <w:proofErr w:type="spellEnd"/>
      <w:r w:rsidRPr="0004528D">
        <w:rPr>
          <w:rFonts w:ascii="Consolas" w:hAnsi="Consolas"/>
          <w:sz w:val="19"/>
          <w:szCs w:val="19"/>
          <w:lang w:val="en-US"/>
        </w:rPr>
        <w:t>/**/__tests__/*.</w:t>
      </w:r>
      <w:proofErr w:type="spellStart"/>
      <w:r w:rsidRPr="0004528D">
        <w:rPr>
          <w:rFonts w:ascii="Consolas" w:hAnsi="Consolas"/>
          <w:sz w:val="19"/>
          <w:szCs w:val="19"/>
          <w:lang w:val="en-US"/>
        </w:rPr>
        <w:t>ts</w:t>
      </w:r>
      <w:proofErr w:type="spellEnd"/>
      <w:r w:rsidRPr="0004528D">
        <w:rPr>
          <w:rFonts w:ascii="Consolas" w:hAnsi="Consolas"/>
          <w:sz w:val="19"/>
          <w:szCs w:val="19"/>
          <w:lang w:val="en-US"/>
        </w:rPr>
        <w:t>"</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compileOnSave</w:t>
      </w:r>
      <w:proofErr w:type="spellEnd"/>
      <w:r w:rsidRPr="0004528D">
        <w:rPr>
          <w:rFonts w:ascii="Consolas" w:hAnsi="Consolas"/>
          <w:sz w:val="19"/>
          <w:szCs w:val="19"/>
          <w:lang w:val="en-US"/>
        </w:rPr>
        <w:t>": false,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lastRenderedPageBreak/>
        <w:t xml:space="preserve">  "atom":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rewriteTsconfig</w:t>
      </w:r>
      <w:proofErr w:type="spellEnd"/>
      <w:r w:rsidRPr="0004528D">
        <w:rPr>
          <w:rFonts w:ascii="Consolas" w:hAnsi="Consolas"/>
          <w:sz w:val="19"/>
          <w:szCs w:val="19"/>
          <w:lang w:val="en-US"/>
        </w:rPr>
        <w:t>": false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716DB4" w:rsidP="0004528D">
      <w:pPr>
        <w:spacing w:line="240" w:lineRule="auto"/>
        <w:jc w:val="both"/>
        <w:rPr>
          <w:rFonts w:ascii="Consolas" w:hAnsi="Consolas"/>
          <w:sz w:val="19"/>
          <w:szCs w:val="19"/>
        </w:rPr>
      </w:pPr>
      <w:r w:rsidRPr="0004528D">
        <w:rPr>
          <w:rFonts w:ascii="Consolas" w:hAnsi="Consolas"/>
          <w:sz w:val="19"/>
          <w:szCs w:val="19"/>
        </w:rPr>
        <w:t>}</w:t>
      </w:r>
    </w:p>
    <w:p w:rsidR="00B50415" w:rsidRDefault="0001566A" w:rsidP="00716DB4">
      <w:pPr>
        <w:pStyle w:val="Heading3"/>
      </w:pPr>
      <w:bookmarkStart w:id="344" w:name="_Toc26477484"/>
      <w:bookmarkStart w:id="345" w:name="_Toc26816519"/>
      <w:r>
        <w:t>COMPONENT PRINCIPAL</w:t>
      </w:r>
      <w:bookmarkEnd w:id="344"/>
      <w:bookmarkEnd w:id="345"/>
    </w:p>
    <w:p w:rsidR="0001566A" w:rsidRDefault="0001566A" w:rsidP="00A07A7E">
      <w:pPr>
        <w:pStyle w:val="Heading4"/>
        <w:numPr>
          <w:ilvl w:val="0"/>
          <w:numId w:val="86"/>
        </w:numPr>
      </w:pPr>
      <w:bookmarkStart w:id="346" w:name="_Toc26816520"/>
      <w:proofErr w:type="spellStart"/>
      <w:proofErr w:type="gramStart"/>
      <w:r w:rsidRPr="0001566A">
        <w:t>app.component</w:t>
      </w:r>
      <w:proofErr w:type="gramEnd"/>
      <w:r w:rsidRPr="0001566A">
        <w:t>.ts</w:t>
      </w:r>
      <w:bookmarkEnd w:id="346"/>
      <w:proofErr w:type="spellEnd"/>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import </w:t>
      </w:r>
      <w:proofErr w:type="gramStart"/>
      <w:r w:rsidRPr="0004528D">
        <w:rPr>
          <w:rFonts w:ascii="Consolas" w:hAnsi="Consolas"/>
          <w:sz w:val="19"/>
          <w:szCs w:val="19"/>
          <w:lang w:val="en-US"/>
        </w:rPr>
        <w:t>{ Component</w:t>
      </w:r>
      <w:proofErr w:type="gramEnd"/>
      <w:r w:rsidRPr="0004528D">
        <w:rPr>
          <w:rFonts w:ascii="Consolas" w:hAnsi="Consolas"/>
          <w:sz w:val="19"/>
          <w:szCs w:val="19"/>
          <w:lang w:val="en-US"/>
        </w:rPr>
        <w:t xml:space="preserve">, </w:t>
      </w:r>
      <w:proofErr w:type="spellStart"/>
      <w:r w:rsidRPr="0004528D">
        <w:rPr>
          <w:rFonts w:ascii="Consolas" w:hAnsi="Consolas"/>
          <w:sz w:val="19"/>
          <w:szCs w:val="19"/>
          <w:lang w:val="en-US"/>
        </w:rPr>
        <w:t>ViewChild</w:t>
      </w:r>
      <w:proofErr w:type="spellEnd"/>
      <w:r w:rsidRPr="0004528D">
        <w:rPr>
          <w:rFonts w:ascii="Consolas" w:hAnsi="Consolas"/>
          <w:sz w:val="19"/>
          <w:szCs w:val="19"/>
          <w:lang w:val="en-US"/>
        </w:rPr>
        <w:t xml:space="preserve"> } from '@angular/core';</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import </w:t>
      </w:r>
      <w:proofErr w:type="gramStart"/>
      <w:r w:rsidRPr="0004528D">
        <w:rPr>
          <w:rFonts w:ascii="Consolas" w:hAnsi="Consolas"/>
          <w:sz w:val="19"/>
          <w:szCs w:val="19"/>
          <w:lang w:val="en-US"/>
        </w:rPr>
        <w:t>{ Nav</w:t>
      </w:r>
      <w:proofErr w:type="gramEnd"/>
      <w:r w:rsidRPr="0004528D">
        <w:rPr>
          <w:rFonts w:ascii="Consolas" w:hAnsi="Consolas"/>
          <w:sz w:val="19"/>
          <w:szCs w:val="19"/>
          <w:lang w:val="en-US"/>
        </w:rPr>
        <w:t xml:space="preserve">, </w:t>
      </w:r>
      <w:proofErr w:type="spellStart"/>
      <w:r w:rsidRPr="0004528D">
        <w:rPr>
          <w:rFonts w:ascii="Consolas" w:hAnsi="Consolas"/>
          <w:sz w:val="19"/>
          <w:szCs w:val="19"/>
          <w:lang w:val="en-US"/>
        </w:rPr>
        <w:t>NavController</w:t>
      </w:r>
      <w:proofErr w:type="spellEnd"/>
      <w:r w:rsidRPr="0004528D">
        <w:rPr>
          <w:rFonts w:ascii="Consolas" w:hAnsi="Consolas"/>
          <w:sz w:val="19"/>
          <w:szCs w:val="19"/>
          <w:lang w:val="en-US"/>
        </w:rPr>
        <w:t>, Platform } from 'ionic-angular';</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import </w:t>
      </w:r>
      <w:proofErr w:type="gramStart"/>
      <w:r w:rsidRPr="0004528D">
        <w:rPr>
          <w:rFonts w:ascii="Consolas" w:hAnsi="Consolas"/>
          <w:sz w:val="19"/>
          <w:szCs w:val="19"/>
          <w:lang w:val="en-US"/>
        </w:rPr>
        <w:t xml:space="preserve">{ </w:t>
      </w:r>
      <w:proofErr w:type="spellStart"/>
      <w:r w:rsidRPr="0004528D">
        <w:rPr>
          <w:rFonts w:ascii="Consolas" w:hAnsi="Consolas"/>
          <w:sz w:val="19"/>
          <w:szCs w:val="19"/>
          <w:lang w:val="en-US"/>
        </w:rPr>
        <w:t>StatusBar</w:t>
      </w:r>
      <w:proofErr w:type="spellEnd"/>
      <w:proofErr w:type="gramEnd"/>
      <w:r w:rsidRPr="0004528D">
        <w:rPr>
          <w:rFonts w:ascii="Consolas" w:hAnsi="Consolas"/>
          <w:sz w:val="19"/>
          <w:szCs w:val="19"/>
          <w:lang w:val="en-US"/>
        </w:rPr>
        <w:t xml:space="preserve"> } from '@ionic-native/status-bar';</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import </w:t>
      </w:r>
      <w:proofErr w:type="gramStart"/>
      <w:r w:rsidRPr="0004528D">
        <w:rPr>
          <w:rFonts w:ascii="Consolas" w:hAnsi="Consolas"/>
          <w:sz w:val="19"/>
          <w:szCs w:val="19"/>
          <w:lang w:val="en-US"/>
        </w:rPr>
        <w:t xml:space="preserve">{ </w:t>
      </w:r>
      <w:proofErr w:type="spellStart"/>
      <w:r w:rsidRPr="0004528D">
        <w:rPr>
          <w:rFonts w:ascii="Consolas" w:hAnsi="Consolas"/>
          <w:sz w:val="19"/>
          <w:szCs w:val="19"/>
          <w:lang w:val="en-US"/>
        </w:rPr>
        <w:t>SplashScreen</w:t>
      </w:r>
      <w:proofErr w:type="spellEnd"/>
      <w:proofErr w:type="gramEnd"/>
      <w:r w:rsidRPr="0004528D">
        <w:rPr>
          <w:rFonts w:ascii="Consolas" w:hAnsi="Consolas"/>
          <w:sz w:val="19"/>
          <w:szCs w:val="19"/>
          <w:lang w:val="en-US"/>
        </w:rPr>
        <w:t xml:space="preserve"> } from '@ionic-native/splash-screen';</w:t>
      </w:r>
    </w:p>
    <w:p w:rsidR="0001566A" w:rsidRPr="0004528D" w:rsidRDefault="0001566A" w:rsidP="0004528D">
      <w:pPr>
        <w:spacing w:line="240" w:lineRule="auto"/>
        <w:rPr>
          <w:rFonts w:ascii="Consolas" w:hAnsi="Consolas"/>
          <w:sz w:val="19"/>
          <w:szCs w:val="19"/>
        </w:rPr>
      </w:pPr>
      <w:proofErr w:type="gramStart"/>
      <w:r w:rsidRPr="0004528D">
        <w:rPr>
          <w:rFonts w:ascii="Consolas" w:hAnsi="Consolas"/>
          <w:sz w:val="19"/>
          <w:szCs w:val="19"/>
        </w:rPr>
        <w:t>import</w:t>
      </w:r>
      <w:proofErr w:type="gramEnd"/>
      <w:r w:rsidRPr="0004528D">
        <w:rPr>
          <w:rFonts w:ascii="Consolas" w:hAnsi="Consolas"/>
          <w:sz w:val="19"/>
          <w:szCs w:val="19"/>
        </w:rPr>
        <w:t xml:space="preserve"> { </w:t>
      </w:r>
      <w:proofErr w:type="spellStart"/>
      <w:r w:rsidRPr="0004528D">
        <w:rPr>
          <w:rFonts w:ascii="Consolas" w:hAnsi="Consolas"/>
          <w:sz w:val="19"/>
          <w:szCs w:val="19"/>
        </w:rPr>
        <w:t>Environment</w:t>
      </w:r>
      <w:proofErr w:type="spellEnd"/>
      <w:r w:rsidRPr="0004528D">
        <w:rPr>
          <w:rFonts w:ascii="Consolas" w:hAnsi="Consolas"/>
          <w:sz w:val="19"/>
          <w:szCs w:val="19"/>
        </w:rPr>
        <w:t xml:space="preserve"> } </w:t>
      </w:r>
      <w:proofErr w:type="spellStart"/>
      <w:r w:rsidRPr="0004528D">
        <w:rPr>
          <w:rFonts w:ascii="Consolas" w:hAnsi="Consolas"/>
          <w:sz w:val="19"/>
          <w:szCs w:val="19"/>
        </w:rPr>
        <w:t>from</w:t>
      </w:r>
      <w:proofErr w:type="spellEnd"/>
      <w:r w:rsidRPr="0004528D">
        <w:rPr>
          <w:rFonts w:ascii="Consolas" w:hAnsi="Consolas"/>
          <w:sz w:val="19"/>
          <w:szCs w:val="19"/>
        </w:rPr>
        <w:t xml:space="preserve"> '@</w:t>
      </w:r>
      <w:proofErr w:type="spellStart"/>
      <w:r w:rsidRPr="0004528D">
        <w:rPr>
          <w:rFonts w:ascii="Consolas" w:hAnsi="Consolas"/>
          <w:sz w:val="19"/>
          <w:szCs w:val="19"/>
        </w:rPr>
        <w:t>ionic</w:t>
      </w:r>
      <w:proofErr w:type="spellEnd"/>
      <w:r w:rsidRPr="0004528D">
        <w:rPr>
          <w:rFonts w:ascii="Consolas" w:hAnsi="Consolas"/>
          <w:sz w:val="19"/>
          <w:szCs w:val="19"/>
        </w:rPr>
        <w:t>-native/</w:t>
      </w:r>
      <w:proofErr w:type="spellStart"/>
      <w:r w:rsidRPr="0004528D">
        <w:rPr>
          <w:rFonts w:ascii="Consolas" w:hAnsi="Consolas"/>
          <w:sz w:val="19"/>
          <w:szCs w:val="19"/>
        </w:rPr>
        <w:t>google-maps</w:t>
      </w:r>
      <w:proofErr w:type="spellEnd"/>
      <w:r w:rsidRPr="0004528D">
        <w:rPr>
          <w:rFonts w:ascii="Consolas" w:hAnsi="Consolas"/>
          <w:sz w:val="19"/>
          <w:szCs w:val="19"/>
        </w:rPr>
        <w:t>';</w:t>
      </w:r>
    </w:p>
    <w:p w:rsidR="0001566A" w:rsidRPr="0004528D" w:rsidRDefault="0001566A" w:rsidP="0004528D">
      <w:pPr>
        <w:spacing w:line="240" w:lineRule="auto"/>
        <w:rPr>
          <w:rFonts w:ascii="Consolas" w:hAnsi="Consolas"/>
          <w:sz w:val="19"/>
          <w:szCs w:val="19"/>
        </w:rPr>
      </w:pPr>
      <w:proofErr w:type="gramStart"/>
      <w:r w:rsidRPr="0004528D">
        <w:rPr>
          <w:rFonts w:ascii="Consolas" w:hAnsi="Consolas"/>
          <w:sz w:val="19"/>
          <w:szCs w:val="19"/>
        </w:rPr>
        <w:t>import</w:t>
      </w:r>
      <w:proofErr w:type="gramEnd"/>
      <w:r w:rsidRPr="0004528D">
        <w:rPr>
          <w:rFonts w:ascii="Consolas" w:hAnsi="Consolas"/>
          <w:sz w:val="19"/>
          <w:szCs w:val="19"/>
        </w:rPr>
        <w:t xml:space="preserve"> { </w:t>
      </w:r>
      <w:proofErr w:type="spellStart"/>
      <w:r w:rsidRPr="0004528D">
        <w:rPr>
          <w:rFonts w:ascii="Consolas" w:hAnsi="Consolas"/>
          <w:sz w:val="19"/>
          <w:szCs w:val="19"/>
        </w:rPr>
        <w:t>LoginPage</w:t>
      </w:r>
      <w:proofErr w:type="spellEnd"/>
      <w:r w:rsidRPr="0004528D">
        <w:rPr>
          <w:rFonts w:ascii="Consolas" w:hAnsi="Consolas"/>
          <w:sz w:val="19"/>
          <w:szCs w:val="19"/>
        </w:rPr>
        <w:t xml:space="preserve"> } </w:t>
      </w:r>
      <w:proofErr w:type="spellStart"/>
      <w:r w:rsidRPr="0004528D">
        <w:rPr>
          <w:rFonts w:ascii="Consolas" w:hAnsi="Consolas"/>
          <w:sz w:val="19"/>
          <w:szCs w:val="19"/>
        </w:rPr>
        <w:t>from</w:t>
      </w:r>
      <w:proofErr w:type="spellEnd"/>
      <w:r w:rsidRPr="0004528D">
        <w:rPr>
          <w:rFonts w:ascii="Consolas" w:hAnsi="Consolas"/>
          <w:sz w:val="19"/>
          <w:szCs w:val="19"/>
        </w:rPr>
        <w:t xml:space="preserve"> '../page</w:t>
      </w:r>
      <w:r w:rsidR="0004528D" w:rsidRPr="0004528D">
        <w:rPr>
          <w:rFonts w:ascii="Consolas" w:hAnsi="Consolas"/>
          <w:sz w:val="19"/>
          <w:szCs w:val="19"/>
        </w:rPr>
        <w:t>s/login/login';</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w:t>
      </w:r>
      <w:proofErr w:type="gramStart"/>
      <w:r w:rsidRPr="0004528D">
        <w:rPr>
          <w:rFonts w:ascii="Consolas" w:hAnsi="Consolas"/>
          <w:sz w:val="19"/>
          <w:szCs w:val="19"/>
          <w:lang w:val="en-US"/>
        </w:rPr>
        <w:t>Component(</w:t>
      </w:r>
      <w:proofErr w:type="gramEnd"/>
      <w:r w:rsidRPr="0004528D">
        <w:rPr>
          <w:rFonts w:ascii="Consolas" w:hAnsi="Consolas"/>
          <w:sz w:val="19"/>
          <w:szCs w:val="19"/>
          <w:lang w:val="en-US"/>
        </w:rPr>
        <w: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templateUrl</w:t>
      </w:r>
      <w:proofErr w:type="spellEnd"/>
      <w:r w:rsidRPr="0004528D">
        <w:rPr>
          <w:rFonts w:ascii="Consolas" w:hAnsi="Consolas"/>
          <w:sz w:val="19"/>
          <w:szCs w:val="19"/>
          <w:lang w:val="en-US"/>
        </w:rPr>
        <w:t>: 'app.html'</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export class </w:t>
      </w:r>
      <w:proofErr w:type="spellStart"/>
      <w:r w:rsidRPr="0004528D">
        <w:rPr>
          <w:rFonts w:ascii="Consolas" w:hAnsi="Consolas"/>
          <w:sz w:val="19"/>
          <w:szCs w:val="19"/>
          <w:lang w:val="en-US"/>
        </w:rPr>
        <w:t>MyApp</w:t>
      </w:r>
      <w:proofErr w:type="spellEnd"/>
      <w:r w:rsidRPr="0004528D">
        <w:rPr>
          <w:rFonts w:ascii="Consolas" w:hAnsi="Consolas"/>
          <w:sz w:val="19"/>
          <w:szCs w:val="19"/>
          <w:lang w:val="en-US"/>
        </w:rPr>
        <w:t xml:space="preserve"> {</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proofErr w:type="gramStart"/>
      <w:r w:rsidRPr="0004528D">
        <w:rPr>
          <w:rFonts w:ascii="Consolas" w:hAnsi="Consolas"/>
          <w:sz w:val="19"/>
          <w:szCs w:val="19"/>
          <w:lang w:val="en-US"/>
        </w:rPr>
        <w:t>rootPage:any</w:t>
      </w:r>
      <w:proofErr w:type="spellEnd"/>
      <w:proofErr w:type="gramEnd"/>
      <w:r w:rsidRPr="0004528D">
        <w:rPr>
          <w:rFonts w:ascii="Consolas" w:hAnsi="Consolas"/>
          <w:sz w:val="19"/>
          <w:szCs w:val="19"/>
          <w:lang w:val="en-US"/>
        </w:rPr>
        <w:t xml:space="preserve"> = </w:t>
      </w:r>
      <w:proofErr w:type="spellStart"/>
      <w:r w:rsidRPr="0004528D">
        <w:rPr>
          <w:rFonts w:ascii="Consolas" w:hAnsi="Consolas"/>
          <w:sz w:val="19"/>
          <w:szCs w:val="19"/>
          <w:lang w:val="en-US"/>
        </w:rPr>
        <w:t>LoginPage</w:t>
      </w:r>
      <w:proofErr w:type="spellEnd"/>
      <w:r w:rsidRPr="0004528D">
        <w:rPr>
          <w:rFonts w:ascii="Consolas" w:hAnsi="Consolas"/>
          <w:sz w:val="19"/>
          <w:szCs w:val="19"/>
          <w:lang w:val="en-US"/>
        </w:rPr>
        <w:t>;</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proofErr w:type="gramStart"/>
      <w:r w:rsidRPr="0004528D">
        <w:rPr>
          <w:rFonts w:ascii="Consolas" w:hAnsi="Consolas"/>
          <w:sz w:val="19"/>
          <w:szCs w:val="19"/>
          <w:lang w:val="en-US"/>
        </w:rPr>
        <w:t>ViewChild</w:t>
      </w:r>
      <w:proofErr w:type="spellEnd"/>
      <w:r w:rsidRPr="0004528D">
        <w:rPr>
          <w:rFonts w:ascii="Consolas" w:hAnsi="Consolas"/>
          <w:sz w:val="19"/>
          <w:szCs w:val="19"/>
          <w:lang w:val="en-US"/>
        </w:rPr>
        <w:t>(</w:t>
      </w:r>
      <w:proofErr w:type="gramEnd"/>
      <w:r w:rsidRPr="0004528D">
        <w:rPr>
          <w:rFonts w:ascii="Consolas" w:hAnsi="Consolas"/>
          <w:sz w:val="19"/>
          <w:szCs w:val="19"/>
          <w:lang w:val="en-US"/>
        </w:rPr>
        <w:t>Nav) nav: Nav;</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pages: Array</w:t>
      </w:r>
      <w:proofErr w:type="gramStart"/>
      <w:r w:rsidRPr="0004528D">
        <w:rPr>
          <w:rFonts w:ascii="Consolas" w:hAnsi="Consolas"/>
          <w:sz w:val="19"/>
          <w:szCs w:val="19"/>
          <w:lang w:val="en-US"/>
        </w:rPr>
        <w:t>&lt;{</w:t>
      </w:r>
      <w:proofErr w:type="gramEnd"/>
      <w:r w:rsidRPr="0004528D">
        <w:rPr>
          <w:rFonts w:ascii="Consolas" w:hAnsi="Consolas"/>
          <w:sz w:val="19"/>
          <w:szCs w:val="19"/>
          <w:lang w:val="en-US"/>
        </w:rPr>
        <w:t>t</w:t>
      </w:r>
      <w:r w:rsidR="00E75EFA" w:rsidRPr="0004528D">
        <w:rPr>
          <w:rFonts w:ascii="Consolas" w:hAnsi="Consolas"/>
          <w:sz w:val="19"/>
          <w:szCs w:val="19"/>
          <w:lang w:val="en-US"/>
        </w:rPr>
        <w:t>itle: string, component: any}&gt;;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gramStart"/>
      <w:r w:rsidRPr="0004528D">
        <w:rPr>
          <w:rFonts w:ascii="Consolas" w:hAnsi="Consolas"/>
          <w:sz w:val="19"/>
          <w:szCs w:val="19"/>
          <w:lang w:val="en-US"/>
        </w:rPr>
        <w:t>constructor(</w:t>
      </w:r>
      <w:proofErr w:type="gramEnd"/>
      <w:r w:rsidRPr="0004528D">
        <w:rPr>
          <w:rFonts w:ascii="Consolas" w:hAnsi="Consolas"/>
          <w:sz w:val="19"/>
          <w:szCs w:val="19"/>
          <w:lang w:val="en-US"/>
        </w:rPr>
        <w:t xml:space="preserve">platform: Platform, </w:t>
      </w:r>
      <w:proofErr w:type="spellStart"/>
      <w:r w:rsidRPr="0004528D">
        <w:rPr>
          <w:rFonts w:ascii="Consolas" w:hAnsi="Consolas"/>
          <w:sz w:val="19"/>
          <w:szCs w:val="19"/>
          <w:lang w:val="en-US"/>
        </w:rPr>
        <w:t>statusBar</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StatusBar</w:t>
      </w:r>
      <w:proofErr w:type="spellEnd"/>
      <w:r w:rsidR="00E75EFA" w:rsidRPr="0004528D">
        <w:rPr>
          <w:rFonts w:ascii="Consolas" w:hAnsi="Consolas"/>
          <w:sz w:val="19"/>
          <w:szCs w:val="19"/>
          <w:lang w:val="en-US"/>
        </w:rPr>
        <w:t xml:space="preserve">, </w:t>
      </w:r>
      <w:proofErr w:type="spellStart"/>
      <w:r w:rsidR="00E75EFA" w:rsidRPr="0004528D">
        <w:rPr>
          <w:rFonts w:ascii="Consolas" w:hAnsi="Consolas"/>
          <w:sz w:val="19"/>
          <w:szCs w:val="19"/>
          <w:lang w:val="en-US"/>
        </w:rPr>
        <w:t>splashScreen</w:t>
      </w:r>
      <w:proofErr w:type="spellEnd"/>
      <w:r w:rsidR="00E75EFA" w:rsidRPr="0004528D">
        <w:rPr>
          <w:rFonts w:ascii="Consolas" w:hAnsi="Consolas"/>
          <w:sz w:val="19"/>
          <w:szCs w:val="19"/>
          <w:lang w:val="en-US"/>
        </w:rPr>
        <w:t xml:space="preserve">: </w:t>
      </w:r>
      <w:proofErr w:type="spellStart"/>
      <w:r w:rsidR="00E75EFA" w:rsidRPr="0004528D">
        <w:rPr>
          <w:rFonts w:ascii="Consolas" w:hAnsi="Consolas"/>
          <w:sz w:val="19"/>
          <w:szCs w:val="19"/>
          <w:lang w:val="en-US"/>
        </w:rPr>
        <w:t>SplashScreen</w:t>
      </w:r>
      <w:proofErr w:type="spellEnd"/>
      <w:r w:rsidR="00E75EFA" w:rsidRPr="0004528D">
        <w:rPr>
          <w:rFonts w:ascii="Consolas" w:hAnsi="Consolas"/>
          <w:sz w:val="19"/>
          <w:szCs w:val="19"/>
          <w:lang w:val="en-US"/>
        </w:rPr>
        <w:t>) {</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this.pages</w:t>
      </w:r>
      <w:proofErr w:type="spellEnd"/>
      <w:r w:rsidRPr="0004528D">
        <w:rPr>
          <w:rFonts w:ascii="Consolas" w:hAnsi="Consolas"/>
          <w:sz w:val="19"/>
          <w:szCs w:val="19"/>
          <w:lang w:val="en-US"/>
        </w:rPr>
        <w:t xml:space="preserve"> = [];</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proofErr w:type="gramStart"/>
      <w:r w:rsidRPr="0004528D">
        <w:rPr>
          <w:rFonts w:ascii="Consolas" w:hAnsi="Consolas"/>
          <w:sz w:val="19"/>
          <w:szCs w:val="19"/>
          <w:lang w:val="en-US"/>
        </w:rPr>
        <w:t>platform.ready</w:t>
      </w:r>
      <w:proofErr w:type="spellEnd"/>
      <w:proofErr w:type="gramEnd"/>
      <w:r w:rsidRPr="0004528D">
        <w:rPr>
          <w:rFonts w:ascii="Consolas" w:hAnsi="Consolas"/>
          <w:sz w:val="19"/>
          <w:szCs w:val="19"/>
          <w:lang w:val="en-US"/>
        </w:rPr>
        <w:t>().then(() =&gt; {</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 Okay, so the platform is </w:t>
      </w:r>
      <w:proofErr w:type="gramStart"/>
      <w:r w:rsidRPr="0004528D">
        <w:rPr>
          <w:rFonts w:ascii="Consolas" w:hAnsi="Consolas"/>
          <w:sz w:val="19"/>
          <w:szCs w:val="19"/>
          <w:lang w:val="en-US"/>
        </w:rPr>
        <w:t>ready</w:t>
      </w:r>
      <w:proofErr w:type="gramEnd"/>
      <w:r w:rsidRPr="0004528D">
        <w:rPr>
          <w:rFonts w:ascii="Consolas" w:hAnsi="Consolas"/>
          <w:sz w:val="19"/>
          <w:szCs w:val="19"/>
          <w:lang w:val="en-US"/>
        </w:rPr>
        <w:t xml:space="preserve"> and our plugins are available.</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 Here you can do any </w:t>
      </w:r>
      <w:proofErr w:type="gramStart"/>
      <w:r w:rsidRPr="0004528D">
        <w:rPr>
          <w:rFonts w:ascii="Consolas" w:hAnsi="Consolas"/>
          <w:sz w:val="19"/>
          <w:szCs w:val="19"/>
          <w:lang w:val="en-US"/>
        </w:rPr>
        <w:t>higher level</w:t>
      </w:r>
      <w:proofErr w:type="gramEnd"/>
      <w:r w:rsidRPr="0004528D">
        <w:rPr>
          <w:rFonts w:ascii="Consolas" w:hAnsi="Consolas"/>
          <w:sz w:val="19"/>
          <w:szCs w:val="19"/>
          <w:lang w:val="en-US"/>
        </w:rPr>
        <w:t xml:space="preserve"> native things you might need.</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statusBar.styleDefault</w:t>
      </w:r>
      <w:proofErr w:type="spellEnd"/>
      <w:r w:rsidRPr="0004528D">
        <w:rPr>
          <w:rFonts w:ascii="Consolas" w:hAnsi="Consolas"/>
          <w:sz w:val="19"/>
          <w:szCs w:val="19"/>
          <w:lang w:val="en-US"/>
        </w:rPr>
        <w: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splashScreen.hide</w:t>
      </w:r>
      <w:proofErr w:type="spellEnd"/>
      <w:r w:rsidRPr="0004528D">
        <w:rPr>
          <w:rFonts w:ascii="Consolas" w:hAnsi="Consolas"/>
          <w:sz w:val="19"/>
          <w:szCs w:val="19"/>
          <w:lang w:val="en-US"/>
        </w:rPr>
        <w: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goTo</w:t>
      </w:r>
      <w:proofErr w:type="spellEnd"/>
      <w:r w:rsidRPr="0004528D">
        <w:rPr>
          <w:rFonts w:ascii="Consolas" w:hAnsi="Consolas"/>
          <w:sz w:val="19"/>
          <w:szCs w:val="19"/>
          <w:lang w:val="en-US"/>
        </w:rPr>
        <w:t>(page</w:t>
      </w:r>
      <w:proofErr w:type="gramStart"/>
      <w:r w:rsidRPr="0004528D">
        <w:rPr>
          <w:rFonts w:ascii="Consolas" w:hAnsi="Consolas"/>
          <w:sz w:val="19"/>
          <w:szCs w:val="19"/>
          <w:lang w:val="en-US"/>
        </w:rPr>
        <w:t>){</w:t>
      </w:r>
      <w:proofErr w:type="gramEnd"/>
    </w:p>
    <w:p w:rsidR="0001566A" w:rsidRPr="0004528D" w:rsidRDefault="0001566A" w:rsidP="0004528D">
      <w:pPr>
        <w:spacing w:line="240" w:lineRule="auto"/>
        <w:rPr>
          <w:rFonts w:ascii="Consolas" w:hAnsi="Consolas"/>
          <w:sz w:val="19"/>
          <w:szCs w:val="19"/>
        </w:rPr>
      </w:pPr>
      <w:r w:rsidRPr="0004528D">
        <w:rPr>
          <w:rFonts w:ascii="Consolas" w:hAnsi="Consolas"/>
          <w:sz w:val="19"/>
          <w:szCs w:val="19"/>
          <w:lang w:val="en-US"/>
        </w:rPr>
        <w:t xml:space="preserve">    </w:t>
      </w:r>
      <w:proofErr w:type="spellStart"/>
      <w:proofErr w:type="gramStart"/>
      <w:r w:rsidRPr="0004528D">
        <w:rPr>
          <w:rFonts w:ascii="Consolas" w:hAnsi="Consolas"/>
          <w:sz w:val="19"/>
          <w:szCs w:val="19"/>
        </w:rPr>
        <w:t>this.nav.setRoot</w:t>
      </w:r>
      <w:proofErr w:type="spellEnd"/>
      <w:proofErr w:type="gramEnd"/>
      <w:r w:rsidRPr="0004528D">
        <w:rPr>
          <w:rFonts w:ascii="Consolas" w:hAnsi="Consolas"/>
          <w:sz w:val="19"/>
          <w:szCs w:val="19"/>
        </w:rPr>
        <w:t>(</w:t>
      </w:r>
      <w:proofErr w:type="spellStart"/>
      <w:r w:rsidRPr="0004528D">
        <w:rPr>
          <w:rFonts w:ascii="Consolas" w:hAnsi="Consolas"/>
          <w:sz w:val="19"/>
          <w:szCs w:val="19"/>
        </w:rPr>
        <w:t>page.component</w:t>
      </w:r>
      <w:proofErr w:type="spellEnd"/>
      <w:r w:rsidRPr="0004528D">
        <w:rPr>
          <w:rFonts w:ascii="Consolas" w:hAnsi="Consolas"/>
          <w:sz w:val="19"/>
          <w:szCs w:val="19"/>
        </w:rPr>
        <w:t>);</w:t>
      </w:r>
    </w:p>
    <w:p w:rsidR="0001566A" w:rsidRPr="0004528D" w:rsidRDefault="00E75EFA" w:rsidP="0004528D">
      <w:pPr>
        <w:spacing w:line="240" w:lineRule="auto"/>
        <w:rPr>
          <w:rFonts w:ascii="Consolas" w:hAnsi="Consolas"/>
          <w:sz w:val="19"/>
          <w:szCs w:val="19"/>
        </w:rPr>
      </w:pPr>
      <w:r w:rsidRPr="0004528D">
        <w:rPr>
          <w:rFonts w:ascii="Consolas" w:hAnsi="Consolas"/>
          <w:sz w:val="19"/>
          <w:szCs w:val="19"/>
        </w:rPr>
        <w:t xml:space="preserve">  }</w:t>
      </w:r>
    </w:p>
    <w:p w:rsidR="0001566A" w:rsidRPr="0004528D" w:rsidRDefault="00716DB4" w:rsidP="0004528D">
      <w:pPr>
        <w:spacing w:line="240" w:lineRule="auto"/>
        <w:rPr>
          <w:rFonts w:ascii="Consolas" w:hAnsi="Consolas"/>
          <w:sz w:val="19"/>
          <w:szCs w:val="19"/>
        </w:rPr>
      </w:pPr>
      <w:r w:rsidRPr="0004528D">
        <w:rPr>
          <w:rFonts w:ascii="Consolas" w:hAnsi="Consolas"/>
          <w:sz w:val="19"/>
          <w:szCs w:val="19"/>
        </w:rPr>
        <w:t>}</w:t>
      </w:r>
    </w:p>
    <w:p w:rsidR="0001566A" w:rsidRDefault="0001566A" w:rsidP="00716DB4">
      <w:pPr>
        <w:pStyle w:val="Heading4"/>
      </w:pPr>
      <w:bookmarkStart w:id="347" w:name="_Toc26816521"/>
      <w:proofErr w:type="spellStart"/>
      <w:proofErr w:type="gramStart"/>
      <w:r w:rsidRPr="0001566A">
        <w:lastRenderedPageBreak/>
        <w:t>app.module</w:t>
      </w:r>
      <w:proofErr w:type="gramEnd"/>
      <w:r w:rsidRPr="0001566A">
        <w:t>.ts</w:t>
      </w:r>
      <w:bookmarkEnd w:id="347"/>
      <w:proofErr w:type="spellEnd"/>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BrowserModule</w:t>
      </w:r>
      <w:proofErr w:type="spellEnd"/>
      <w:proofErr w:type="gramEnd"/>
      <w:r w:rsidRPr="0004528D">
        <w:rPr>
          <w:rFonts w:ascii="Consolas" w:hAnsi="Consolas" w:cstheme="minorHAnsi"/>
          <w:sz w:val="19"/>
          <w:szCs w:val="19"/>
          <w:lang w:val="en-US"/>
        </w:rPr>
        <w:t xml:space="preserve"> } from '@angular/platform-browser';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ErrorHandler</w:t>
      </w:r>
      <w:proofErr w:type="spellEnd"/>
      <w:proofErr w:type="gramEnd"/>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NgModule</w:t>
      </w:r>
      <w:proofErr w:type="spellEnd"/>
      <w:r w:rsidRPr="0004528D">
        <w:rPr>
          <w:rFonts w:ascii="Consolas" w:hAnsi="Consolas" w:cstheme="minorHAnsi"/>
          <w:sz w:val="19"/>
          <w:szCs w:val="19"/>
          <w:lang w:val="en-US"/>
        </w:rPr>
        <w:t xml:space="preserve"> } from '@angular/core';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IonicApp</w:t>
      </w:r>
      <w:proofErr w:type="spellEnd"/>
      <w:proofErr w:type="gramEnd"/>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IonicErrorHandler</w:t>
      </w:r>
      <w:proofErr w:type="spellEnd"/>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IonicModule</w:t>
      </w:r>
      <w:proofErr w:type="spellEnd"/>
      <w:r w:rsidRPr="0004528D">
        <w:rPr>
          <w:rFonts w:ascii="Consolas" w:hAnsi="Consolas" w:cstheme="minorHAnsi"/>
          <w:sz w:val="19"/>
          <w:szCs w:val="19"/>
          <w:lang w:val="en-US"/>
        </w:rPr>
        <w:t xml:space="preserve"> } from 'ionic-angular';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SplashScreen</w:t>
      </w:r>
      <w:proofErr w:type="spellEnd"/>
      <w:proofErr w:type="gramEnd"/>
      <w:r w:rsidRPr="0004528D">
        <w:rPr>
          <w:rFonts w:ascii="Consolas" w:hAnsi="Consolas" w:cstheme="minorHAnsi"/>
          <w:sz w:val="19"/>
          <w:szCs w:val="19"/>
          <w:lang w:val="en-US"/>
        </w:rPr>
        <w:t xml:space="preserve"> } from '@ionic-native/splash-screen';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StatusBar</w:t>
      </w:r>
      <w:proofErr w:type="spellEnd"/>
      <w:proofErr w:type="gramEnd"/>
      <w:r w:rsidRPr="0004528D">
        <w:rPr>
          <w:rFonts w:ascii="Consolas" w:hAnsi="Consolas" w:cstheme="minorHAnsi"/>
          <w:sz w:val="19"/>
          <w:szCs w:val="19"/>
          <w:lang w:val="en-US"/>
        </w:rPr>
        <w:t xml:space="preserve"> } f</w:t>
      </w:r>
      <w:r w:rsidR="0004528D" w:rsidRPr="0004528D">
        <w:rPr>
          <w:rFonts w:ascii="Consolas" w:hAnsi="Consolas" w:cstheme="minorHAnsi"/>
          <w:sz w:val="19"/>
          <w:szCs w:val="19"/>
          <w:lang w:val="en-US"/>
        </w:rPr>
        <w:t>rom '@ionic-native/status-bar';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MyApp</w:t>
      </w:r>
      <w:proofErr w:type="spellEnd"/>
      <w:proofErr w:type="gramEnd"/>
      <w:r w:rsidRPr="0004528D">
        <w:rPr>
          <w:rFonts w:ascii="Consolas" w:hAnsi="Consolas" w:cstheme="minorHAnsi"/>
          <w:sz w:val="19"/>
          <w:szCs w:val="19"/>
          <w:lang w:val="en-US"/>
        </w:rPr>
        <w:t xml:space="preserve"> } from './</w:t>
      </w:r>
      <w:proofErr w:type="spellStart"/>
      <w:r w:rsidRPr="0004528D">
        <w:rPr>
          <w:rFonts w:ascii="Consolas" w:hAnsi="Consolas" w:cstheme="minorHAnsi"/>
          <w:sz w:val="19"/>
          <w:szCs w:val="19"/>
          <w:lang w:val="en-US"/>
        </w:rPr>
        <w:t>app.component</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HomePage</w:t>
      </w:r>
      <w:proofErr w:type="spellEnd"/>
      <w:proofErr w:type="gramEnd"/>
      <w:r w:rsidRPr="0004528D">
        <w:rPr>
          <w:rFonts w:ascii="Consolas" w:hAnsi="Consolas" w:cstheme="minorHAnsi"/>
          <w:sz w:val="19"/>
          <w:szCs w:val="19"/>
          <w:lang w:val="en-US"/>
        </w:rPr>
        <w:t xml:space="preserve"> } from '../pages/home/home';</w:t>
      </w:r>
    </w:p>
    <w:p w:rsidR="0001566A" w:rsidRPr="0004528D" w:rsidRDefault="0001566A" w:rsidP="0004528D">
      <w:pPr>
        <w:spacing w:line="240" w:lineRule="auto"/>
        <w:ind w:left="360"/>
        <w:rPr>
          <w:rFonts w:ascii="Consolas" w:hAnsi="Consolas" w:cstheme="minorHAnsi"/>
          <w:sz w:val="19"/>
          <w:szCs w:val="19"/>
        </w:rPr>
      </w:pPr>
      <w:proofErr w:type="gramStart"/>
      <w:r w:rsidRPr="0004528D">
        <w:rPr>
          <w:rFonts w:ascii="Consolas" w:hAnsi="Consolas" w:cstheme="minorHAnsi"/>
          <w:sz w:val="19"/>
          <w:szCs w:val="19"/>
        </w:rPr>
        <w:t>import</w:t>
      </w:r>
      <w:proofErr w:type="gramEnd"/>
      <w:r w:rsidRPr="0004528D">
        <w:rPr>
          <w:rFonts w:ascii="Consolas" w:hAnsi="Consolas" w:cstheme="minorHAnsi"/>
          <w:sz w:val="19"/>
          <w:szCs w:val="19"/>
        </w:rPr>
        <w:t xml:space="preserve"> { </w:t>
      </w:r>
      <w:proofErr w:type="spellStart"/>
      <w:r w:rsidRPr="0004528D">
        <w:rPr>
          <w:rFonts w:ascii="Consolas" w:hAnsi="Consolas" w:cstheme="minorHAnsi"/>
          <w:sz w:val="19"/>
          <w:szCs w:val="19"/>
        </w:rPr>
        <w:t>LoginPage</w:t>
      </w:r>
      <w:proofErr w:type="spellEnd"/>
      <w:r w:rsidRPr="0004528D">
        <w:rPr>
          <w:rFonts w:ascii="Consolas" w:hAnsi="Consolas" w:cstheme="minorHAnsi"/>
          <w:sz w:val="19"/>
          <w:szCs w:val="19"/>
        </w:rPr>
        <w:t xml:space="preserve"> } </w:t>
      </w:r>
      <w:proofErr w:type="spellStart"/>
      <w:r w:rsidRPr="0004528D">
        <w:rPr>
          <w:rFonts w:ascii="Consolas" w:hAnsi="Consolas" w:cstheme="minorHAnsi"/>
          <w:sz w:val="19"/>
          <w:szCs w:val="19"/>
        </w:rPr>
        <w:t>from</w:t>
      </w:r>
      <w:proofErr w:type="spellEnd"/>
      <w:r w:rsidRPr="0004528D">
        <w:rPr>
          <w:rFonts w:ascii="Consolas" w:hAnsi="Consolas" w:cstheme="minorHAnsi"/>
          <w:sz w:val="19"/>
          <w:szCs w:val="19"/>
        </w:rPr>
        <w:t xml:space="preserve"> '../pages/login/login';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MapPage</w:t>
      </w:r>
      <w:proofErr w:type="spellEnd"/>
      <w:proofErr w:type="gramEnd"/>
      <w:r w:rsidRPr="0004528D">
        <w:rPr>
          <w:rFonts w:ascii="Consolas" w:hAnsi="Consolas" w:cstheme="minorHAnsi"/>
          <w:sz w:val="19"/>
          <w:szCs w:val="19"/>
          <w:lang w:val="en-US"/>
        </w:rPr>
        <w:t xml:space="preserve"> } from '../pages/map/map';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SearchPage</w:t>
      </w:r>
      <w:proofErr w:type="spellEnd"/>
      <w:proofErr w:type="gramEnd"/>
      <w:r w:rsidRPr="0004528D">
        <w:rPr>
          <w:rFonts w:ascii="Consolas" w:hAnsi="Consolas" w:cstheme="minorHAnsi"/>
          <w:sz w:val="19"/>
          <w:szCs w:val="19"/>
          <w:lang w:val="en-US"/>
        </w:rPr>
        <w:t xml:space="preserve"> } from '../pages/search/search';</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ConnectedPage</w:t>
      </w:r>
      <w:proofErr w:type="spellEnd"/>
      <w:proofErr w:type="gramEnd"/>
      <w:r w:rsidRPr="0004528D">
        <w:rPr>
          <w:rFonts w:ascii="Consolas" w:hAnsi="Consolas" w:cstheme="minorHAnsi"/>
          <w:sz w:val="19"/>
          <w:szCs w:val="19"/>
          <w:lang w:val="en-US"/>
        </w:rPr>
        <w:t xml:space="preserve"> } from '../pages/connected/connected';</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Facebook</w:t>
      </w:r>
      <w:proofErr w:type="gramEnd"/>
      <w:r w:rsidRPr="0004528D">
        <w:rPr>
          <w:rFonts w:ascii="Consolas" w:hAnsi="Consolas" w:cstheme="minorHAnsi"/>
          <w:sz w:val="19"/>
          <w:szCs w:val="19"/>
          <w:lang w:val="en-US"/>
        </w:rPr>
        <w:t xml:space="preserve"> } from '@ionic-native/</w:t>
      </w:r>
      <w:proofErr w:type="spellStart"/>
      <w:r w:rsidRPr="0004528D">
        <w:rPr>
          <w:rFonts w:ascii="Consolas" w:hAnsi="Consolas" w:cstheme="minorHAnsi"/>
          <w:sz w:val="19"/>
          <w:szCs w:val="19"/>
          <w:lang w:val="en-US"/>
        </w:rPr>
        <w:t>facebook</w:t>
      </w:r>
      <w:proofErr w:type="spellEnd"/>
      <w:r w:rsidRPr="0004528D">
        <w:rPr>
          <w:rFonts w:ascii="Consolas" w:hAnsi="Consolas" w:cstheme="minorHAnsi"/>
          <w:sz w:val="19"/>
          <w:szCs w:val="19"/>
          <w:lang w:val="en-US"/>
        </w:rPr>
        <w:t>/</w:t>
      </w:r>
      <w:proofErr w:type="spellStart"/>
      <w:r w:rsidRPr="0004528D">
        <w:rPr>
          <w:rFonts w:ascii="Consolas" w:hAnsi="Consolas" w:cstheme="minorHAnsi"/>
          <w:sz w:val="19"/>
          <w:szCs w:val="19"/>
          <w:lang w:val="en-US"/>
        </w:rPr>
        <w:t>ngx</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FIREBASE</w:t>
      </w:r>
      <w:proofErr w:type="gramEnd"/>
      <w:r w:rsidRPr="0004528D">
        <w:rPr>
          <w:rFonts w:ascii="Consolas" w:hAnsi="Consolas" w:cstheme="minorHAnsi"/>
          <w:sz w:val="19"/>
          <w:szCs w:val="19"/>
          <w:lang w:val="en-US"/>
        </w:rPr>
        <w:t>_CONFIG } from './</w:t>
      </w:r>
      <w:proofErr w:type="spellStart"/>
      <w:r w:rsidRPr="0004528D">
        <w:rPr>
          <w:rFonts w:ascii="Consolas" w:hAnsi="Consolas" w:cstheme="minorHAnsi"/>
          <w:sz w:val="19"/>
          <w:szCs w:val="19"/>
          <w:lang w:val="en-US"/>
        </w:rPr>
        <w:t>app.firebase.config</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GoogleMaps</w:t>
      </w:r>
      <w:proofErr w:type="spellEnd"/>
      <w:proofErr w:type="gramEnd"/>
      <w:r w:rsidRPr="0004528D">
        <w:rPr>
          <w:rFonts w:ascii="Consolas" w:hAnsi="Consolas" w:cstheme="minorHAnsi"/>
          <w:sz w:val="19"/>
          <w:szCs w:val="19"/>
          <w:lang w:val="en-US"/>
        </w:rPr>
        <w:t xml:space="preserve"> } from '@ionic-native/google-maps';</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Geolocation</w:t>
      </w:r>
      <w:proofErr w:type="gramEnd"/>
      <w:r w:rsidRPr="0004528D">
        <w:rPr>
          <w:rFonts w:ascii="Consolas" w:hAnsi="Consolas" w:cstheme="minorHAnsi"/>
          <w:sz w:val="19"/>
          <w:szCs w:val="19"/>
          <w:lang w:val="en-US"/>
        </w:rPr>
        <w:t xml:space="preserve"> } from '@ionic-native/geolocation/</w:t>
      </w:r>
      <w:proofErr w:type="spellStart"/>
      <w:r w:rsidRPr="0004528D">
        <w:rPr>
          <w:rFonts w:ascii="Consolas" w:hAnsi="Consolas" w:cstheme="minorHAnsi"/>
          <w:sz w:val="19"/>
          <w:szCs w:val="19"/>
          <w:lang w:val="en-US"/>
        </w:rPr>
        <w:t>ngx</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AngularFireModule</w:t>
      </w:r>
      <w:proofErr w:type="spellEnd"/>
      <w:proofErr w:type="gramEnd"/>
      <w:r w:rsidRPr="0004528D">
        <w:rPr>
          <w:rFonts w:ascii="Consolas" w:hAnsi="Consolas" w:cstheme="minorHAnsi"/>
          <w:sz w:val="19"/>
          <w:szCs w:val="19"/>
          <w:lang w:val="en-US"/>
        </w:rPr>
        <w:t xml:space="preserve"> } from '@angular/fire';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AngularFirestoreModule</w:t>
      </w:r>
      <w:proofErr w:type="spellEnd"/>
      <w:proofErr w:type="gramEnd"/>
      <w:r w:rsidRPr="0004528D">
        <w:rPr>
          <w:rFonts w:ascii="Consolas" w:hAnsi="Consolas" w:cstheme="minorHAnsi"/>
          <w:sz w:val="19"/>
          <w:szCs w:val="19"/>
          <w:lang w:val="en-US"/>
        </w:rPr>
        <w:t xml:space="preserve"> } from '@angular/fire/</w:t>
      </w:r>
      <w:proofErr w:type="spellStart"/>
      <w:r w:rsidRPr="0004528D">
        <w:rPr>
          <w:rFonts w:ascii="Consolas" w:hAnsi="Consolas" w:cstheme="minorHAnsi"/>
          <w:sz w:val="19"/>
          <w:szCs w:val="19"/>
          <w:lang w:val="en-US"/>
        </w:rPr>
        <w:t>firestore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PiklaPage</w:t>
      </w:r>
      <w:proofErr w:type="spellEnd"/>
      <w:proofErr w:type="gramEnd"/>
      <w:r w:rsidRPr="0004528D">
        <w:rPr>
          <w:rFonts w:ascii="Consolas" w:hAnsi="Consolas" w:cstheme="minorHAnsi"/>
          <w:sz w:val="19"/>
          <w:szCs w:val="19"/>
          <w:lang w:val="en-US"/>
        </w:rPr>
        <w:t xml:space="preserve"> } from '../pages/</w:t>
      </w:r>
      <w:proofErr w:type="spellStart"/>
      <w:r w:rsidRPr="0004528D">
        <w:rPr>
          <w:rFonts w:ascii="Consolas" w:hAnsi="Consolas" w:cstheme="minorHAnsi"/>
          <w:sz w:val="19"/>
          <w:szCs w:val="19"/>
          <w:lang w:val="en-US"/>
        </w:rPr>
        <w:t>pikla</w:t>
      </w:r>
      <w:proofErr w:type="spellEnd"/>
      <w:r w:rsidRPr="0004528D">
        <w:rPr>
          <w:rFonts w:ascii="Consolas" w:hAnsi="Consolas" w:cstheme="minorHAnsi"/>
          <w:sz w:val="19"/>
          <w:szCs w:val="19"/>
          <w:lang w:val="en-US"/>
        </w:rPr>
        <w:t>/</w:t>
      </w:r>
      <w:proofErr w:type="spellStart"/>
      <w:r w:rsidRPr="0004528D">
        <w:rPr>
          <w:rFonts w:ascii="Consolas" w:hAnsi="Consolas" w:cstheme="minorHAnsi"/>
          <w:sz w:val="19"/>
          <w:szCs w:val="19"/>
          <w:lang w:val="en-US"/>
        </w:rPr>
        <w:t>pikla</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BookingPage</w:t>
      </w:r>
      <w:proofErr w:type="spellEnd"/>
      <w:proofErr w:type="gramEnd"/>
      <w:r w:rsidRPr="0004528D">
        <w:rPr>
          <w:rFonts w:ascii="Consolas" w:hAnsi="Consolas" w:cstheme="minorHAnsi"/>
          <w:sz w:val="19"/>
          <w:szCs w:val="19"/>
          <w:lang w:val="en-US"/>
        </w:rPr>
        <w:t xml:space="preserve"> } from '../pages/booking/booking';</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AngularFireDatabaseModule</w:t>
      </w:r>
      <w:proofErr w:type="spellEnd"/>
      <w:proofErr w:type="gramEnd"/>
      <w:r w:rsidRPr="0004528D">
        <w:rPr>
          <w:rFonts w:ascii="Consolas" w:hAnsi="Consolas" w:cstheme="minorHAnsi"/>
          <w:sz w:val="19"/>
          <w:szCs w:val="19"/>
          <w:lang w:val="en-US"/>
        </w:rPr>
        <w:t xml:space="preserve"> } from '@angular/fire/database';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import </w:t>
      </w:r>
      <w:proofErr w:type="gramStart"/>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FirebaseProvider</w:t>
      </w:r>
      <w:proofErr w:type="spellEnd"/>
      <w:proofErr w:type="gramEnd"/>
      <w:r w:rsidRPr="0004528D">
        <w:rPr>
          <w:rFonts w:ascii="Consolas" w:hAnsi="Consolas" w:cstheme="minorHAnsi"/>
          <w:sz w:val="19"/>
          <w:szCs w:val="19"/>
          <w:lang w:val="en-US"/>
        </w:rPr>
        <w:t xml:space="preserve"> } from '.</w:t>
      </w:r>
      <w:r w:rsidR="00E75EFA" w:rsidRPr="0004528D">
        <w:rPr>
          <w:rFonts w:ascii="Consolas" w:hAnsi="Consolas" w:cstheme="minorHAnsi"/>
          <w:sz w:val="19"/>
          <w:szCs w:val="19"/>
          <w:lang w:val="en-US"/>
        </w:rPr>
        <w:t>./providers/firebase/firebase';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w:t>
      </w:r>
      <w:proofErr w:type="spellStart"/>
      <w:proofErr w:type="gramStart"/>
      <w:r w:rsidRPr="0004528D">
        <w:rPr>
          <w:rFonts w:ascii="Consolas" w:hAnsi="Consolas" w:cstheme="minorHAnsi"/>
          <w:sz w:val="19"/>
          <w:szCs w:val="19"/>
        </w:rPr>
        <w:t>NgModule</w:t>
      </w:r>
      <w:proofErr w:type="spellEnd"/>
      <w:r w:rsidRPr="0004528D">
        <w:rPr>
          <w:rFonts w:ascii="Consolas" w:hAnsi="Consolas" w:cstheme="minorHAnsi"/>
          <w:sz w:val="19"/>
          <w:szCs w:val="19"/>
        </w:rPr>
        <w:t>(</w:t>
      </w:r>
      <w:proofErr w:type="gramEnd"/>
      <w:r w:rsidRPr="0004528D">
        <w:rPr>
          <w:rFonts w:ascii="Consolas" w:hAnsi="Consolas" w:cstheme="minorHAnsi"/>
          <w:sz w:val="19"/>
          <w:szCs w:val="19"/>
        </w:rPr>
        <w:t>{</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w:t>
      </w:r>
      <w:proofErr w:type="spellStart"/>
      <w:proofErr w:type="gramStart"/>
      <w:r w:rsidRPr="0004528D">
        <w:rPr>
          <w:rFonts w:ascii="Consolas" w:hAnsi="Consolas" w:cstheme="minorHAnsi"/>
          <w:sz w:val="19"/>
          <w:szCs w:val="19"/>
        </w:rPr>
        <w:t>declarations</w:t>
      </w:r>
      <w:proofErr w:type="spellEnd"/>
      <w:r w:rsidRPr="0004528D">
        <w:rPr>
          <w:rFonts w:ascii="Consolas" w:hAnsi="Consolas" w:cstheme="minorHAnsi"/>
          <w:sz w:val="19"/>
          <w:szCs w:val="19"/>
        </w:rPr>
        <w:t>:</w:t>
      </w:r>
      <w:proofErr w:type="gramEnd"/>
      <w:r w:rsidRPr="0004528D">
        <w:rPr>
          <w:rFonts w:ascii="Consolas" w:hAnsi="Consolas" w:cstheme="minorHAnsi"/>
          <w:sz w:val="19"/>
          <w:szCs w:val="19"/>
        </w:rPr>
        <w:t xml:space="preserve"> [</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w:t>
      </w:r>
      <w:proofErr w:type="spellStart"/>
      <w:r w:rsidRPr="0004528D">
        <w:rPr>
          <w:rFonts w:ascii="Consolas" w:hAnsi="Consolas" w:cstheme="minorHAnsi"/>
          <w:sz w:val="19"/>
          <w:szCs w:val="19"/>
        </w:rPr>
        <w:t>MyApp</w:t>
      </w:r>
      <w:proofErr w:type="spellEnd"/>
      <w:r w:rsidRPr="0004528D">
        <w:rPr>
          <w:rFonts w:ascii="Consolas" w:hAnsi="Consolas" w:cstheme="minorHAnsi"/>
          <w:sz w:val="19"/>
          <w:szCs w:val="19"/>
        </w:rPr>
        <w:t>,</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w:t>
      </w:r>
      <w:proofErr w:type="spellStart"/>
      <w:r w:rsidRPr="0004528D">
        <w:rPr>
          <w:rFonts w:ascii="Consolas" w:hAnsi="Consolas" w:cstheme="minorHAnsi"/>
          <w:sz w:val="19"/>
          <w:szCs w:val="19"/>
        </w:rPr>
        <w:t>HomePage</w:t>
      </w:r>
      <w:proofErr w:type="spellEnd"/>
      <w:r w:rsidRPr="0004528D">
        <w:rPr>
          <w:rFonts w:ascii="Consolas" w:hAnsi="Consolas" w:cstheme="minorHAnsi"/>
          <w:sz w:val="19"/>
          <w:szCs w:val="19"/>
        </w:rPr>
        <w:t>,</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w:t>
      </w:r>
      <w:proofErr w:type="spellStart"/>
      <w:r w:rsidRPr="0004528D">
        <w:rPr>
          <w:rFonts w:ascii="Consolas" w:hAnsi="Consolas" w:cstheme="minorHAnsi"/>
          <w:sz w:val="19"/>
          <w:szCs w:val="19"/>
        </w:rPr>
        <w:t>LoginPage</w:t>
      </w:r>
      <w:proofErr w:type="spellEnd"/>
      <w:r w:rsidRPr="0004528D">
        <w:rPr>
          <w:rFonts w:ascii="Consolas" w:hAnsi="Consolas" w:cstheme="minorHAnsi"/>
          <w:sz w:val="19"/>
          <w:szCs w:val="19"/>
        </w:rPr>
        <w:t>,</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w:t>
      </w:r>
      <w:proofErr w:type="spellStart"/>
      <w:r w:rsidRPr="0004528D">
        <w:rPr>
          <w:rFonts w:ascii="Consolas" w:hAnsi="Consolas" w:cstheme="minorHAnsi"/>
          <w:sz w:val="19"/>
          <w:szCs w:val="19"/>
        </w:rPr>
        <w:t>MapPage</w:t>
      </w:r>
      <w:proofErr w:type="spellEnd"/>
      <w:r w:rsidRPr="0004528D">
        <w:rPr>
          <w:rFonts w:ascii="Consolas" w:hAnsi="Consolas" w:cstheme="minorHAnsi"/>
          <w:sz w:val="19"/>
          <w:szCs w:val="19"/>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rPr>
        <w:t xml:space="preserve">    </w:t>
      </w:r>
      <w:proofErr w:type="spellStart"/>
      <w:r w:rsidRPr="0004528D">
        <w:rPr>
          <w:rFonts w:ascii="Consolas" w:hAnsi="Consolas" w:cstheme="minorHAnsi"/>
          <w:sz w:val="19"/>
          <w:szCs w:val="19"/>
          <w:lang w:val="en-US"/>
        </w:rPr>
        <w:t>SearchPage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ConnectedPage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PiklaPage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BookingPage</w:t>
      </w:r>
      <w:proofErr w:type="spellEnd"/>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lastRenderedPageBreak/>
        <w:t xml:space="preserve">  imports: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BrowserModule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AngularFireDatabaseModule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AngularFireModule.initializeApp</w:t>
      </w:r>
      <w:proofErr w:type="spellEnd"/>
      <w:r w:rsidRPr="0004528D">
        <w:rPr>
          <w:rFonts w:ascii="Consolas" w:hAnsi="Consolas" w:cstheme="minorHAnsi"/>
          <w:sz w:val="19"/>
          <w:szCs w:val="19"/>
          <w:lang w:val="en-US"/>
        </w:rPr>
        <w:t>(FIREBASE_CONFIG),</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AngularFirestoreModule.enablePersistence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IonicModule.forRoot</w:t>
      </w:r>
      <w:proofErr w:type="spellEnd"/>
      <w:r w:rsidRPr="0004528D">
        <w:rPr>
          <w:rFonts w:ascii="Consolas" w:hAnsi="Consolas" w:cstheme="minorHAnsi"/>
          <w:sz w:val="19"/>
          <w:szCs w:val="19"/>
          <w:lang w:val="en-US"/>
        </w:rPr>
        <w:t>(</w:t>
      </w:r>
      <w:proofErr w:type="spellStart"/>
      <w:r w:rsidRPr="0004528D">
        <w:rPr>
          <w:rFonts w:ascii="Consolas" w:hAnsi="Consolas" w:cstheme="minorHAnsi"/>
          <w:sz w:val="19"/>
          <w:szCs w:val="19"/>
          <w:lang w:val="en-US"/>
        </w:rPr>
        <w:t>MyApp</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bootstrap: [</w:t>
      </w:r>
      <w:proofErr w:type="spellStart"/>
      <w:r w:rsidRPr="0004528D">
        <w:rPr>
          <w:rFonts w:ascii="Consolas" w:hAnsi="Consolas" w:cstheme="minorHAnsi"/>
          <w:sz w:val="19"/>
          <w:szCs w:val="19"/>
          <w:lang w:val="en-US"/>
        </w:rPr>
        <w:t>IonicApp</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entryComponents</w:t>
      </w:r>
      <w:proofErr w:type="spellEnd"/>
      <w:r w:rsidRPr="0004528D">
        <w:rPr>
          <w:rFonts w:ascii="Consolas" w:hAnsi="Consolas" w:cstheme="minorHAnsi"/>
          <w:sz w:val="19"/>
          <w:szCs w:val="19"/>
          <w:lang w:val="en-US"/>
        </w:rPr>
        <w:t>: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MyApp</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HomePage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LoginPage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MapPage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SearchPage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ConnectedPage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PiklaPage</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BookingPage</w:t>
      </w:r>
      <w:proofErr w:type="spellEnd"/>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providers: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StatusBar</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SplashScreen</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Facebook,</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GoogleMaps</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Geolocation,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{provide: </w:t>
      </w:r>
      <w:proofErr w:type="spellStart"/>
      <w:r w:rsidRPr="0004528D">
        <w:rPr>
          <w:rFonts w:ascii="Consolas" w:hAnsi="Consolas" w:cstheme="minorHAnsi"/>
          <w:sz w:val="19"/>
          <w:szCs w:val="19"/>
          <w:lang w:val="en-US"/>
        </w:rPr>
        <w:t>ErrorHandler</w:t>
      </w:r>
      <w:proofErr w:type="spellEnd"/>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useClass</w:t>
      </w:r>
      <w:proofErr w:type="spellEnd"/>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IonicErrorHandler</w:t>
      </w:r>
      <w:proofErr w:type="spellEnd"/>
      <w:r w:rsidRPr="0004528D">
        <w:rPr>
          <w:rFonts w:ascii="Consolas" w:hAnsi="Consolas" w:cstheme="minorHAnsi"/>
          <w:sz w:val="19"/>
          <w:szCs w:val="19"/>
          <w:lang w:val="en-US"/>
        </w:rPr>
        <w: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FirebaseProvider</w:t>
      </w:r>
      <w:proofErr w:type="spellEnd"/>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w:t>
      </w:r>
    </w:p>
    <w:p w:rsidR="00B50415" w:rsidRPr="0004528D" w:rsidRDefault="0001566A" w:rsidP="0004528D">
      <w:pPr>
        <w:spacing w:line="240" w:lineRule="auto"/>
        <w:ind w:left="360"/>
        <w:rPr>
          <w:rFonts w:ascii="Consolas" w:hAnsi="Consolas" w:cstheme="minorHAnsi"/>
          <w:sz w:val="19"/>
          <w:szCs w:val="19"/>
        </w:rPr>
      </w:pPr>
      <w:proofErr w:type="gramStart"/>
      <w:r w:rsidRPr="0004528D">
        <w:rPr>
          <w:rFonts w:ascii="Consolas" w:hAnsi="Consolas" w:cstheme="minorHAnsi"/>
          <w:sz w:val="19"/>
          <w:szCs w:val="19"/>
        </w:rPr>
        <w:t>export</w:t>
      </w:r>
      <w:proofErr w:type="gramEnd"/>
      <w:r w:rsidRPr="0004528D">
        <w:rPr>
          <w:rFonts w:ascii="Consolas" w:hAnsi="Consolas" w:cstheme="minorHAnsi"/>
          <w:sz w:val="19"/>
          <w:szCs w:val="19"/>
        </w:rPr>
        <w:t xml:space="preserve"> class </w:t>
      </w:r>
      <w:proofErr w:type="spellStart"/>
      <w:r w:rsidRPr="0004528D">
        <w:rPr>
          <w:rFonts w:ascii="Consolas" w:hAnsi="Consolas" w:cstheme="minorHAnsi"/>
          <w:sz w:val="19"/>
          <w:szCs w:val="19"/>
        </w:rPr>
        <w:t>AppModule</w:t>
      </w:r>
      <w:proofErr w:type="spellEnd"/>
      <w:r w:rsidRPr="0004528D">
        <w:rPr>
          <w:rFonts w:ascii="Consolas" w:hAnsi="Consolas" w:cstheme="minorHAnsi"/>
          <w:sz w:val="19"/>
          <w:szCs w:val="19"/>
        </w:rPr>
        <w:t xml:space="preserve"> {}</w:t>
      </w:r>
    </w:p>
    <w:p w:rsidR="0001566A" w:rsidRDefault="0001566A" w:rsidP="00716DB4">
      <w:pPr>
        <w:pStyle w:val="Heading4"/>
      </w:pPr>
      <w:bookmarkStart w:id="348" w:name="_Toc26816522"/>
      <w:proofErr w:type="spellStart"/>
      <w:proofErr w:type="gramStart"/>
      <w:r w:rsidRPr="0001566A">
        <w:t>app.scss</w:t>
      </w:r>
      <w:bookmarkEnd w:id="348"/>
      <w:proofErr w:type="spellEnd"/>
      <w:proofErr w:type="gramEnd"/>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.text-input-md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font-size: 12px;</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lastRenderedPageBreak/>
        <w:t>}</w:t>
      </w:r>
    </w:p>
    <w:p w:rsidR="0001566A" w:rsidRPr="0004528D" w:rsidRDefault="0001566A" w:rsidP="0004528D">
      <w:pPr>
        <w:spacing w:line="240" w:lineRule="auto"/>
        <w:ind w:left="360"/>
        <w:rPr>
          <w:rFonts w:ascii="Consolas" w:hAnsi="Consolas"/>
          <w:sz w:val="19"/>
          <w:szCs w:val="19"/>
          <w:lang w:val="en-US"/>
        </w:rPr>
      </w:pPr>
      <w:proofErr w:type="gramStart"/>
      <w:r w:rsidRPr="0004528D">
        <w:rPr>
          <w:rFonts w:ascii="Consolas" w:hAnsi="Consolas"/>
          <w:sz w:val="19"/>
          <w:szCs w:val="19"/>
          <w:lang w:val="en-US"/>
        </w:rPr>
        <w:t>.toolbar</w:t>
      </w:r>
      <w:proofErr w:type="gramEnd"/>
      <w:r w:rsidRPr="0004528D">
        <w:rPr>
          <w:rFonts w:ascii="Consolas" w:hAnsi="Consolas"/>
          <w:sz w:val="19"/>
          <w:szCs w:val="19"/>
          <w:lang w:val="en-US"/>
        </w:rPr>
        <w:t>-background-</w:t>
      </w:r>
      <w:proofErr w:type="spellStart"/>
      <w:r w:rsidRPr="0004528D">
        <w:rPr>
          <w:rFonts w:ascii="Consolas" w:hAnsi="Consolas"/>
          <w:sz w:val="19"/>
          <w:szCs w:val="19"/>
          <w:lang w:val="en-US"/>
        </w:rPr>
        <w:t>ios</w:t>
      </w:r>
      <w:proofErr w:type="spellEnd"/>
      <w:r w:rsidRPr="0004528D">
        <w:rPr>
          <w:rFonts w:ascii="Consolas" w:hAnsi="Consolas"/>
          <w:sz w:val="19"/>
          <w:szCs w:val="19"/>
          <w:lang w:val="en-US"/>
        </w:rPr>
        <w:t>, .toolbar-background-md</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background-color: #</w:t>
      </w:r>
      <w:proofErr w:type="gramStart"/>
      <w:r w:rsidRPr="0004528D">
        <w:rPr>
          <w:rFonts w:ascii="Consolas" w:hAnsi="Consolas"/>
          <w:sz w:val="19"/>
          <w:szCs w:val="19"/>
          <w:lang w:val="en-US"/>
        </w:rPr>
        <w:t>212121 !important</w:t>
      </w:r>
      <w:proofErr w:type="gramEnd"/>
      <w:r w:rsidRPr="0004528D">
        <w:rPr>
          <w:rFonts w:ascii="Consolas" w:hAnsi="Consolas"/>
          <w:sz w:val="19"/>
          <w:szCs w:val="19"/>
          <w:lang w:val="en-US"/>
        </w:rPr>
        <w:t xml:space="preserve">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p>
    <w:p w:rsidR="0001566A" w:rsidRPr="0004528D" w:rsidRDefault="0001566A" w:rsidP="0004528D">
      <w:pPr>
        <w:spacing w:line="240" w:lineRule="auto"/>
        <w:ind w:left="360"/>
        <w:rPr>
          <w:rFonts w:ascii="Consolas" w:hAnsi="Consolas"/>
          <w:sz w:val="19"/>
          <w:szCs w:val="19"/>
          <w:lang w:val="en-US"/>
        </w:rPr>
      </w:pPr>
      <w:proofErr w:type="gramStart"/>
      <w:r w:rsidRPr="0004528D">
        <w:rPr>
          <w:rFonts w:ascii="Consolas" w:hAnsi="Consolas"/>
          <w:sz w:val="19"/>
          <w:szCs w:val="19"/>
          <w:lang w:val="en-US"/>
        </w:rPr>
        <w:t>.content</w:t>
      </w:r>
      <w:proofErr w:type="gramEnd"/>
      <w:r w:rsidRPr="0004528D">
        <w:rPr>
          <w:rFonts w:ascii="Consolas" w:hAnsi="Consolas"/>
          <w:sz w:val="19"/>
          <w:szCs w:val="19"/>
          <w:lang w:val="en-US"/>
        </w:rPr>
        <w:t>-md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color: #000;</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background-color: #f9cc0f;</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proofErr w:type="gramStart"/>
      <w:r w:rsidRPr="0004528D">
        <w:rPr>
          <w:rFonts w:ascii="Consolas" w:hAnsi="Consolas"/>
          <w:sz w:val="19"/>
          <w:szCs w:val="19"/>
          <w:lang w:val="en-US"/>
        </w:rPr>
        <w:t>.bar</w:t>
      </w:r>
      <w:proofErr w:type="gramEnd"/>
      <w:r w:rsidRPr="0004528D">
        <w:rPr>
          <w:rFonts w:ascii="Consolas" w:hAnsi="Consolas"/>
          <w:sz w:val="19"/>
          <w:szCs w:val="19"/>
          <w:lang w:val="en-US"/>
        </w:rPr>
        <w:t>-button-default-md, .bar-button-clear-md-default, .bar-button-md-default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color: #</w:t>
      </w:r>
      <w:proofErr w:type="spellStart"/>
      <w:proofErr w:type="gramStart"/>
      <w:r w:rsidRPr="0004528D">
        <w:rPr>
          <w:rFonts w:ascii="Consolas" w:hAnsi="Consolas"/>
          <w:sz w:val="19"/>
          <w:szCs w:val="19"/>
          <w:lang w:val="en-US"/>
        </w:rPr>
        <w:t>fff</w:t>
      </w:r>
      <w:proofErr w:type="spellEnd"/>
      <w:r w:rsidRPr="0004528D">
        <w:rPr>
          <w:rFonts w:ascii="Consolas" w:hAnsi="Consolas"/>
          <w:sz w:val="19"/>
          <w:szCs w:val="19"/>
          <w:lang w:val="en-US"/>
        </w:rPr>
        <w:t xml:space="preserve"> !important</w:t>
      </w:r>
      <w:proofErr w:type="gramEnd"/>
      <w:r w:rsidRPr="0004528D">
        <w:rPr>
          <w:rFonts w:ascii="Consolas" w:hAnsi="Consolas"/>
          <w:sz w:val="19"/>
          <w:szCs w:val="19"/>
          <w:lang w:val="en-US"/>
        </w:rPr>
        <w:t>;</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ion-app._</w:t>
      </w:r>
      <w:proofErr w:type="spellStart"/>
      <w:r w:rsidRPr="0004528D">
        <w:rPr>
          <w:rFonts w:ascii="Consolas" w:hAnsi="Consolas"/>
          <w:sz w:val="19"/>
          <w:szCs w:val="19"/>
          <w:lang w:val="en-US"/>
        </w:rPr>
        <w:t>gmaps_cdv</w:t>
      </w:r>
      <w:proofErr w:type="spellEnd"/>
      <w:r w:rsidRPr="0004528D">
        <w:rPr>
          <w:rFonts w:ascii="Consolas" w:hAnsi="Consolas"/>
          <w:sz w:val="19"/>
          <w:szCs w:val="19"/>
          <w:lang w:val="en-US"/>
        </w:rPr>
        <w:t>_ .nav-decor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 xml:space="preserve">background-color: </w:t>
      </w:r>
      <w:proofErr w:type="gramStart"/>
      <w:r w:rsidRPr="0004528D">
        <w:rPr>
          <w:rFonts w:ascii="Consolas" w:hAnsi="Consolas"/>
          <w:sz w:val="19"/>
          <w:szCs w:val="19"/>
          <w:lang w:val="en-US"/>
        </w:rPr>
        <w:t>transparent !important</w:t>
      </w:r>
      <w:proofErr w:type="gramEnd"/>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roofErr w:type="spellStart"/>
      <w:r w:rsidRPr="0004528D">
        <w:rPr>
          <w:rFonts w:ascii="Consolas" w:hAnsi="Consolas"/>
          <w:sz w:val="19"/>
          <w:szCs w:val="19"/>
          <w:lang w:val="en-US"/>
        </w:rPr>
        <w:t>map_canvas</w:t>
      </w:r>
      <w:proofErr w:type="spellEnd"/>
      <w:r w:rsidRPr="0004528D">
        <w:rPr>
          <w:rFonts w:ascii="Consolas" w:hAnsi="Consolas"/>
          <w:sz w:val="19"/>
          <w:szCs w:val="19"/>
          <w:lang w:val="en-US"/>
        </w:rPr>
        <w:t xml:space="preserve">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 xml:space="preserve">height: 100%;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position: relative;</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width: 100%;</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proofErr w:type="gramStart"/>
      <w:r w:rsidRPr="0004528D">
        <w:rPr>
          <w:rFonts w:ascii="Consolas" w:hAnsi="Consolas"/>
          <w:sz w:val="19"/>
          <w:szCs w:val="19"/>
          <w:lang w:val="en-US"/>
        </w:rPr>
        <w:t>.toolbar</w:t>
      </w:r>
      <w:proofErr w:type="gramEnd"/>
      <w:r w:rsidRPr="0004528D">
        <w:rPr>
          <w:rFonts w:ascii="Consolas" w:hAnsi="Consolas"/>
          <w:sz w:val="19"/>
          <w:szCs w:val="19"/>
          <w:lang w:val="en-US"/>
        </w:rPr>
        <w:t>-title-md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padding: 0 12px;</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font-size: 2rem;</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font-weight: 500;</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color: #</w:t>
      </w:r>
      <w:proofErr w:type="spellStart"/>
      <w:r w:rsidRPr="0004528D">
        <w:rPr>
          <w:rFonts w:ascii="Consolas" w:hAnsi="Consolas"/>
          <w:sz w:val="19"/>
          <w:szCs w:val="19"/>
          <w:lang w:val="en-US"/>
        </w:rPr>
        <w:t>ffffff</w:t>
      </w:r>
      <w:proofErr w:type="spellEnd"/>
      <w:r w:rsidRPr="0004528D">
        <w:rPr>
          <w:rFonts w:ascii="Consolas" w:hAnsi="Consolas"/>
          <w:sz w:val="19"/>
          <w:szCs w:val="19"/>
          <w:lang w:val="en-US"/>
        </w:rPr>
        <w:t>;</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proofErr w:type="gramStart"/>
      <w:r w:rsidRPr="0004528D">
        <w:rPr>
          <w:rFonts w:ascii="Consolas" w:hAnsi="Consolas"/>
          <w:sz w:val="19"/>
          <w:szCs w:val="19"/>
          <w:lang w:val="en-US"/>
        </w:rPr>
        <w:t>.item</w:t>
      </w:r>
      <w:proofErr w:type="gramEnd"/>
      <w:r w:rsidRPr="0004528D">
        <w:rPr>
          <w:rFonts w:ascii="Consolas" w:hAnsi="Consolas"/>
          <w:sz w:val="19"/>
          <w:szCs w:val="19"/>
          <w:lang w:val="en-US"/>
        </w:rPr>
        <w:t>-input .label-md, .item-select .label-md, .item-datetime .label-md {</w:t>
      </w:r>
    </w:p>
    <w:p w:rsidR="0001566A" w:rsidRPr="0004528D" w:rsidRDefault="0001566A" w:rsidP="0004528D">
      <w:pPr>
        <w:spacing w:line="240" w:lineRule="auto"/>
        <w:ind w:left="360"/>
        <w:rPr>
          <w:rFonts w:ascii="Consolas" w:hAnsi="Consolas"/>
          <w:sz w:val="19"/>
          <w:szCs w:val="19"/>
        </w:rPr>
      </w:pPr>
      <w:r w:rsidRPr="0004528D">
        <w:rPr>
          <w:rFonts w:ascii="Consolas" w:hAnsi="Consolas"/>
          <w:sz w:val="19"/>
          <w:szCs w:val="19"/>
          <w:lang w:val="en-US"/>
        </w:rPr>
        <w:t xml:space="preserve">    </w:t>
      </w:r>
      <w:proofErr w:type="spellStart"/>
      <w:proofErr w:type="gramStart"/>
      <w:r w:rsidRPr="0004528D">
        <w:rPr>
          <w:rFonts w:ascii="Consolas" w:hAnsi="Consolas"/>
          <w:sz w:val="19"/>
          <w:szCs w:val="19"/>
        </w:rPr>
        <w:t>color</w:t>
      </w:r>
      <w:proofErr w:type="spellEnd"/>
      <w:r w:rsidRPr="0004528D">
        <w:rPr>
          <w:rFonts w:ascii="Consolas" w:hAnsi="Consolas"/>
          <w:sz w:val="19"/>
          <w:szCs w:val="19"/>
        </w:rPr>
        <w:t>:</w:t>
      </w:r>
      <w:proofErr w:type="gramEnd"/>
      <w:r w:rsidRPr="0004528D">
        <w:rPr>
          <w:rFonts w:ascii="Consolas" w:hAnsi="Consolas"/>
          <w:sz w:val="19"/>
          <w:szCs w:val="19"/>
        </w:rPr>
        <w:t xml:space="preserve"> #212121;</w:t>
      </w:r>
    </w:p>
    <w:p w:rsidR="0001566A" w:rsidRPr="0004528D" w:rsidRDefault="0001566A" w:rsidP="0004528D">
      <w:pPr>
        <w:spacing w:line="240" w:lineRule="auto"/>
        <w:ind w:left="360"/>
        <w:rPr>
          <w:rFonts w:ascii="Consolas" w:hAnsi="Consolas"/>
          <w:sz w:val="19"/>
          <w:szCs w:val="19"/>
        </w:rPr>
      </w:pPr>
      <w:r w:rsidRPr="0004528D">
        <w:rPr>
          <w:rFonts w:ascii="Consolas" w:hAnsi="Consolas"/>
          <w:sz w:val="19"/>
          <w:szCs w:val="19"/>
        </w:rPr>
        <w:t>}</w:t>
      </w:r>
    </w:p>
    <w:p w:rsidR="0001566A" w:rsidRDefault="0001566A" w:rsidP="0001566A">
      <w:pPr>
        <w:ind w:left="360"/>
      </w:pPr>
    </w:p>
    <w:p w:rsidR="0001566A" w:rsidRDefault="00445D27" w:rsidP="00716DB4">
      <w:pPr>
        <w:pStyle w:val="Heading3"/>
      </w:pPr>
      <w:bookmarkStart w:id="349" w:name="_Toc26477485"/>
      <w:bookmarkStart w:id="350" w:name="_Toc26816523"/>
      <w:r>
        <w:lastRenderedPageBreak/>
        <w:t>PROVIDER</w:t>
      </w:r>
      <w:bookmarkEnd w:id="349"/>
      <w:bookmarkEnd w:id="350"/>
    </w:p>
    <w:p w:rsidR="00445D27" w:rsidRPr="00716DB4" w:rsidRDefault="00445D27" w:rsidP="00445D27">
      <w:pPr>
        <w:rPr>
          <w:sz w:val="24"/>
          <w:szCs w:val="24"/>
        </w:rPr>
      </w:pPr>
      <w:r w:rsidRPr="00716DB4">
        <w:rPr>
          <w:sz w:val="24"/>
          <w:szCs w:val="24"/>
        </w:rPr>
        <w:t xml:space="preserve">Voici le contenu du fichier </w:t>
      </w:r>
      <w:proofErr w:type="spellStart"/>
      <w:r w:rsidRPr="00716DB4">
        <w:rPr>
          <w:b/>
          <w:sz w:val="24"/>
          <w:szCs w:val="24"/>
        </w:rPr>
        <w:t>firebase.ts</w:t>
      </w:r>
      <w:proofErr w:type="spellEnd"/>
      <w:r w:rsidRPr="00716DB4">
        <w:rPr>
          <w:sz w:val="24"/>
          <w:szCs w:val="24"/>
        </w:rPr>
        <w:t>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import </w:t>
      </w:r>
      <w:proofErr w:type="gramStart"/>
      <w:r w:rsidRPr="0004528D">
        <w:rPr>
          <w:rFonts w:ascii="Consolas" w:hAnsi="Consolas"/>
          <w:sz w:val="19"/>
          <w:szCs w:val="19"/>
          <w:lang w:val="en-US"/>
        </w:rPr>
        <w:t>{ Injectable</w:t>
      </w:r>
      <w:proofErr w:type="gramEnd"/>
      <w:r w:rsidRPr="0004528D">
        <w:rPr>
          <w:rFonts w:ascii="Consolas" w:hAnsi="Consolas"/>
          <w:sz w:val="19"/>
          <w:szCs w:val="19"/>
          <w:lang w:val="en-US"/>
        </w:rPr>
        <w:t xml:space="preserve"> } from '@angular/core';</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import </w:t>
      </w:r>
      <w:proofErr w:type="gramStart"/>
      <w:r w:rsidRPr="0004528D">
        <w:rPr>
          <w:rFonts w:ascii="Consolas" w:hAnsi="Consolas"/>
          <w:sz w:val="19"/>
          <w:szCs w:val="19"/>
          <w:lang w:val="en-US"/>
        </w:rPr>
        <w:t xml:space="preserve">{ </w:t>
      </w:r>
      <w:proofErr w:type="spellStart"/>
      <w:r w:rsidRPr="0004528D">
        <w:rPr>
          <w:rFonts w:ascii="Consolas" w:hAnsi="Consolas"/>
          <w:sz w:val="19"/>
          <w:szCs w:val="19"/>
          <w:lang w:val="en-US"/>
        </w:rPr>
        <w:t>AngularFireDatabase</w:t>
      </w:r>
      <w:proofErr w:type="spellEnd"/>
      <w:proofErr w:type="gramEnd"/>
      <w:r w:rsidRPr="0004528D">
        <w:rPr>
          <w:rFonts w:ascii="Consolas" w:hAnsi="Consolas"/>
          <w:sz w:val="19"/>
          <w:szCs w:val="19"/>
          <w:lang w:val="en-US"/>
        </w:rPr>
        <w:t xml:space="preserve"> }</w:t>
      </w:r>
      <w:r w:rsidR="00E75EFA" w:rsidRPr="0004528D">
        <w:rPr>
          <w:rFonts w:ascii="Consolas" w:hAnsi="Consolas"/>
          <w:sz w:val="19"/>
          <w:szCs w:val="19"/>
          <w:lang w:val="en-US"/>
        </w:rPr>
        <w:t xml:space="preserve"> from '@angular/fire/database';</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w:t>
      </w:r>
      <w:proofErr w:type="gramStart"/>
      <w:r w:rsidRPr="0004528D">
        <w:rPr>
          <w:rFonts w:ascii="Consolas" w:hAnsi="Consolas"/>
          <w:sz w:val="19"/>
          <w:szCs w:val="19"/>
          <w:lang w:val="en-US"/>
        </w:rPr>
        <w:t>Injectable(</w:t>
      </w:r>
      <w:proofErr w:type="gramEnd"/>
      <w:r w:rsidRPr="0004528D">
        <w:rPr>
          <w:rFonts w:ascii="Consolas" w:hAnsi="Consolas"/>
          <w:sz w:val="19"/>
          <w:szCs w:val="19"/>
          <w:lang w:val="en-US"/>
        </w:rPr>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export class </w:t>
      </w:r>
      <w:proofErr w:type="spellStart"/>
      <w:r w:rsidRPr="0004528D">
        <w:rPr>
          <w:rFonts w:ascii="Consolas" w:hAnsi="Consolas"/>
          <w:sz w:val="19"/>
          <w:szCs w:val="19"/>
          <w:lang w:val="en-US"/>
        </w:rPr>
        <w:t>FirebaseProvider</w:t>
      </w:r>
      <w:proofErr w:type="spellEnd"/>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gramStart"/>
      <w:r w:rsidRPr="0004528D">
        <w:rPr>
          <w:rFonts w:ascii="Consolas" w:hAnsi="Consolas"/>
          <w:sz w:val="19"/>
          <w:szCs w:val="19"/>
          <w:lang w:val="en-US"/>
        </w:rPr>
        <w:t>constructor(</w:t>
      </w:r>
      <w:proofErr w:type="gramEnd"/>
      <w:r w:rsidRPr="0004528D">
        <w:rPr>
          <w:rFonts w:ascii="Consolas" w:hAnsi="Consolas"/>
          <w:sz w:val="19"/>
          <w:szCs w:val="19"/>
          <w:lang w:val="en-US"/>
        </w:rPr>
        <w:t>public f</w:t>
      </w:r>
      <w:r w:rsidR="00E75EFA" w:rsidRPr="0004528D">
        <w:rPr>
          <w:rFonts w:ascii="Consolas" w:hAnsi="Consolas"/>
          <w:sz w:val="19"/>
          <w:szCs w:val="19"/>
          <w:lang w:val="en-US"/>
        </w:rPr>
        <w:t xml:space="preserve">irebase: </w:t>
      </w:r>
      <w:proofErr w:type="spellStart"/>
      <w:r w:rsidR="00E75EFA" w:rsidRPr="0004528D">
        <w:rPr>
          <w:rFonts w:ascii="Consolas" w:hAnsi="Consolas"/>
          <w:sz w:val="19"/>
          <w:szCs w:val="19"/>
          <w:lang w:val="en-US"/>
        </w:rPr>
        <w:t>AngularFireDatabase</w:t>
      </w:r>
      <w:proofErr w:type="spellEnd"/>
      <w:r w:rsidR="00E75EFA" w:rsidRPr="0004528D">
        <w:rPr>
          <w:rFonts w:ascii="Consolas" w:hAnsi="Consolas"/>
          <w:sz w:val="19"/>
          <w:szCs w:val="19"/>
          <w:lang w:val="en-US"/>
        </w:rPr>
        <w:t>) {</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proofErr w:type="gramStart"/>
      <w:r w:rsidRPr="0004528D">
        <w:rPr>
          <w:rFonts w:ascii="Consolas" w:hAnsi="Consolas"/>
          <w:sz w:val="19"/>
          <w:szCs w:val="19"/>
          <w:lang w:val="en-US"/>
        </w:rPr>
        <w:t>fetchById</w:t>
      </w:r>
      <w:proofErr w:type="spellEnd"/>
      <w:r w:rsidRPr="0004528D">
        <w:rPr>
          <w:rFonts w:ascii="Consolas" w:hAnsi="Consolas"/>
          <w:sz w:val="19"/>
          <w:szCs w:val="19"/>
          <w:lang w:val="en-US"/>
        </w:rPr>
        <w:t>(</w:t>
      </w:r>
      <w:proofErr w:type="spellStart"/>
      <w:proofErr w:type="gramEnd"/>
      <w:r w:rsidRPr="0004528D">
        <w:rPr>
          <w:rFonts w:ascii="Consolas" w:hAnsi="Consolas"/>
          <w:sz w:val="19"/>
          <w:szCs w:val="19"/>
          <w:lang w:val="en-US"/>
        </w:rPr>
        <w:t>path:string</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id:string</w:t>
      </w:r>
      <w:proofErr w:type="spellEnd"/>
      <w:r w:rsidRPr="0004528D">
        <w:rPr>
          <w:rFonts w:ascii="Consolas" w:hAnsi="Consolas"/>
          <w:sz w:val="19"/>
          <w:szCs w:val="19"/>
          <w:lang w:val="en-US"/>
        </w:rPr>
        <w: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return new Promise((resolve)=</w:t>
      </w:r>
      <w:proofErr w:type="gramStart"/>
      <w:r w:rsidRPr="0004528D">
        <w:rPr>
          <w:rFonts w:ascii="Consolas" w:hAnsi="Consolas"/>
          <w:sz w:val="19"/>
          <w:szCs w:val="19"/>
          <w:lang w:val="en-US"/>
        </w:rPr>
        <w:t>&gt;{</w:t>
      </w:r>
      <w:proofErr w:type="gramEnd"/>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r>
      <w:proofErr w:type="gramStart"/>
      <w:r w:rsidRPr="0004528D">
        <w:rPr>
          <w:rFonts w:ascii="Consolas" w:hAnsi="Consolas"/>
          <w:sz w:val="19"/>
          <w:szCs w:val="19"/>
          <w:lang w:val="en-US"/>
        </w:rPr>
        <w:t>this.firebase</w:t>
      </w:r>
      <w:proofErr w:type="gramEnd"/>
      <w:r w:rsidRPr="0004528D">
        <w:rPr>
          <w:rFonts w:ascii="Consolas" w:hAnsi="Consolas"/>
          <w:sz w:val="19"/>
          <w:szCs w:val="19"/>
          <w:lang w:val="en-US"/>
        </w:rPr>
        <w:t>.object(`${path}/${id}`).valueChanges().subscribe((object)=&gt;{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r>
      <w:r w:rsidRPr="0004528D">
        <w:rPr>
          <w:rFonts w:ascii="Consolas" w:hAnsi="Consolas"/>
          <w:sz w:val="19"/>
          <w:szCs w:val="19"/>
          <w:lang w:val="en-US"/>
        </w:rPr>
        <w:tab/>
        <w:t>resolve(object);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fetchAll</w:t>
      </w:r>
      <w:proofErr w:type="spellEnd"/>
      <w:r w:rsidRPr="0004528D">
        <w:rPr>
          <w:rFonts w:ascii="Consolas" w:hAnsi="Consolas"/>
          <w:sz w:val="19"/>
          <w:szCs w:val="19"/>
          <w:lang w:val="en-US"/>
        </w:rPr>
        <w:t>(path</w:t>
      </w:r>
      <w:proofErr w:type="gramStart"/>
      <w:r w:rsidRPr="0004528D">
        <w:rPr>
          <w:rFonts w:ascii="Consolas" w:hAnsi="Consolas"/>
          <w:sz w:val="19"/>
          <w:szCs w:val="19"/>
          <w:lang w:val="en-US"/>
        </w:rPr>
        <w:t>){</w:t>
      </w:r>
      <w:proofErr w:type="gramEnd"/>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return new Promise((resolve)=</w:t>
      </w:r>
      <w:proofErr w:type="gramStart"/>
      <w:r w:rsidRPr="0004528D">
        <w:rPr>
          <w:rFonts w:ascii="Consolas" w:hAnsi="Consolas"/>
          <w:sz w:val="19"/>
          <w:szCs w:val="19"/>
          <w:lang w:val="en-US"/>
        </w:rPr>
        <w:t>&gt;{</w:t>
      </w:r>
      <w:proofErr w:type="gramEnd"/>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r>
      <w:proofErr w:type="spellStart"/>
      <w:proofErr w:type="gramStart"/>
      <w:r w:rsidRPr="0004528D">
        <w:rPr>
          <w:rFonts w:ascii="Consolas" w:hAnsi="Consolas"/>
          <w:sz w:val="19"/>
          <w:szCs w:val="19"/>
          <w:lang w:val="en-US"/>
        </w:rPr>
        <w:t>this.firebase</w:t>
      </w:r>
      <w:proofErr w:type="gramEnd"/>
      <w:r w:rsidRPr="0004528D">
        <w:rPr>
          <w:rFonts w:ascii="Consolas" w:hAnsi="Consolas"/>
          <w:sz w:val="19"/>
          <w:szCs w:val="19"/>
          <w:lang w:val="en-US"/>
        </w:rPr>
        <w:t>.object</w:t>
      </w:r>
      <w:proofErr w:type="spellEnd"/>
      <w:r w:rsidRPr="0004528D">
        <w:rPr>
          <w:rFonts w:ascii="Consolas" w:hAnsi="Consolas"/>
          <w:sz w:val="19"/>
          <w:szCs w:val="19"/>
          <w:lang w:val="en-US"/>
        </w:rPr>
        <w:t>(path).</w:t>
      </w:r>
      <w:proofErr w:type="spellStart"/>
      <w:r w:rsidRPr="0004528D">
        <w:rPr>
          <w:rFonts w:ascii="Consolas" w:hAnsi="Consolas"/>
          <w:sz w:val="19"/>
          <w:szCs w:val="19"/>
          <w:lang w:val="en-US"/>
        </w:rPr>
        <w:t>valueChanges</w:t>
      </w:r>
      <w:proofErr w:type="spellEnd"/>
      <w:r w:rsidRPr="0004528D">
        <w:rPr>
          <w:rFonts w:ascii="Consolas" w:hAnsi="Consolas"/>
          <w:sz w:val="19"/>
          <w:szCs w:val="19"/>
          <w:lang w:val="en-US"/>
        </w:rPr>
        <w:t>().subscribe((list)=&gt;{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r>
      <w:r w:rsidRPr="0004528D">
        <w:rPr>
          <w:rFonts w:ascii="Consolas" w:hAnsi="Consolas"/>
          <w:sz w:val="19"/>
          <w:szCs w:val="19"/>
          <w:lang w:val="en-US"/>
        </w:rPr>
        <w:tab/>
        <w:t>resolve(list);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gramStart"/>
      <w:r w:rsidRPr="0004528D">
        <w:rPr>
          <w:rFonts w:ascii="Consolas" w:hAnsi="Consolas"/>
          <w:sz w:val="19"/>
          <w:szCs w:val="19"/>
          <w:lang w:val="en-US"/>
        </w:rPr>
        <w:t>save(</w:t>
      </w:r>
      <w:proofErr w:type="spellStart"/>
      <w:proofErr w:type="gramEnd"/>
      <w:r w:rsidRPr="0004528D">
        <w:rPr>
          <w:rFonts w:ascii="Consolas" w:hAnsi="Consolas"/>
          <w:sz w:val="19"/>
          <w:szCs w:val="19"/>
          <w:lang w:val="en-US"/>
        </w:rPr>
        <w:t>path:string,object:any</w:t>
      </w:r>
      <w:proofErr w:type="spellEnd"/>
      <w:r w:rsidRPr="0004528D">
        <w:rPr>
          <w:rFonts w:ascii="Consolas" w:hAnsi="Consolas"/>
          <w:sz w:val="19"/>
          <w:szCs w:val="19"/>
          <w:lang w:val="en-US"/>
        </w:rPr>
        <w:t>, key?:string){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if (key)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 xml:space="preserve">return </w:t>
      </w:r>
      <w:proofErr w:type="spellStart"/>
      <w:proofErr w:type="gramStart"/>
      <w:r w:rsidRPr="0004528D">
        <w:rPr>
          <w:rFonts w:ascii="Consolas" w:hAnsi="Consolas"/>
          <w:sz w:val="19"/>
          <w:szCs w:val="19"/>
          <w:lang w:val="en-US"/>
        </w:rPr>
        <w:t>this.firebase</w:t>
      </w:r>
      <w:proofErr w:type="gramEnd"/>
      <w:r w:rsidRPr="0004528D">
        <w:rPr>
          <w:rFonts w:ascii="Consolas" w:hAnsi="Consolas"/>
          <w:sz w:val="19"/>
          <w:szCs w:val="19"/>
          <w:lang w:val="en-US"/>
        </w:rPr>
        <w:t>.list</w:t>
      </w:r>
      <w:proofErr w:type="spellEnd"/>
      <w:r w:rsidRPr="0004528D">
        <w:rPr>
          <w:rFonts w:ascii="Consolas" w:hAnsi="Consolas"/>
          <w:sz w:val="19"/>
          <w:szCs w:val="19"/>
          <w:lang w:val="en-US"/>
        </w:rPr>
        <w:t>(path).update(</w:t>
      </w:r>
      <w:proofErr w:type="spellStart"/>
      <w:r w:rsidRPr="0004528D">
        <w:rPr>
          <w:rFonts w:ascii="Consolas" w:hAnsi="Consolas"/>
          <w:sz w:val="19"/>
          <w:szCs w:val="19"/>
          <w:lang w:val="en-US"/>
        </w:rPr>
        <w:t>key,object</w:t>
      </w:r>
      <w:proofErr w:type="spellEnd"/>
      <w:r w:rsidRPr="0004528D">
        <w:rPr>
          <w:rFonts w:ascii="Consolas" w:hAnsi="Consolas"/>
          <w:sz w:val="19"/>
          <w:szCs w:val="19"/>
          <w:lang w:val="en-US"/>
        </w:rPr>
        <w: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 else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 xml:space="preserve">return </w:t>
      </w:r>
      <w:proofErr w:type="spellStart"/>
      <w:proofErr w:type="gramStart"/>
      <w:r w:rsidRPr="0004528D">
        <w:rPr>
          <w:rFonts w:ascii="Consolas" w:hAnsi="Consolas"/>
          <w:sz w:val="19"/>
          <w:szCs w:val="19"/>
          <w:lang w:val="en-US"/>
        </w:rPr>
        <w:t>this.firebase</w:t>
      </w:r>
      <w:proofErr w:type="gramEnd"/>
      <w:r w:rsidRPr="0004528D">
        <w:rPr>
          <w:rFonts w:ascii="Consolas" w:hAnsi="Consolas"/>
          <w:sz w:val="19"/>
          <w:szCs w:val="19"/>
          <w:lang w:val="en-US"/>
        </w:rPr>
        <w:t>.list</w:t>
      </w:r>
      <w:proofErr w:type="spellEnd"/>
      <w:r w:rsidRPr="0004528D">
        <w:rPr>
          <w:rFonts w:ascii="Consolas" w:hAnsi="Consolas"/>
          <w:sz w:val="19"/>
          <w:szCs w:val="19"/>
          <w:lang w:val="en-US"/>
        </w:rPr>
        <w:t>(path).push(object).key</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proofErr w:type="gramStart"/>
      <w:r w:rsidRPr="0004528D">
        <w:rPr>
          <w:rFonts w:ascii="Consolas" w:hAnsi="Consolas"/>
          <w:sz w:val="19"/>
          <w:szCs w:val="19"/>
          <w:lang w:val="en-US"/>
        </w:rPr>
        <w:t>getById</w:t>
      </w:r>
      <w:proofErr w:type="spellEnd"/>
      <w:r w:rsidRPr="0004528D">
        <w:rPr>
          <w:rFonts w:ascii="Consolas" w:hAnsi="Consolas"/>
          <w:sz w:val="19"/>
          <w:szCs w:val="19"/>
          <w:lang w:val="en-US"/>
        </w:rPr>
        <w:t>(</w:t>
      </w:r>
      <w:proofErr w:type="spellStart"/>
      <w:proofErr w:type="gramEnd"/>
      <w:r w:rsidRPr="0004528D">
        <w:rPr>
          <w:rFonts w:ascii="Consolas" w:hAnsi="Consolas"/>
          <w:sz w:val="19"/>
          <w:szCs w:val="19"/>
          <w:lang w:val="en-US"/>
        </w:rPr>
        <w:t>path:string</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id:string</w:t>
      </w:r>
      <w:proofErr w:type="spellEnd"/>
      <w:r w:rsidRPr="0004528D">
        <w:rPr>
          <w:rFonts w:ascii="Consolas" w:hAnsi="Consolas"/>
          <w:sz w:val="19"/>
          <w:szCs w:val="19"/>
          <w:lang w:val="en-US"/>
        </w:rPr>
        <w: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 xml:space="preserve">return </w:t>
      </w:r>
      <w:proofErr w:type="spellStart"/>
      <w:proofErr w:type="gramStart"/>
      <w:r w:rsidRPr="0004528D">
        <w:rPr>
          <w:rFonts w:ascii="Consolas" w:hAnsi="Consolas"/>
          <w:sz w:val="19"/>
          <w:szCs w:val="19"/>
          <w:lang w:val="en-US"/>
        </w:rPr>
        <w:t>this.firebase</w:t>
      </w:r>
      <w:proofErr w:type="gramEnd"/>
      <w:r w:rsidRPr="0004528D">
        <w:rPr>
          <w:rFonts w:ascii="Consolas" w:hAnsi="Consolas"/>
          <w:sz w:val="19"/>
          <w:szCs w:val="19"/>
          <w:lang w:val="en-US"/>
        </w:rPr>
        <w:t>.object</w:t>
      </w:r>
      <w:proofErr w:type="spellEnd"/>
      <w:r w:rsidRPr="0004528D">
        <w:rPr>
          <w:rFonts w:ascii="Consolas" w:hAnsi="Consolas"/>
          <w:sz w:val="19"/>
          <w:szCs w:val="19"/>
          <w:lang w:val="en-US"/>
        </w:rPr>
        <w:t>(`${path}/${id}`).</w:t>
      </w:r>
      <w:proofErr w:type="spellStart"/>
      <w:r w:rsidRPr="0004528D">
        <w:rPr>
          <w:rFonts w:ascii="Consolas" w:hAnsi="Consolas"/>
          <w:sz w:val="19"/>
          <w:szCs w:val="19"/>
          <w:lang w:val="en-US"/>
        </w:rPr>
        <w:t>valueChanges</w:t>
      </w:r>
      <w:proofErr w:type="spellEnd"/>
      <w:r w:rsidRPr="0004528D">
        <w:rPr>
          <w:rFonts w:ascii="Consolas" w:hAnsi="Consolas"/>
          <w:sz w:val="19"/>
          <w:szCs w:val="19"/>
          <w:lang w:val="en-US"/>
        </w:rPr>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w:t>
      </w:r>
      <w:proofErr w:type="gramStart"/>
      <w:r w:rsidRPr="0004528D">
        <w:rPr>
          <w:rFonts w:ascii="Consolas" w:hAnsi="Consolas"/>
          <w:sz w:val="19"/>
          <w:szCs w:val="19"/>
          <w:lang w:val="en-US"/>
        </w:rPr>
        <w:t>delete(</w:t>
      </w:r>
      <w:proofErr w:type="spellStart"/>
      <w:proofErr w:type="gramEnd"/>
      <w:r w:rsidRPr="0004528D">
        <w:rPr>
          <w:rFonts w:ascii="Consolas" w:hAnsi="Consolas"/>
          <w:sz w:val="19"/>
          <w:szCs w:val="19"/>
          <w:lang w:val="en-US"/>
        </w:rPr>
        <w:t>path:string</w:t>
      </w:r>
      <w:proofErr w:type="spellEnd"/>
      <w:r w:rsidRPr="0004528D">
        <w:rPr>
          <w:rFonts w:ascii="Consolas" w:hAnsi="Consolas"/>
          <w:sz w:val="19"/>
          <w:szCs w:val="19"/>
          <w:lang w:val="en-US"/>
        </w:rPr>
        <w:t xml:space="preserve">, </w:t>
      </w:r>
      <w:proofErr w:type="spellStart"/>
      <w:r w:rsidRPr="0004528D">
        <w:rPr>
          <w:rFonts w:ascii="Consolas" w:hAnsi="Consolas"/>
          <w:sz w:val="19"/>
          <w:szCs w:val="19"/>
          <w:lang w:val="en-US"/>
        </w:rPr>
        <w:t>key:string</w:t>
      </w:r>
      <w:proofErr w:type="spellEnd"/>
      <w:r w:rsidRPr="0004528D">
        <w:rPr>
          <w:rFonts w:ascii="Consolas" w:hAnsi="Consolas"/>
          <w:sz w:val="19"/>
          <w:szCs w:val="19"/>
          <w:lang w:val="en-US"/>
        </w:rPr>
        <w: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proofErr w:type="gramStart"/>
      <w:r w:rsidRPr="0004528D">
        <w:rPr>
          <w:rFonts w:ascii="Consolas" w:hAnsi="Consolas"/>
          <w:sz w:val="19"/>
          <w:szCs w:val="19"/>
          <w:lang w:val="en-US"/>
        </w:rPr>
        <w:t>this.firebase</w:t>
      </w:r>
      <w:proofErr w:type="gramEnd"/>
      <w:r w:rsidRPr="0004528D">
        <w:rPr>
          <w:rFonts w:ascii="Consolas" w:hAnsi="Consolas"/>
          <w:sz w:val="19"/>
          <w:szCs w:val="19"/>
          <w:lang w:val="en-US"/>
        </w:rPr>
        <w:t>.list</w:t>
      </w:r>
      <w:proofErr w:type="spellEnd"/>
      <w:r w:rsidRPr="0004528D">
        <w:rPr>
          <w:rFonts w:ascii="Consolas" w:hAnsi="Consolas"/>
          <w:sz w:val="19"/>
          <w:szCs w:val="19"/>
          <w:lang w:val="en-US"/>
        </w:rPr>
        <w:t>(path).remove(key);</w:t>
      </w:r>
    </w:p>
    <w:p w:rsidR="00445D27" w:rsidRPr="0004528D" w:rsidRDefault="00E75EFA"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w:t>
      </w:r>
    </w:p>
    <w:p w:rsidR="00445D27" w:rsidRPr="0004528D" w:rsidRDefault="00716DB4" w:rsidP="0004528D">
      <w:pPr>
        <w:spacing w:line="240" w:lineRule="auto"/>
        <w:rPr>
          <w:rFonts w:ascii="Consolas" w:hAnsi="Consolas"/>
          <w:sz w:val="19"/>
          <w:szCs w:val="19"/>
        </w:rPr>
      </w:pPr>
      <w:r w:rsidRPr="0004528D">
        <w:rPr>
          <w:rFonts w:ascii="Consolas" w:hAnsi="Consolas"/>
          <w:sz w:val="19"/>
          <w:szCs w:val="19"/>
        </w:rPr>
        <w:t>}</w:t>
      </w:r>
    </w:p>
    <w:p w:rsidR="00445D27" w:rsidRDefault="00FD6E17" w:rsidP="00716DB4">
      <w:pPr>
        <w:pStyle w:val="Heading3"/>
      </w:pPr>
      <w:bookmarkStart w:id="351" w:name="_Toc26477486"/>
      <w:bookmarkStart w:id="352" w:name="_Toc26816524"/>
      <w:r>
        <w:t>FONCTIONNALITES</w:t>
      </w:r>
      <w:bookmarkEnd w:id="351"/>
      <w:bookmarkEnd w:id="352"/>
    </w:p>
    <w:p w:rsidR="00FD6E17" w:rsidRDefault="00FD6E17" w:rsidP="00A07A7E">
      <w:pPr>
        <w:pStyle w:val="Heading4"/>
        <w:numPr>
          <w:ilvl w:val="0"/>
          <w:numId w:val="87"/>
        </w:numPr>
      </w:pPr>
      <w:bookmarkStart w:id="353" w:name="_Toc26816525"/>
      <w:r>
        <w:t>Récupération de la position actuelle</w:t>
      </w:r>
      <w:bookmarkEnd w:id="353"/>
      <w:r>
        <w:t xml:space="preserve"> </w:t>
      </w:r>
    </w:p>
    <w:p w:rsidR="00FD6E17" w:rsidRPr="0004528D" w:rsidRDefault="00FD6E17" w:rsidP="0004528D">
      <w:pPr>
        <w:spacing w:line="240" w:lineRule="auto"/>
        <w:rPr>
          <w:rFonts w:ascii="Consolas" w:hAnsi="Consolas"/>
          <w:sz w:val="19"/>
          <w:szCs w:val="19"/>
        </w:rPr>
      </w:pPr>
      <w:proofErr w:type="spellStart"/>
      <w:proofErr w:type="gramStart"/>
      <w:r w:rsidRPr="0004528D">
        <w:rPr>
          <w:rFonts w:ascii="Consolas" w:hAnsi="Consolas"/>
          <w:sz w:val="19"/>
          <w:szCs w:val="19"/>
        </w:rPr>
        <w:t>getCurentPosition</w:t>
      </w:r>
      <w:proofErr w:type="spellEnd"/>
      <w:r w:rsidRPr="0004528D">
        <w:rPr>
          <w:rFonts w:ascii="Consolas" w:hAnsi="Consolas"/>
          <w:sz w:val="19"/>
          <w:szCs w:val="19"/>
        </w:rPr>
        <w:t>(</w:t>
      </w:r>
      <w:proofErr w:type="gramEnd"/>
      <w:r w:rsidRPr="0004528D">
        <w:rPr>
          <w:rFonts w:ascii="Consolas" w:hAnsi="Consolas"/>
          <w:sz w:val="19"/>
          <w:szCs w:val="19"/>
        </w:rPr>
        <w: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roofErr w:type="gramStart"/>
      <w:r w:rsidRPr="0004528D">
        <w:rPr>
          <w:rFonts w:ascii="Consolas" w:hAnsi="Consolas"/>
          <w:sz w:val="19"/>
          <w:szCs w:val="19"/>
        </w:rPr>
        <w:t>return</w:t>
      </w:r>
      <w:proofErr w:type="gramEnd"/>
      <w:r w:rsidRPr="0004528D">
        <w:rPr>
          <w:rFonts w:ascii="Consolas" w:hAnsi="Consolas"/>
          <w:sz w:val="19"/>
          <w:szCs w:val="19"/>
        </w:rPr>
        <w:t xml:space="preserve"> new Promise((</w:t>
      </w:r>
      <w:proofErr w:type="spellStart"/>
      <w:r w:rsidRPr="0004528D">
        <w:rPr>
          <w:rFonts w:ascii="Consolas" w:hAnsi="Consolas"/>
          <w:sz w:val="19"/>
          <w:szCs w:val="19"/>
        </w:rPr>
        <w:t>resolve</w:t>
      </w:r>
      <w:proofErr w:type="spellEnd"/>
      <w:r w:rsidRPr="0004528D">
        <w:rPr>
          <w:rFonts w:ascii="Consolas" w:hAnsi="Consolas"/>
          <w:sz w:val="19"/>
          <w:szCs w:val="19"/>
        </w:rPr>
        <w:t>)=&gt;{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let watch = </w:t>
      </w:r>
      <w:proofErr w:type="spellStart"/>
      <w:proofErr w:type="gramStart"/>
      <w:r w:rsidRPr="0004528D">
        <w:rPr>
          <w:rFonts w:ascii="Consolas" w:hAnsi="Consolas"/>
          <w:sz w:val="19"/>
          <w:szCs w:val="19"/>
          <w:lang w:val="en-US"/>
        </w:rPr>
        <w:t>this.geolocation</w:t>
      </w:r>
      <w:proofErr w:type="gramEnd"/>
      <w:r w:rsidRPr="0004528D">
        <w:rPr>
          <w:rFonts w:ascii="Consolas" w:hAnsi="Consolas"/>
          <w:sz w:val="19"/>
          <w:szCs w:val="19"/>
          <w:lang w:val="en-US"/>
        </w:rPr>
        <w:t>.watchPosition</w:t>
      </w:r>
      <w:proofErr w:type="spellEnd"/>
      <w:r w:rsidRPr="0004528D">
        <w:rPr>
          <w:rFonts w:ascii="Consolas" w:hAnsi="Consolas"/>
          <w:sz w:val="19"/>
          <w:szCs w:val="19"/>
          <w:lang w:val="en-US"/>
        </w:rPr>
        <w: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proofErr w:type="gramStart"/>
      <w:r w:rsidRPr="0004528D">
        <w:rPr>
          <w:rFonts w:ascii="Consolas" w:hAnsi="Consolas"/>
          <w:sz w:val="19"/>
          <w:szCs w:val="19"/>
          <w:lang w:val="en-US"/>
        </w:rPr>
        <w:t>watch.subscribe</w:t>
      </w:r>
      <w:proofErr w:type="spellEnd"/>
      <w:proofErr w:type="gramEnd"/>
      <w:r w:rsidRPr="0004528D">
        <w:rPr>
          <w:rFonts w:ascii="Consolas" w:hAnsi="Consolas"/>
          <w:sz w:val="19"/>
          <w:szCs w:val="19"/>
          <w:lang w:val="en-US"/>
        </w:rPr>
        <w:t>((data) =&gt;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let position =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lat</w:t>
      </w:r>
      <w:proofErr w:type="spellEnd"/>
      <w:r w:rsidRPr="0004528D">
        <w:rPr>
          <w:rFonts w:ascii="Consolas" w:hAnsi="Consolas"/>
          <w:sz w:val="19"/>
          <w:szCs w:val="19"/>
          <w:lang w:val="en-US"/>
        </w:rPr>
        <w:t xml:space="preserve">: </w:t>
      </w:r>
      <w:proofErr w:type="spellStart"/>
      <w:proofErr w:type="gramStart"/>
      <w:r w:rsidRPr="0004528D">
        <w:rPr>
          <w:rFonts w:ascii="Consolas" w:hAnsi="Consolas"/>
          <w:sz w:val="19"/>
          <w:szCs w:val="19"/>
          <w:lang w:val="en-US"/>
        </w:rPr>
        <w:t>data.coords</w:t>
      </w:r>
      <w:proofErr w:type="gramEnd"/>
      <w:r w:rsidRPr="0004528D">
        <w:rPr>
          <w:rFonts w:ascii="Consolas" w:hAnsi="Consolas"/>
          <w:sz w:val="19"/>
          <w:szCs w:val="19"/>
          <w:lang w:val="en-US"/>
        </w:rPr>
        <w:t>.latitude</w:t>
      </w:r>
      <w:proofErr w:type="spellEnd"/>
      <w:r w:rsidRPr="0004528D">
        <w:rPr>
          <w:rFonts w:ascii="Consolas" w:hAnsi="Consolas"/>
          <w:sz w:val="19"/>
          <w:szCs w:val="19"/>
          <w:lang w:val="en-US"/>
        </w:rPr>
        <w: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lng</w:t>
      </w:r>
      <w:proofErr w:type="spellEnd"/>
      <w:r w:rsidRPr="0004528D">
        <w:rPr>
          <w:rFonts w:ascii="Consolas" w:hAnsi="Consolas"/>
          <w:sz w:val="19"/>
          <w:szCs w:val="19"/>
          <w:lang w:val="en-US"/>
        </w:rPr>
        <w:t xml:space="preserve">: </w:t>
      </w:r>
      <w:proofErr w:type="spellStart"/>
      <w:proofErr w:type="gramStart"/>
      <w:r w:rsidRPr="0004528D">
        <w:rPr>
          <w:rFonts w:ascii="Consolas" w:hAnsi="Consolas"/>
          <w:sz w:val="19"/>
          <w:szCs w:val="19"/>
          <w:lang w:val="en-US"/>
        </w:rPr>
        <w:t>data.coords</w:t>
      </w:r>
      <w:proofErr w:type="gramEnd"/>
      <w:r w:rsidRPr="0004528D">
        <w:rPr>
          <w:rFonts w:ascii="Consolas" w:hAnsi="Consolas"/>
          <w:sz w:val="19"/>
          <w:szCs w:val="19"/>
          <w:lang w:val="en-US"/>
        </w:rPr>
        <w:t>.longitude</w:t>
      </w:r>
      <w:proofErr w:type="spellEnd"/>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roofErr w:type="spellStart"/>
      <w:proofErr w:type="gramStart"/>
      <w:r w:rsidRPr="0004528D">
        <w:rPr>
          <w:rFonts w:ascii="Consolas" w:hAnsi="Consolas"/>
          <w:sz w:val="19"/>
          <w:szCs w:val="19"/>
        </w:rPr>
        <w:t>resolve</w:t>
      </w:r>
      <w:proofErr w:type="spellEnd"/>
      <w:proofErr w:type="gramEnd"/>
      <w:r w:rsidRPr="0004528D">
        <w:rPr>
          <w:rFonts w:ascii="Consolas" w:hAnsi="Consolas"/>
          <w:sz w:val="19"/>
          <w:szCs w:val="19"/>
        </w:rPr>
        <w:t>(position);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Default="00FD6E17" w:rsidP="00716DB4">
      <w:pPr>
        <w:pStyle w:val="Heading4"/>
      </w:pPr>
      <w:bookmarkStart w:id="354" w:name="_Toc26816526"/>
      <w:r>
        <w:t>Affichage de la carte</w:t>
      </w:r>
      <w:bookmarkEnd w:id="354"/>
    </w:p>
    <w:p w:rsidR="00FD6E17" w:rsidRPr="0004528D" w:rsidRDefault="00FD6E17" w:rsidP="0004528D">
      <w:pPr>
        <w:spacing w:line="240" w:lineRule="auto"/>
        <w:rPr>
          <w:rFonts w:ascii="Consolas" w:hAnsi="Consolas" w:cstheme="minorHAnsi"/>
          <w:sz w:val="19"/>
          <w:szCs w:val="19"/>
        </w:rPr>
      </w:pPr>
      <w:proofErr w:type="spellStart"/>
      <w:proofErr w:type="gramStart"/>
      <w:r w:rsidRPr="0004528D">
        <w:rPr>
          <w:rFonts w:ascii="Consolas" w:hAnsi="Consolas" w:cstheme="minorHAnsi"/>
          <w:sz w:val="19"/>
          <w:szCs w:val="19"/>
        </w:rPr>
        <w:t>initMap</w:t>
      </w:r>
      <w:proofErr w:type="spellEnd"/>
      <w:proofErr w:type="gramEnd"/>
      <w:r w:rsidRPr="0004528D">
        <w:rPr>
          <w:rFonts w:ascii="Consolas" w:hAnsi="Consolas" w:cstheme="minorHAnsi"/>
          <w:sz w:val="19"/>
          <w:szCs w:val="19"/>
        </w:rPr>
        <w:t>(position){</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r w:rsidRPr="0004528D">
        <w:rPr>
          <w:rFonts w:ascii="Consolas" w:hAnsi="Consolas" w:cstheme="minorHAnsi"/>
          <w:sz w:val="19"/>
          <w:szCs w:val="19"/>
        </w:rPr>
        <w:tab/>
      </w:r>
      <w:proofErr w:type="spellStart"/>
      <w:proofErr w:type="gramStart"/>
      <w:r w:rsidRPr="0004528D">
        <w:rPr>
          <w:rFonts w:ascii="Consolas" w:hAnsi="Consolas" w:cstheme="minorHAnsi"/>
          <w:sz w:val="19"/>
          <w:szCs w:val="19"/>
        </w:rPr>
        <w:t>this.loadMap</w:t>
      </w:r>
      <w:proofErr w:type="spellEnd"/>
      <w:proofErr w:type="gramEnd"/>
      <w:r w:rsidRPr="0004528D">
        <w:rPr>
          <w:rFonts w:ascii="Consolas" w:hAnsi="Consolas" w:cstheme="minorHAnsi"/>
          <w:sz w:val="19"/>
          <w:szCs w:val="19"/>
        </w:rPr>
        <w:t>(position)</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r w:rsidRPr="0004528D">
        <w:rPr>
          <w:rFonts w:ascii="Consolas" w:hAnsi="Consolas" w:cstheme="minorHAnsi"/>
          <w:sz w:val="19"/>
          <w:szCs w:val="19"/>
        </w:rPr>
        <w:tab/>
      </w:r>
      <w:r w:rsidRPr="0004528D">
        <w:rPr>
          <w:rFonts w:ascii="Consolas" w:hAnsi="Consolas" w:cstheme="minorHAnsi"/>
          <w:sz w:val="19"/>
          <w:szCs w:val="19"/>
        </w:rPr>
        <w:tab/>
      </w:r>
      <w:proofErr w:type="gramStart"/>
      <w:r w:rsidRPr="0004528D">
        <w:rPr>
          <w:rFonts w:ascii="Consolas" w:hAnsi="Consolas" w:cstheme="minorHAnsi"/>
          <w:sz w:val="19"/>
          <w:szCs w:val="19"/>
        </w:rPr>
        <w:t>.</w:t>
      </w:r>
      <w:proofErr w:type="spellStart"/>
      <w:r w:rsidRPr="0004528D">
        <w:rPr>
          <w:rFonts w:ascii="Consolas" w:hAnsi="Consolas" w:cstheme="minorHAnsi"/>
          <w:sz w:val="19"/>
          <w:szCs w:val="19"/>
        </w:rPr>
        <w:t>then</w:t>
      </w:r>
      <w:proofErr w:type="spellEnd"/>
      <w:proofErr w:type="gramEnd"/>
      <w:r w:rsidRPr="0004528D">
        <w:rPr>
          <w:rFonts w:ascii="Consolas" w:hAnsi="Consolas" w:cstheme="minorHAnsi"/>
          <w:sz w:val="19"/>
          <w:szCs w:val="19"/>
        </w:rPr>
        <w:t>((</w:t>
      </w:r>
      <w:proofErr w:type="spellStart"/>
      <w:r w:rsidRPr="0004528D">
        <w:rPr>
          <w:rFonts w:ascii="Consolas" w:hAnsi="Consolas" w:cstheme="minorHAnsi"/>
          <w:sz w:val="19"/>
          <w:szCs w:val="19"/>
        </w:rPr>
        <w:t>loaded</w:t>
      </w:r>
      <w:proofErr w:type="spellEnd"/>
      <w:r w:rsidRPr="0004528D">
        <w:rPr>
          <w:rFonts w:ascii="Consolas" w:hAnsi="Consolas" w:cstheme="minorHAnsi"/>
          <w:sz w:val="19"/>
          <w:szCs w:val="19"/>
        </w:rPr>
        <w:t>)=&gt;{</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ab/>
        <w:t xml:space="preserve">  </w:t>
      </w:r>
      <w:r w:rsidRPr="0004528D">
        <w:rPr>
          <w:rFonts w:ascii="Consolas" w:hAnsi="Consolas" w:cstheme="minorHAnsi"/>
          <w:sz w:val="19"/>
          <w:szCs w:val="19"/>
        </w:rPr>
        <w:tab/>
      </w:r>
      <w:r w:rsidRPr="0004528D">
        <w:rPr>
          <w:rFonts w:ascii="Consolas" w:hAnsi="Consolas" w:cstheme="minorHAnsi"/>
          <w:sz w:val="19"/>
          <w:szCs w:val="19"/>
        </w:rPr>
        <w:tab/>
      </w:r>
      <w:proofErr w:type="gramStart"/>
      <w:r w:rsidRPr="0004528D">
        <w:rPr>
          <w:rFonts w:ascii="Consolas" w:hAnsi="Consolas" w:cstheme="minorHAnsi"/>
          <w:sz w:val="19"/>
          <w:szCs w:val="19"/>
        </w:rPr>
        <w:t>if</w:t>
      </w:r>
      <w:proofErr w:type="gramEnd"/>
      <w:r w:rsidRPr="0004528D">
        <w:rPr>
          <w:rFonts w:ascii="Consolas" w:hAnsi="Consolas" w:cstheme="minorHAnsi"/>
          <w:sz w:val="19"/>
          <w:szCs w:val="19"/>
        </w:rPr>
        <w:t xml:space="preserve"> (</w:t>
      </w:r>
      <w:proofErr w:type="spellStart"/>
      <w:r w:rsidRPr="0004528D">
        <w:rPr>
          <w:rFonts w:ascii="Consolas" w:hAnsi="Consolas" w:cstheme="minorHAnsi"/>
          <w:sz w:val="19"/>
          <w:szCs w:val="19"/>
        </w:rPr>
        <w:t>loaded</w:t>
      </w:r>
      <w:proofErr w:type="spellEnd"/>
      <w:r w:rsidRPr="0004528D">
        <w:rPr>
          <w:rFonts w:ascii="Consolas" w:hAnsi="Consolas" w:cstheme="minorHAnsi"/>
          <w:sz w:val="19"/>
          <w:szCs w:val="19"/>
        </w:rPr>
        <w:t>) {</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ab/>
        <w:t xml:space="preserve">  </w:t>
      </w:r>
      <w:r w:rsidRPr="0004528D">
        <w:rPr>
          <w:rFonts w:ascii="Consolas" w:hAnsi="Consolas" w:cstheme="minorHAnsi"/>
          <w:sz w:val="19"/>
          <w:szCs w:val="19"/>
        </w:rPr>
        <w:tab/>
      </w:r>
      <w:r w:rsidRPr="0004528D">
        <w:rPr>
          <w:rFonts w:ascii="Consolas" w:hAnsi="Consolas" w:cstheme="minorHAnsi"/>
          <w:sz w:val="19"/>
          <w:szCs w:val="19"/>
        </w:rPr>
        <w:tab/>
      </w:r>
      <w:r w:rsidRPr="0004528D">
        <w:rPr>
          <w:rFonts w:ascii="Consolas" w:hAnsi="Consolas" w:cstheme="minorHAnsi"/>
          <w:sz w:val="19"/>
          <w:szCs w:val="19"/>
        </w:rPr>
        <w:tab/>
      </w:r>
      <w:proofErr w:type="spellStart"/>
      <w:proofErr w:type="gramStart"/>
      <w:r w:rsidRPr="0004528D">
        <w:rPr>
          <w:rFonts w:ascii="Consolas" w:hAnsi="Consolas" w:cstheme="minorHAnsi"/>
          <w:sz w:val="19"/>
          <w:szCs w:val="19"/>
        </w:rPr>
        <w:t>this.addMarker</w:t>
      </w:r>
      <w:proofErr w:type="spellEnd"/>
      <w:proofErr w:type="gramEnd"/>
      <w:r w:rsidRPr="0004528D">
        <w:rPr>
          <w:rFonts w:ascii="Consolas" w:hAnsi="Consolas" w:cstheme="minorHAnsi"/>
          <w:sz w:val="19"/>
          <w:szCs w:val="19"/>
        </w:rPr>
        <w:t>(</w:t>
      </w:r>
      <w:proofErr w:type="spellStart"/>
      <w:r w:rsidRPr="0004528D">
        <w:rPr>
          <w:rFonts w:ascii="Consolas" w:hAnsi="Consolas" w:cstheme="minorHAnsi"/>
          <w:sz w:val="19"/>
          <w:szCs w:val="19"/>
        </w:rPr>
        <w:t>position,"source</w:t>
      </w:r>
      <w:proofErr w:type="spellEnd"/>
      <w:r w:rsidRPr="0004528D">
        <w:rPr>
          <w:rFonts w:ascii="Consolas" w:hAnsi="Consolas" w:cstheme="minorHAnsi"/>
          <w:sz w:val="19"/>
          <w:szCs w:val="19"/>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proofErr w:type="spellStart"/>
      <w:proofErr w:type="gramStart"/>
      <w:r w:rsidRPr="0004528D">
        <w:rPr>
          <w:rFonts w:ascii="Consolas" w:hAnsi="Consolas" w:cstheme="minorHAnsi"/>
          <w:sz w:val="19"/>
          <w:szCs w:val="19"/>
          <w:lang w:val="en-US"/>
        </w:rPr>
        <w:t>this.addMarker</w:t>
      </w:r>
      <w:proofErr w:type="spellEnd"/>
      <w:proofErr w:type="gramEnd"/>
      <w:r w:rsidRPr="0004528D">
        <w:rPr>
          <w:rFonts w:ascii="Consolas" w:hAnsi="Consolas" w:cstheme="minorHAnsi"/>
          <w:sz w:val="19"/>
          <w:szCs w:val="19"/>
          <w:lang w:val="en-US"/>
        </w:rPr>
        <w:t>(</w:t>
      </w:r>
      <w:proofErr w:type="spellStart"/>
      <w:r w:rsidRPr="0004528D">
        <w:rPr>
          <w:rFonts w:ascii="Consolas" w:hAnsi="Consolas" w:cstheme="minorHAnsi"/>
          <w:sz w:val="19"/>
          <w:szCs w:val="19"/>
          <w:lang w:val="en-US"/>
        </w:rPr>
        <w:t>this.target,"destination</w:t>
      </w:r>
      <w:proofErr w:type="spellEnd"/>
      <w:r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proofErr w:type="spellStart"/>
      <w:proofErr w:type="gramStart"/>
      <w:r w:rsidRPr="0004528D">
        <w:rPr>
          <w:rFonts w:ascii="Consolas" w:hAnsi="Consolas" w:cstheme="minorHAnsi"/>
          <w:sz w:val="19"/>
          <w:szCs w:val="19"/>
          <w:lang w:val="en-US"/>
        </w:rPr>
        <w:t>this.traceRoute</w:t>
      </w:r>
      <w:proofErr w:type="spellEnd"/>
      <w:proofErr w:type="gramEnd"/>
      <w:r w:rsidRPr="0004528D">
        <w:rPr>
          <w:rFonts w:ascii="Consolas" w:hAnsi="Consolas" w:cstheme="minorHAnsi"/>
          <w:sz w:val="19"/>
          <w:szCs w:val="19"/>
          <w:lang w:val="en-US"/>
        </w:rPr>
        <w:t>(</w:t>
      </w:r>
      <w:proofErr w:type="spellStart"/>
      <w:r w:rsidRPr="0004528D">
        <w:rPr>
          <w:rFonts w:ascii="Consolas" w:hAnsi="Consolas" w:cstheme="minorHAnsi"/>
          <w:sz w:val="19"/>
          <w:szCs w:val="19"/>
          <w:lang w:val="en-US"/>
        </w:rPr>
        <w:t>position,this.target</w:t>
      </w:r>
      <w:proofErr w:type="spellEnd"/>
      <w:r w:rsidRPr="0004528D">
        <w:rPr>
          <w:rFonts w:ascii="Consolas" w:hAnsi="Consolas" w:cstheme="minorHAnsi"/>
          <w:sz w:val="19"/>
          <w:szCs w:val="19"/>
          <w:lang w:val="en-US"/>
        </w:rPr>
        <w:t>).then((</w:t>
      </w:r>
      <w:proofErr w:type="spellStart"/>
      <w:r w:rsidRPr="0004528D">
        <w:rPr>
          <w:rFonts w:ascii="Consolas" w:hAnsi="Consolas" w:cstheme="minorHAnsi"/>
          <w:sz w:val="19"/>
          <w:szCs w:val="19"/>
          <w:lang w:val="en-US"/>
        </w:rPr>
        <w:t>response:any</w:t>
      </w:r>
      <w:proofErr w:type="spellEnd"/>
      <w:r w:rsidRPr="0004528D">
        <w:rPr>
          <w:rFonts w:ascii="Consolas" w:hAnsi="Consolas" w:cstheme="minorHAnsi"/>
          <w:sz w:val="19"/>
          <w:szCs w:val="19"/>
          <w:lang w:val="en-US"/>
        </w:rPr>
        <w:t>)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proofErr w:type="spellStart"/>
      <w:proofErr w:type="gramStart"/>
      <w:r w:rsidRPr="0004528D">
        <w:rPr>
          <w:rFonts w:ascii="Consolas" w:hAnsi="Consolas" w:cstheme="minorHAnsi"/>
          <w:sz w:val="19"/>
          <w:szCs w:val="19"/>
          <w:lang w:val="en-US"/>
        </w:rPr>
        <w:t>this.addPolylines</w:t>
      </w:r>
      <w:proofErr w:type="spellEnd"/>
      <w:proofErr w:type="gramEnd"/>
      <w:r w:rsidRPr="0004528D">
        <w:rPr>
          <w:rFonts w:ascii="Consolas" w:hAnsi="Consolas" w:cstheme="minorHAnsi"/>
          <w:sz w:val="19"/>
          <w:szCs w:val="19"/>
          <w:lang w:val="en-US"/>
        </w:rPr>
        <w:t>(response).then((target)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proofErr w:type="spellStart"/>
      <w:proofErr w:type="gramStart"/>
      <w:r w:rsidRPr="0004528D">
        <w:rPr>
          <w:rFonts w:ascii="Consolas" w:hAnsi="Consolas" w:cstheme="minorHAnsi"/>
          <w:sz w:val="19"/>
          <w:szCs w:val="19"/>
          <w:lang w:val="en-US"/>
        </w:rPr>
        <w:t>this.moveCamera</w:t>
      </w:r>
      <w:proofErr w:type="spellEnd"/>
      <w:proofErr w:type="gramEnd"/>
      <w:r w:rsidRPr="0004528D">
        <w:rPr>
          <w:rFonts w:ascii="Consolas" w:hAnsi="Consolas" w:cstheme="minorHAnsi"/>
          <w:sz w:val="19"/>
          <w:szCs w:val="19"/>
          <w:lang w:val="en-US"/>
        </w:rPr>
        <w:t>(target);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lastRenderedPageBreak/>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proofErr w:type="gramStart"/>
      <w:r w:rsidRPr="0004528D">
        <w:rPr>
          <w:rFonts w:ascii="Consolas" w:hAnsi="Consolas" w:cstheme="minorHAnsi"/>
          <w:sz w:val="19"/>
          <w:szCs w:val="19"/>
          <w:lang w:val="en-US"/>
        </w:rPr>
        <w:t>.then</w:t>
      </w:r>
      <w:proofErr w:type="gramEnd"/>
      <w:r w:rsidRPr="0004528D">
        <w:rPr>
          <w:rFonts w:ascii="Consolas" w:hAnsi="Consolas" w:cstheme="minorHAnsi"/>
          <w:sz w:val="19"/>
          <w:szCs w:val="19"/>
          <w:lang w:val="en-US"/>
        </w:rPr>
        <w:t>(()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proofErr w:type="gramStart"/>
      <w:r w:rsidRPr="0004528D">
        <w:rPr>
          <w:rFonts w:ascii="Consolas" w:hAnsi="Consolas" w:cstheme="minorHAnsi"/>
          <w:sz w:val="19"/>
          <w:szCs w:val="19"/>
          <w:lang w:val="en-US"/>
        </w:rPr>
        <w:t>this.firebasePrvd.fetchAll</w:t>
      </w:r>
      <w:proofErr w:type="spellEnd"/>
      <w:proofErr w:type="gramEnd"/>
      <w:r w:rsidRPr="0004528D">
        <w:rPr>
          <w:rFonts w:ascii="Consolas" w:hAnsi="Consolas" w:cstheme="minorHAnsi"/>
          <w:sz w:val="19"/>
          <w:szCs w:val="19"/>
          <w:lang w:val="en-US"/>
        </w:rPr>
        <w:t>('taxi').then((</w:t>
      </w:r>
      <w:proofErr w:type="spellStart"/>
      <w:r w:rsidRPr="0004528D">
        <w:rPr>
          <w:rFonts w:ascii="Consolas" w:hAnsi="Consolas" w:cstheme="minorHAnsi"/>
          <w:sz w:val="19"/>
          <w:szCs w:val="19"/>
          <w:lang w:val="en-US"/>
        </w:rPr>
        <w:t>data:any</w:t>
      </w:r>
      <w:proofErr w:type="spellEnd"/>
      <w:r w:rsidRPr="0004528D">
        <w:rPr>
          <w:rFonts w:ascii="Consolas" w:hAnsi="Consolas" w:cstheme="minorHAnsi"/>
          <w:sz w:val="19"/>
          <w:szCs w:val="19"/>
          <w:lang w:val="en-US"/>
        </w:rPr>
        <w:t>)=&gt;{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roofErr w:type="gramStart"/>
      <w:r w:rsidRPr="0004528D">
        <w:rPr>
          <w:rFonts w:ascii="Consolas" w:hAnsi="Consolas" w:cstheme="minorHAnsi"/>
          <w:sz w:val="19"/>
          <w:szCs w:val="19"/>
          <w:lang w:val="en-US"/>
        </w:rPr>
        <w:t>for(</w:t>
      </w:r>
      <w:proofErr w:type="gramEnd"/>
      <w:r w:rsidRPr="0004528D">
        <w:rPr>
          <w:rFonts w:ascii="Consolas" w:hAnsi="Consolas" w:cstheme="minorHAnsi"/>
          <w:sz w:val="19"/>
          <w:szCs w:val="19"/>
          <w:lang w:val="en-US"/>
        </w:rPr>
        <w:t>let key in data){</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w:t>
      </w:r>
      <w:proofErr w:type="spellStart"/>
      <w:proofErr w:type="gramStart"/>
      <w:r w:rsidRPr="0004528D">
        <w:rPr>
          <w:rFonts w:ascii="Consolas" w:hAnsi="Consolas" w:cstheme="minorHAnsi"/>
          <w:sz w:val="19"/>
          <w:szCs w:val="19"/>
          <w:lang w:val="en-US"/>
        </w:rPr>
        <w:t>pikla</w:t>
      </w:r>
      <w:proofErr w:type="spellEnd"/>
      <w:r w:rsidRPr="0004528D">
        <w:rPr>
          <w:rFonts w:ascii="Consolas" w:hAnsi="Consolas" w:cstheme="minorHAnsi"/>
          <w:sz w:val="19"/>
          <w:szCs w:val="19"/>
          <w:lang w:val="en-US"/>
        </w:rPr>
        <w:t xml:space="preserve">  =</w:t>
      </w:r>
      <w:proofErr w:type="gramEnd"/>
      <w:r w:rsidRPr="0004528D">
        <w:rPr>
          <w:rFonts w:ascii="Consolas" w:hAnsi="Consolas" w:cstheme="minorHAnsi"/>
          <w:sz w:val="19"/>
          <w:szCs w:val="19"/>
          <w:lang w:val="en-US"/>
        </w:rPr>
        <w:t xml:space="preserve"> data[key];</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w:t>
      </w:r>
      <w:proofErr w:type="spellStart"/>
      <w:r w:rsidRPr="0004528D">
        <w:rPr>
          <w:rFonts w:ascii="Consolas" w:hAnsi="Consolas" w:cstheme="minorHAnsi"/>
          <w:sz w:val="19"/>
          <w:szCs w:val="19"/>
          <w:lang w:val="en-US"/>
        </w:rPr>
        <w:t>coords</w:t>
      </w:r>
      <w:proofErr w:type="spellEnd"/>
      <w:r w:rsidRPr="0004528D">
        <w:rPr>
          <w:rFonts w:ascii="Consolas" w:hAnsi="Consolas" w:cstheme="minorHAnsi"/>
          <w:sz w:val="19"/>
          <w:szCs w:val="19"/>
          <w:lang w:val="en-US"/>
        </w:rPr>
        <w:t xml:space="preserve"> = new </w:t>
      </w:r>
      <w:proofErr w:type="spellStart"/>
      <w:r w:rsidRPr="0004528D">
        <w:rPr>
          <w:rFonts w:ascii="Consolas" w:hAnsi="Consolas" w:cstheme="minorHAnsi"/>
          <w:sz w:val="19"/>
          <w:szCs w:val="19"/>
          <w:lang w:val="en-US"/>
        </w:rPr>
        <w:t>LatLng</w:t>
      </w:r>
      <w:proofErr w:type="spellEnd"/>
      <w:r w:rsidRPr="0004528D">
        <w:rPr>
          <w:rFonts w:ascii="Consolas" w:hAnsi="Consolas" w:cstheme="minorHAnsi"/>
          <w:sz w:val="19"/>
          <w:szCs w:val="19"/>
          <w:lang w:val="en-US"/>
        </w:rPr>
        <w:t>(</w:t>
      </w:r>
      <w:proofErr w:type="spellStart"/>
      <w:proofErr w:type="gramStart"/>
      <w:r w:rsidRPr="0004528D">
        <w:rPr>
          <w:rFonts w:ascii="Consolas" w:hAnsi="Consolas" w:cstheme="minorHAnsi"/>
          <w:sz w:val="19"/>
          <w:szCs w:val="19"/>
          <w:lang w:val="en-US"/>
        </w:rPr>
        <w:t>pikla.coords.lat,pikla.coords.lng</w:t>
      </w:r>
      <w:proofErr w:type="spellEnd"/>
      <w:proofErr w:type="gramEnd"/>
      <w:r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w:t>
      </w:r>
      <w:proofErr w:type="spellStart"/>
      <w:proofErr w:type="gramStart"/>
      <w:r w:rsidRPr="0004528D">
        <w:rPr>
          <w:rFonts w:ascii="Consolas" w:hAnsi="Consolas" w:cstheme="minorHAnsi"/>
          <w:sz w:val="19"/>
          <w:szCs w:val="19"/>
          <w:lang w:val="en-US"/>
        </w:rPr>
        <w:t>pikla.status</w:t>
      </w:r>
      <w:proofErr w:type="spellEnd"/>
      <w:proofErr w:type="gramEnd"/>
      <w:r w:rsidRPr="0004528D">
        <w:rPr>
          <w:rFonts w:ascii="Consolas" w:hAnsi="Consolas" w:cstheme="minorHAnsi"/>
          <w:sz w:val="19"/>
          <w:szCs w:val="19"/>
          <w:lang w:val="en-US"/>
        </w:rPr>
        <w:t xml:space="preserve"> == 0)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proofErr w:type="gramStart"/>
      <w:r w:rsidRPr="0004528D">
        <w:rPr>
          <w:rFonts w:ascii="Consolas" w:hAnsi="Consolas" w:cstheme="minorHAnsi"/>
          <w:sz w:val="19"/>
          <w:szCs w:val="19"/>
          <w:lang w:val="en-US"/>
        </w:rPr>
        <w:t>this.addMarker</w:t>
      </w:r>
      <w:proofErr w:type="spellEnd"/>
      <w:proofErr w:type="gramEnd"/>
      <w:r w:rsidRPr="0004528D">
        <w:rPr>
          <w:rFonts w:ascii="Consolas" w:hAnsi="Consolas" w:cstheme="minorHAnsi"/>
          <w:sz w:val="19"/>
          <w:szCs w:val="19"/>
          <w:lang w:val="en-US"/>
        </w:rPr>
        <w:t>(</w:t>
      </w:r>
      <w:proofErr w:type="spellStart"/>
      <w:r w:rsidRPr="0004528D">
        <w:rPr>
          <w:rFonts w:ascii="Consolas" w:hAnsi="Consolas" w:cstheme="minorHAnsi"/>
          <w:sz w:val="19"/>
          <w:szCs w:val="19"/>
          <w:lang w:val="en-US"/>
        </w:rPr>
        <w:t>coords</w:t>
      </w:r>
      <w:proofErr w:type="spellEnd"/>
      <w:r w:rsidRPr="0004528D">
        <w:rPr>
          <w:rFonts w:ascii="Consolas" w:hAnsi="Consolas" w:cstheme="minorHAnsi"/>
          <w:sz w:val="19"/>
          <w:szCs w:val="19"/>
          <w:lang w:val="en-US"/>
        </w:rPr>
        <w:t>,"</w:t>
      </w:r>
      <w:proofErr w:type="spellStart"/>
      <w:r w:rsidRPr="0004528D">
        <w:rPr>
          <w:rFonts w:ascii="Consolas" w:hAnsi="Consolas" w:cstheme="minorHAnsi"/>
          <w:sz w:val="19"/>
          <w:szCs w:val="19"/>
          <w:lang w:val="en-US"/>
        </w:rPr>
        <w:t>pikla</w:t>
      </w:r>
      <w:proofErr w:type="spellEnd"/>
      <w:r w:rsidRPr="0004528D">
        <w:rPr>
          <w:rFonts w:ascii="Consolas" w:hAnsi="Consolas" w:cstheme="minorHAnsi"/>
          <w:sz w:val="19"/>
          <w:szCs w:val="19"/>
          <w:lang w:val="en-US"/>
        </w:rPr>
        <w:t>",key);</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loadMap</w:t>
      </w:r>
      <w:proofErr w:type="spellEnd"/>
      <w:r w:rsidRPr="0004528D">
        <w:rPr>
          <w:rFonts w:ascii="Consolas" w:hAnsi="Consolas" w:cstheme="minorHAnsi"/>
          <w:sz w:val="19"/>
          <w:szCs w:val="19"/>
          <w:lang w:val="en-US"/>
        </w:rPr>
        <w:t>(position</w:t>
      </w:r>
      <w:proofErr w:type="gramStart"/>
      <w:r w:rsidRPr="0004528D">
        <w:rPr>
          <w:rFonts w:ascii="Consolas" w:hAnsi="Consolas" w:cstheme="minorHAnsi"/>
          <w:sz w:val="19"/>
          <w:szCs w:val="19"/>
          <w:lang w:val="en-US"/>
        </w:rPr>
        <w:t>){</w:t>
      </w:r>
      <w:proofErr w:type="gramEnd"/>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t>return new Promise((resolve)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t xml:space="preserve">let </w:t>
      </w:r>
      <w:proofErr w:type="spellStart"/>
      <w:r w:rsidRPr="0004528D">
        <w:rPr>
          <w:rFonts w:ascii="Consolas" w:hAnsi="Consolas" w:cstheme="minorHAnsi"/>
          <w:sz w:val="19"/>
          <w:szCs w:val="19"/>
          <w:lang w:val="en-US"/>
        </w:rPr>
        <w:t>mapOptions</w:t>
      </w:r>
      <w:proofErr w:type="spellEnd"/>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GoogleMapOptions</w:t>
      </w:r>
      <w:proofErr w:type="spellEnd"/>
      <w:r w:rsidRPr="0004528D">
        <w:rPr>
          <w:rFonts w:ascii="Consolas" w:hAnsi="Consolas" w:cstheme="minorHAnsi"/>
          <w:sz w:val="19"/>
          <w:szCs w:val="19"/>
          <w:lang w:val="en-US"/>
        </w:rPr>
        <w:t xml:space="preserve"> =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camera: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target: position,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zoom: 18,</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tilt: 30</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controls: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compass: false,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proofErr w:type="spellStart"/>
      <w:r w:rsidRPr="0004528D">
        <w:rPr>
          <w:rFonts w:ascii="Consolas" w:hAnsi="Consolas" w:cstheme="minorHAnsi"/>
          <w:sz w:val="19"/>
          <w:szCs w:val="19"/>
          <w:lang w:val="en-US"/>
        </w:rPr>
        <w:t>mapToolbar</w:t>
      </w:r>
      <w:proofErr w:type="spellEnd"/>
      <w:r w:rsidRPr="0004528D">
        <w:rPr>
          <w:rFonts w:ascii="Consolas" w:hAnsi="Consolas" w:cstheme="minorHAnsi"/>
          <w:sz w:val="19"/>
          <w:szCs w:val="19"/>
          <w:lang w:val="en-US"/>
        </w:rPr>
        <w:t>: false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proofErr w:type="spellStart"/>
      <w:r w:rsidRPr="0004528D">
        <w:rPr>
          <w:rFonts w:ascii="Consolas" w:hAnsi="Consolas" w:cstheme="minorHAnsi"/>
          <w:sz w:val="19"/>
          <w:szCs w:val="19"/>
          <w:lang w:val="en-US"/>
        </w:rPr>
        <w:t>this.map</w:t>
      </w:r>
      <w:proofErr w:type="spellEnd"/>
      <w:r w:rsidRPr="0004528D">
        <w:rPr>
          <w:rFonts w:ascii="Consolas" w:hAnsi="Consolas" w:cstheme="minorHAnsi"/>
          <w:sz w:val="19"/>
          <w:szCs w:val="19"/>
          <w:lang w:val="en-US"/>
        </w:rPr>
        <w:t xml:space="preserve"> = </w:t>
      </w:r>
      <w:proofErr w:type="spellStart"/>
      <w:r w:rsidRPr="0004528D">
        <w:rPr>
          <w:rFonts w:ascii="Consolas" w:hAnsi="Consolas" w:cstheme="minorHAnsi"/>
          <w:sz w:val="19"/>
          <w:szCs w:val="19"/>
          <w:lang w:val="en-US"/>
        </w:rPr>
        <w:t>GoogleMaps.cr</w:t>
      </w:r>
      <w:r w:rsidR="00E75EFA" w:rsidRPr="0004528D">
        <w:rPr>
          <w:rFonts w:ascii="Consolas" w:hAnsi="Consolas" w:cstheme="minorHAnsi"/>
          <w:sz w:val="19"/>
          <w:szCs w:val="19"/>
          <w:lang w:val="en-US"/>
        </w:rPr>
        <w:t>eate</w:t>
      </w:r>
      <w:proofErr w:type="spellEnd"/>
      <w:r w:rsidR="00E75EFA" w:rsidRPr="0004528D">
        <w:rPr>
          <w:rFonts w:ascii="Consolas" w:hAnsi="Consolas" w:cstheme="minorHAnsi"/>
          <w:sz w:val="19"/>
          <w:szCs w:val="19"/>
          <w:lang w:val="en-US"/>
        </w:rPr>
        <w:t>('</w:t>
      </w:r>
      <w:proofErr w:type="spellStart"/>
      <w:r w:rsidR="00E75EFA" w:rsidRPr="0004528D">
        <w:rPr>
          <w:rFonts w:ascii="Consolas" w:hAnsi="Consolas" w:cstheme="minorHAnsi"/>
          <w:sz w:val="19"/>
          <w:szCs w:val="19"/>
          <w:lang w:val="en-US"/>
        </w:rPr>
        <w:t>map_canvas</w:t>
      </w:r>
      <w:proofErr w:type="spellEnd"/>
      <w:r w:rsidR="00E75EFA" w:rsidRPr="0004528D">
        <w:rPr>
          <w:rFonts w:ascii="Consolas" w:hAnsi="Consolas" w:cstheme="minorHAnsi"/>
          <w:sz w:val="19"/>
          <w:szCs w:val="19"/>
          <w:lang w:val="en-US"/>
        </w:rPr>
        <w:t xml:space="preserve">', </w:t>
      </w:r>
      <w:proofErr w:type="spellStart"/>
      <w:r w:rsidR="00E75EFA" w:rsidRPr="0004528D">
        <w:rPr>
          <w:rFonts w:ascii="Consolas" w:hAnsi="Consolas" w:cstheme="minorHAnsi"/>
          <w:sz w:val="19"/>
          <w:szCs w:val="19"/>
          <w:lang w:val="en-US"/>
        </w:rPr>
        <w:t>mapOptions</w:t>
      </w:r>
      <w:proofErr w:type="spellEnd"/>
      <w:r w:rsidR="00E75EFA" w:rsidRPr="0004528D">
        <w:rPr>
          <w:rFonts w:ascii="Consolas" w:hAnsi="Consolas" w:cstheme="minorHAnsi"/>
          <w:sz w:val="19"/>
          <w:szCs w:val="19"/>
          <w:lang w:val="en-US"/>
        </w:rPr>
        <w: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proofErr w:type="spellStart"/>
      <w:proofErr w:type="gramStart"/>
      <w:r w:rsidRPr="0004528D">
        <w:rPr>
          <w:rFonts w:ascii="Consolas" w:hAnsi="Consolas" w:cstheme="minorHAnsi"/>
          <w:sz w:val="19"/>
          <w:szCs w:val="19"/>
          <w:lang w:val="en-US"/>
        </w:rPr>
        <w:t>this.map.clear</w:t>
      </w:r>
      <w:proofErr w:type="spellEnd"/>
      <w:proofErr w:type="gramEnd"/>
      <w:r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proofErr w:type="gramStart"/>
      <w:r w:rsidRPr="0004528D">
        <w:rPr>
          <w:rFonts w:ascii="Consolas" w:hAnsi="Consolas" w:cstheme="minorHAnsi"/>
          <w:sz w:val="19"/>
          <w:szCs w:val="19"/>
          <w:lang w:val="en-US"/>
        </w:rPr>
        <w:t>this.map.one(</w:t>
      </w:r>
      <w:proofErr w:type="spellStart"/>
      <w:proofErr w:type="gramEnd"/>
      <w:r w:rsidRPr="0004528D">
        <w:rPr>
          <w:rFonts w:ascii="Consolas" w:hAnsi="Consolas" w:cstheme="minorHAnsi"/>
          <w:sz w:val="19"/>
          <w:szCs w:val="19"/>
          <w:lang w:val="en-US"/>
        </w:rPr>
        <w:t>GoogleMapsEvent.MAP_READY</w:t>
      </w:r>
      <w:proofErr w:type="spellEnd"/>
      <w:r w:rsidRPr="0004528D">
        <w:rPr>
          <w:rFonts w:ascii="Consolas" w:hAnsi="Consolas" w:cstheme="minorHAnsi"/>
          <w:sz w:val="19"/>
          <w:szCs w:val="19"/>
          <w:lang w:val="en-US"/>
        </w:rPr>
        <w:t>).then(()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resolve(true);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lastRenderedPageBreak/>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proofErr w:type="gramStart"/>
      <w:r w:rsidRPr="0004528D">
        <w:rPr>
          <w:rFonts w:ascii="Consolas" w:hAnsi="Consolas" w:cstheme="minorHAnsi"/>
          <w:sz w:val="19"/>
          <w:szCs w:val="19"/>
          <w:lang w:val="en-US"/>
        </w:rPr>
        <w:t>addMarker</w:t>
      </w:r>
      <w:proofErr w:type="spellEnd"/>
      <w:r w:rsidRPr="0004528D">
        <w:rPr>
          <w:rFonts w:ascii="Consolas" w:hAnsi="Consolas" w:cstheme="minorHAnsi"/>
          <w:sz w:val="19"/>
          <w:szCs w:val="19"/>
          <w:lang w:val="en-US"/>
        </w:rPr>
        <w:t>(</w:t>
      </w:r>
      <w:proofErr w:type="gramEnd"/>
      <w:r w:rsidR="00E75EFA" w:rsidRPr="0004528D">
        <w:rPr>
          <w:rFonts w:ascii="Consolas" w:hAnsi="Consolas" w:cstheme="minorHAnsi"/>
          <w:sz w:val="19"/>
          <w:szCs w:val="19"/>
          <w:lang w:val="en-US"/>
        </w:rPr>
        <w:t>pos, type?:</w:t>
      </w:r>
      <w:proofErr w:type="spellStart"/>
      <w:r w:rsidR="00E75EFA" w:rsidRPr="0004528D">
        <w:rPr>
          <w:rFonts w:ascii="Consolas" w:hAnsi="Consolas" w:cstheme="minorHAnsi"/>
          <w:sz w:val="19"/>
          <w:szCs w:val="19"/>
          <w:lang w:val="en-US"/>
        </w:rPr>
        <w:t>string,key</w:t>
      </w:r>
      <w:proofErr w:type="spellEnd"/>
      <w:r w:rsidR="00E75EFA" w:rsidRPr="0004528D">
        <w:rPr>
          <w:rFonts w:ascii="Consolas" w:hAnsi="Consolas" w:cstheme="minorHAnsi"/>
          <w:sz w:val="19"/>
          <w:szCs w:val="19"/>
          <w:lang w:val="en-US"/>
        </w:rPr>
        <w:t>?:string){</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w:t>
      </w:r>
      <w:proofErr w:type="spellStart"/>
      <w:r w:rsidRPr="0004528D">
        <w:rPr>
          <w:rFonts w:ascii="Consolas" w:hAnsi="Consolas" w:cstheme="minorHAnsi"/>
          <w:sz w:val="19"/>
          <w:szCs w:val="19"/>
          <w:lang w:val="en-US"/>
        </w:rPr>
        <w:t>url</w:t>
      </w:r>
      <w:proofErr w:type="spellEnd"/>
      <w:r w:rsidRPr="0004528D">
        <w:rPr>
          <w:rFonts w:ascii="Consolas" w:hAnsi="Consolas" w:cstheme="minorHAnsi"/>
          <w:sz w:val="19"/>
          <w:szCs w:val="19"/>
          <w:lang w:val="en-US"/>
        </w:rPr>
        <w:t xml:space="preserve"> =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title =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"source")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url</w:t>
      </w:r>
      <w:proofErr w:type="spellEnd"/>
      <w:r w:rsidRPr="0004528D">
        <w:rPr>
          <w:rFonts w:ascii="Consolas" w:hAnsi="Consolas" w:cstheme="minorHAnsi"/>
          <w:sz w:val="19"/>
          <w:szCs w:val="19"/>
          <w:lang w:val="en-US"/>
        </w:rPr>
        <w:t xml:space="preserve"> = './assets/icon/pin-source.png';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title = "Mon position"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 else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"destination")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url</w:t>
      </w:r>
      <w:proofErr w:type="spellEnd"/>
      <w:r w:rsidRPr="0004528D">
        <w:rPr>
          <w:rFonts w:ascii="Consolas" w:hAnsi="Consolas" w:cstheme="minorHAnsi"/>
          <w:sz w:val="19"/>
          <w:szCs w:val="19"/>
          <w:lang w:val="en-US"/>
        </w:rPr>
        <w:t xml:space="preserve"> = './assets/icon/pin-destination.png';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title = "</w:t>
      </w:r>
      <w:proofErr w:type="spellStart"/>
      <w:r w:rsidRPr="0004528D">
        <w:rPr>
          <w:rFonts w:ascii="Consolas" w:hAnsi="Consolas" w:cstheme="minorHAnsi"/>
          <w:sz w:val="19"/>
          <w:szCs w:val="19"/>
          <w:lang w:val="en-US"/>
        </w:rPr>
        <w:t>Déstination</w:t>
      </w:r>
      <w:proofErr w:type="spellEnd"/>
      <w:r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 </w:t>
      </w:r>
      <w:proofErr w:type="gramStart"/>
      <w:r w:rsidRPr="0004528D">
        <w:rPr>
          <w:rFonts w:ascii="Consolas" w:hAnsi="Consolas" w:cstheme="minorHAnsi"/>
          <w:sz w:val="19"/>
          <w:szCs w:val="19"/>
          <w:lang w:val="en-US"/>
        </w:rPr>
        <w:t>else{</w:t>
      </w:r>
      <w:proofErr w:type="gramEnd"/>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w:t>
      </w:r>
      <w:proofErr w:type="spellStart"/>
      <w:r w:rsidRPr="0004528D">
        <w:rPr>
          <w:rFonts w:ascii="Consolas" w:hAnsi="Consolas" w:cstheme="minorHAnsi"/>
          <w:sz w:val="19"/>
          <w:szCs w:val="19"/>
          <w:lang w:val="en-US"/>
        </w:rPr>
        <w:t>pikla</w:t>
      </w:r>
      <w:proofErr w:type="spellEnd"/>
      <w:r w:rsidRPr="0004528D">
        <w:rPr>
          <w:rFonts w:ascii="Consolas" w:hAnsi="Consolas" w:cstheme="minorHAnsi"/>
          <w:sz w:val="19"/>
          <w:szCs w:val="19"/>
          <w:lang w:val="en-US"/>
        </w:rPr>
        <w: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url</w:t>
      </w:r>
      <w:proofErr w:type="spellEnd"/>
      <w:r w:rsidRPr="0004528D">
        <w:rPr>
          <w:rFonts w:ascii="Consolas" w:hAnsi="Consolas" w:cstheme="minorHAnsi"/>
          <w:sz w:val="19"/>
          <w:szCs w:val="19"/>
          <w:lang w:val="en-US"/>
        </w:rPr>
        <w:t xml:space="preserve"> = './assets/icon/taxi.png';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title = "TAXI";</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716DB4"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w:t>
      </w:r>
      <w:proofErr w:type="gramStart"/>
      <w:r w:rsidRPr="0004528D">
        <w:rPr>
          <w:rFonts w:ascii="Consolas" w:hAnsi="Consolas" w:cstheme="minorHAnsi"/>
          <w:sz w:val="19"/>
          <w:szCs w:val="19"/>
          <w:lang w:val="en-US"/>
        </w:rPr>
        <w:t>icon :</w:t>
      </w:r>
      <w:proofErr w:type="gramEnd"/>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MarkerIcon</w:t>
      </w:r>
      <w:proofErr w:type="spellEnd"/>
      <w:r w:rsidRPr="0004528D">
        <w:rPr>
          <w:rFonts w:ascii="Consolas" w:hAnsi="Consolas" w:cstheme="minorHAnsi"/>
          <w:sz w:val="19"/>
          <w:szCs w:val="19"/>
          <w:lang w:val="en-US"/>
        </w:rPr>
        <w:t xml:space="preserve"> =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url</w:t>
      </w:r>
      <w:proofErr w:type="spellEnd"/>
      <w:r w:rsidRPr="0004528D">
        <w:rPr>
          <w:rFonts w:ascii="Consolas" w:hAnsi="Consolas" w:cstheme="minorHAnsi"/>
          <w:sz w:val="19"/>
          <w:szCs w:val="19"/>
          <w:lang w:val="en-US"/>
        </w:rPr>
        <w:t xml:space="preserve">: </w:t>
      </w:r>
      <w:proofErr w:type="spellStart"/>
      <w:proofErr w:type="gramStart"/>
      <w:r w:rsidRPr="0004528D">
        <w:rPr>
          <w:rFonts w:ascii="Consolas" w:hAnsi="Consolas" w:cstheme="minorHAnsi"/>
          <w:sz w:val="19"/>
          <w:szCs w:val="19"/>
          <w:lang w:val="en-US"/>
        </w:rPr>
        <w:t>url</w:t>
      </w:r>
      <w:proofErr w:type="spellEnd"/>
      <w:r w:rsidRPr="0004528D">
        <w:rPr>
          <w:rFonts w:ascii="Consolas" w:hAnsi="Consolas" w:cstheme="minorHAnsi"/>
          <w:sz w:val="19"/>
          <w:szCs w:val="19"/>
          <w:lang w:val="en-US"/>
        </w:rPr>
        <w:t xml:space="preserve"> ,</w:t>
      </w:r>
      <w:proofErr w:type="gramEnd"/>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size: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width: 40,</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height: 40</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FD6E17" w:rsidRPr="0004528D">
        <w:rPr>
          <w:rFonts w:ascii="Consolas" w:hAnsi="Consolas" w:cstheme="minorHAnsi"/>
          <w:sz w:val="19"/>
          <w:szCs w:val="19"/>
          <w:lang w:val="en-US"/>
        </w:rPr>
        <w:t>let position</w:t>
      </w:r>
      <w:r w:rsidRPr="0004528D">
        <w:rPr>
          <w:rFonts w:ascii="Consolas" w:hAnsi="Consolas" w:cstheme="minorHAnsi"/>
          <w:sz w:val="19"/>
          <w:szCs w:val="19"/>
          <w:lang w:val="en-US"/>
        </w:rPr>
        <w:t xml:space="preserve"> = new </w:t>
      </w:r>
      <w:proofErr w:type="spellStart"/>
      <w:r w:rsidRPr="0004528D">
        <w:rPr>
          <w:rFonts w:ascii="Consolas" w:hAnsi="Consolas" w:cstheme="minorHAnsi"/>
          <w:sz w:val="19"/>
          <w:szCs w:val="19"/>
          <w:lang w:val="en-US"/>
        </w:rPr>
        <w:t>LatLng</w:t>
      </w:r>
      <w:proofErr w:type="spellEnd"/>
      <w:r w:rsidRPr="0004528D">
        <w:rPr>
          <w:rFonts w:ascii="Consolas" w:hAnsi="Consolas" w:cstheme="minorHAnsi"/>
          <w:sz w:val="19"/>
          <w:szCs w:val="19"/>
          <w:lang w:val="en-US"/>
        </w:rPr>
        <w:t>(</w:t>
      </w:r>
      <w:proofErr w:type="spellStart"/>
      <w:proofErr w:type="gramStart"/>
      <w:r w:rsidRPr="0004528D">
        <w:rPr>
          <w:rFonts w:ascii="Consolas" w:hAnsi="Consolas" w:cstheme="minorHAnsi"/>
          <w:sz w:val="19"/>
          <w:szCs w:val="19"/>
          <w:lang w:val="en-US"/>
        </w:rPr>
        <w:t>pos.lat,pos.lng</w:t>
      </w:r>
      <w:proofErr w:type="spellEnd"/>
      <w:proofErr w:type="gramEnd"/>
      <w:r w:rsidRPr="0004528D">
        <w:rPr>
          <w:rFonts w:ascii="Consolas" w:hAnsi="Consolas" w:cstheme="minorHAnsi"/>
          <w:sz w:val="19"/>
          <w:szCs w:val="19"/>
          <w:lang w:val="en-US"/>
        </w:rPr>
        <w: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FD6E17" w:rsidRPr="0004528D">
        <w:rPr>
          <w:rFonts w:ascii="Consolas" w:hAnsi="Consolas" w:cstheme="minorHAnsi"/>
          <w:sz w:val="19"/>
          <w:szCs w:val="19"/>
          <w:lang w:val="en-US"/>
        </w:rPr>
        <w:t xml:space="preserve">let marker: </w:t>
      </w:r>
      <w:proofErr w:type="spellStart"/>
      <w:r w:rsidR="00FD6E17" w:rsidRPr="0004528D">
        <w:rPr>
          <w:rFonts w:ascii="Consolas" w:hAnsi="Consolas" w:cstheme="minorHAnsi"/>
          <w:sz w:val="19"/>
          <w:szCs w:val="19"/>
          <w:lang w:val="en-US"/>
        </w:rPr>
        <w:t>MarkerOptions</w:t>
      </w:r>
      <w:proofErr w:type="spellEnd"/>
      <w:r w:rsidR="00FD6E17" w:rsidRPr="0004528D">
        <w:rPr>
          <w:rFonts w:ascii="Consolas" w:hAnsi="Consolas" w:cstheme="minorHAnsi"/>
          <w:sz w:val="19"/>
          <w:szCs w:val="19"/>
          <w:lang w:val="en-US"/>
        </w:rPr>
        <w:t xml:space="preserve"> =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position: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proofErr w:type="spellStart"/>
      <w:r w:rsidR="00FD6E17" w:rsidRPr="0004528D">
        <w:rPr>
          <w:rFonts w:ascii="Consolas" w:hAnsi="Consolas" w:cstheme="minorHAnsi"/>
          <w:sz w:val="19"/>
          <w:szCs w:val="19"/>
          <w:lang w:val="en-US"/>
        </w:rPr>
        <w:t>lat</w:t>
      </w:r>
      <w:proofErr w:type="spellEnd"/>
      <w:r w:rsidR="00FD6E17" w:rsidRPr="0004528D">
        <w:rPr>
          <w:rFonts w:ascii="Consolas" w:hAnsi="Consolas" w:cstheme="minorHAnsi"/>
          <w:sz w:val="19"/>
          <w:szCs w:val="19"/>
          <w:lang w:val="en-US"/>
        </w:rPr>
        <w:t xml:space="preserve">: </w:t>
      </w:r>
      <w:proofErr w:type="spellStart"/>
      <w:r w:rsidR="00FD6E17" w:rsidRPr="0004528D">
        <w:rPr>
          <w:rFonts w:ascii="Consolas" w:hAnsi="Consolas" w:cstheme="minorHAnsi"/>
          <w:sz w:val="19"/>
          <w:szCs w:val="19"/>
          <w:lang w:val="en-US"/>
        </w:rPr>
        <w:t>position.lat</w:t>
      </w:r>
      <w:proofErr w:type="spellEnd"/>
      <w:r w:rsidR="00FD6E17" w:rsidRPr="0004528D">
        <w:rPr>
          <w:rFonts w:ascii="Consolas" w:hAnsi="Consolas" w:cstheme="minorHAnsi"/>
          <w:sz w:val="19"/>
          <w:szCs w:val="19"/>
          <w:lang w:val="en-US"/>
        </w:rPr>
        <w: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proofErr w:type="spellStart"/>
      <w:r w:rsidR="00FD6E17" w:rsidRPr="0004528D">
        <w:rPr>
          <w:rFonts w:ascii="Consolas" w:hAnsi="Consolas" w:cstheme="minorHAnsi"/>
          <w:sz w:val="19"/>
          <w:szCs w:val="19"/>
          <w:lang w:val="en-US"/>
        </w:rPr>
        <w:t>lng</w:t>
      </w:r>
      <w:proofErr w:type="spellEnd"/>
      <w:r w:rsidR="00FD6E17" w:rsidRPr="0004528D">
        <w:rPr>
          <w:rFonts w:ascii="Consolas" w:hAnsi="Consolas" w:cstheme="minorHAnsi"/>
          <w:sz w:val="19"/>
          <w:szCs w:val="19"/>
          <w:lang w:val="en-US"/>
        </w:rPr>
        <w:t xml:space="preserve">: </w:t>
      </w:r>
      <w:proofErr w:type="spellStart"/>
      <w:r w:rsidR="00FD6E17" w:rsidRPr="0004528D">
        <w:rPr>
          <w:rFonts w:ascii="Consolas" w:hAnsi="Consolas" w:cstheme="minorHAnsi"/>
          <w:sz w:val="19"/>
          <w:szCs w:val="19"/>
          <w:lang w:val="en-US"/>
        </w:rPr>
        <w:t>position.lng</w:t>
      </w:r>
      <w:proofErr w:type="spellEnd"/>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E75EFA" w:rsidRPr="0004528D">
        <w:rPr>
          <w:rFonts w:ascii="Consolas" w:hAnsi="Consolas" w:cstheme="minorHAnsi"/>
          <w:sz w:val="19"/>
          <w:szCs w:val="19"/>
          <w:lang w:val="en-US"/>
        </w:rPr>
        <w:tab/>
      </w:r>
      <w:r w:rsidRPr="0004528D">
        <w:rPr>
          <w:rFonts w:ascii="Consolas" w:hAnsi="Consolas" w:cstheme="minorHAnsi"/>
          <w:sz w:val="19"/>
          <w:szCs w:val="19"/>
          <w:lang w:val="en-US"/>
        </w:rPr>
        <w:t xml:space="preserve"> </w:t>
      </w:r>
      <w:proofErr w:type="spellStart"/>
      <w:proofErr w:type="gramStart"/>
      <w:r w:rsidRPr="0004528D">
        <w:rPr>
          <w:rFonts w:ascii="Consolas" w:hAnsi="Consolas" w:cstheme="minorHAnsi"/>
          <w:sz w:val="19"/>
          <w:szCs w:val="19"/>
          <w:lang w:val="en-US"/>
        </w:rPr>
        <w:t>icon:icon</w:t>
      </w:r>
      <w:proofErr w:type="spellEnd"/>
      <w:proofErr w:type="gramEnd"/>
      <w:r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E75EFA" w:rsidRPr="0004528D">
        <w:rPr>
          <w:rFonts w:ascii="Consolas" w:hAnsi="Consolas" w:cstheme="minorHAnsi"/>
          <w:sz w:val="19"/>
          <w:szCs w:val="19"/>
          <w:lang w:val="en-US"/>
        </w:rPr>
        <w:tab/>
      </w:r>
      <w:r w:rsidRPr="0004528D">
        <w:rPr>
          <w:rFonts w:ascii="Consolas" w:hAnsi="Consolas" w:cstheme="minorHAnsi"/>
          <w:sz w:val="19"/>
          <w:szCs w:val="19"/>
          <w:lang w:val="en-US"/>
        </w:rPr>
        <w:t xml:space="preserve"> title: title</w:t>
      </w:r>
    </w:p>
    <w:p w:rsidR="00E75EFA"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lastRenderedPageBreak/>
        <w:t xml:space="preserve">  </w:t>
      </w:r>
      <w:r w:rsidR="00FD6E17"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proofErr w:type="spellStart"/>
      <w:proofErr w:type="gramStart"/>
      <w:r w:rsidRPr="0004528D">
        <w:rPr>
          <w:rFonts w:ascii="Consolas" w:hAnsi="Consolas" w:cstheme="minorHAnsi"/>
          <w:sz w:val="19"/>
          <w:szCs w:val="19"/>
          <w:lang w:val="en-US"/>
        </w:rPr>
        <w:t>this.map.addMarker</w:t>
      </w:r>
      <w:proofErr w:type="spellEnd"/>
      <w:proofErr w:type="gramEnd"/>
      <w:r w:rsidRPr="0004528D">
        <w:rPr>
          <w:rFonts w:ascii="Consolas" w:hAnsi="Consolas" w:cstheme="minorHAnsi"/>
          <w:sz w:val="19"/>
          <w:szCs w:val="19"/>
          <w:lang w:val="en-US"/>
        </w:rPr>
        <w:t>(marker).then((</w:t>
      </w:r>
      <w:proofErr w:type="spellStart"/>
      <w:r w:rsidRPr="0004528D">
        <w:rPr>
          <w:rFonts w:ascii="Consolas" w:hAnsi="Consolas" w:cstheme="minorHAnsi"/>
          <w:sz w:val="19"/>
          <w:szCs w:val="19"/>
          <w:lang w:val="en-US"/>
        </w:rPr>
        <w:t>markerObject</w:t>
      </w:r>
      <w:proofErr w:type="spellEnd"/>
      <w:r w:rsidRPr="0004528D">
        <w:rPr>
          <w:rFonts w:ascii="Consolas" w:hAnsi="Consolas" w:cstheme="minorHAnsi"/>
          <w:sz w:val="19"/>
          <w:szCs w:val="19"/>
          <w:lang w:val="en-US"/>
        </w:rPr>
        <w:t>)=&gt;{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w:t>
      </w:r>
      <w:proofErr w:type="spellStart"/>
      <w:r w:rsidRPr="0004528D">
        <w:rPr>
          <w:rFonts w:ascii="Consolas" w:hAnsi="Consolas" w:cstheme="minorHAnsi"/>
          <w:sz w:val="19"/>
          <w:szCs w:val="19"/>
          <w:lang w:val="en-US"/>
        </w:rPr>
        <w:t>pikla</w:t>
      </w:r>
      <w:proofErr w:type="spellEnd"/>
      <w:r w:rsidRPr="0004528D">
        <w:rPr>
          <w:rFonts w:ascii="Consolas" w:hAnsi="Consolas" w:cstheme="minorHAnsi"/>
          <w:sz w:val="19"/>
          <w:szCs w:val="19"/>
          <w:lang w:val="en-US"/>
        </w:rPr>
        <w: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r w:rsidRPr="0004528D">
        <w:rPr>
          <w:rFonts w:ascii="Consolas" w:hAnsi="Consolas" w:cstheme="minorHAnsi"/>
          <w:sz w:val="19"/>
          <w:szCs w:val="19"/>
          <w:lang w:val="en-US"/>
        </w:rPr>
        <w:t>markerObject.on</w:t>
      </w:r>
      <w:proofErr w:type="spellEnd"/>
      <w:r w:rsidRPr="0004528D">
        <w:rPr>
          <w:rFonts w:ascii="Consolas" w:hAnsi="Consolas" w:cstheme="minorHAnsi"/>
          <w:sz w:val="19"/>
          <w:szCs w:val="19"/>
          <w:lang w:val="en-US"/>
        </w:rPr>
        <w:t>(</w:t>
      </w:r>
      <w:proofErr w:type="spellStart"/>
      <w:r w:rsidRPr="0004528D">
        <w:rPr>
          <w:rFonts w:ascii="Consolas" w:hAnsi="Consolas" w:cstheme="minorHAnsi"/>
          <w:sz w:val="19"/>
          <w:szCs w:val="19"/>
          <w:lang w:val="en-US"/>
        </w:rPr>
        <w:t>GoogleMapsEvent.MARKER_CLICK</w:t>
      </w:r>
      <w:proofErr w:type="spellEnd"/>
      <w:proofErr w:type="gramStart"/>
      <w:r w:rsidRPr="0004528D">
        <w:rPr>
          <w:rFonts w:ascii="Consolas" w:hAnsi="Consolas" w:cstheme="minorHAnsi"/>
          <w:sz w:val="19"/>
          <w:szCs w:val="19"/>
          <w:lang w:val="en-US"/>
        </w:rPr>
        <w:t>).subscribe</w:t>
      </w:r>
      <w:proofErr w:type="gramEnd"/>
      <w:r w:rsidRPr="0004528D">
        <w:rPr>
          <w:rFonts w:ascii="Consolas" w:hAnsi="Consolas" w:cstheme="minorHAnsi"/>
          <w:sz w:val="19"/>
          <w:szCs w:val="19"/>
          <w:lang w:val="en-US"/>
        </w:rPr>
        <w:t>((marker)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roofErr w:type="spellStart"/>
      <w:proofErr w:type="gramStart"/>
      <w:r w:rsidRPr="0004528D">
        <w:rPr>
          <w:rFonts w:ascii="Consolas" w:hAnsi="Consolas" w:cstheme="minorHAnsi"/>
          <w:sz w:val="19"/>
          <w:szCs w:val="19"/>
          <w:lang w:val="en-US"/>
        </w:rPr>
        <w:t>this.selectedPikla</w:t>
      </w:r>
      <w:proofErr w:type="spellEnd"/>
      <w:proofErr w:type="gramEnd"/>
      <w:r w:rsidRPr="0004528D">
        <w:rPr>
          <w:rFonts w:ascii="Consolas" w:hAnsi="Consolas" w:cstheme="minorHAnsi"/>
          <w:sz w:val="19"/>
          <w:szCs w:val="19"/>
          <w:lang w:val="en-US"/>
        </w:rPr>
        <w:t xml:space="preserve"> = key;</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console.log(marker);</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lang w:val="en-US"/>
        </w:rPr>
        <w:t xml:space="preserve">           </w:t>
      </w:r>
      <w:proofErr w:type="spellStart"/>
      <w:proofErr w:type="gramStart"/>
      <w:r w:rsidRPr="0004528D">
        <w:rPr>
          <w:rFonts w:ascii="Consolas" w:hAnsi="Consolas" w:cstheme="minorHAnsi"/>
          <w:sz w:val="19"/>
          <w:szCs w:val="19"/>
        </w:rPr>
        <w:t>this.clickPiklaMarker</w:t>
      </w:r>
      <w:proofErr w:type="spellEnd"/>
      <w:proofErr w:type="gramEnd"/>
      <w:r w:rsidRPr="0004528D">
        <w:rPr>
          <w:rFonts w:ascii="Consolas" w:hAnsi="Consolas" w:cstheme="minorHAnsi"/>
          <w:sz w:val="19"/>
          <w:szCs w:val="19"/>
        </w:rPr>
        <w:t>(marker);</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Pr="0004528D" w:rsidRDefault="00716DB4"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Pr="0004528D" w:rsidRDefault="00716DB4"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Default="00FD6E17" w:rsidP="00FD6E17">
      <w:pPr>
        <w:pStyle w:val="Heading4"/>
      </w:pPr>
      <w:bookmarkStart w:id="355" w:name="_Toc26816527"/>
      <w:r>
        <w:t>Détermination de la durée et distance d’un trajet</w:t>
      </w:r>
      <w:bookmarkEnd w:id="355"/>
    </w:p>
    <w:p w:rsidR="00FD6E17" w:rsidRPr="0004528D" w:rsidRDefault="00FD6E17" w:rsidP="0004528D">
      <w:pPr>
        <w:spacing w:line="240" w:lineRule="auto"/>
        <w:rPr>
          <w:rFonts w:ascii="Consolas" w:hAnsi="Consolas"/>
          <w:sz w:val="19"/>
          <w:szCs w:val="19"/>
          <w:lang w:val="en-US"/>
        </w:rPr>
      </w:pPr>
      <w:r w:rsidRPr="00716DB4">
        <w:rPr>
          <w:sz w:val="24"/>
          <w:szCs w:val="24"/>
        </w:rPr>
        <w:t xml:space="preserve">   </w:t>
      </w:r>
      <w:proofErr w:type="spellStart"/>
      <w:r w:rsidRPr="0004528D">
        <w:rPr>
          <w:rFonts w:ascii="Consolas" w:hAnsi="Consolas"/>
          <w:sz w:val="19"/>
          <w:szCs w:val="19"/>
          <w:lang w:val="en-US"/>
        </w:rPr>
        <w:t>getTravelDetails</w:t>
      </w:r>
      <w:proofErr w:type="spellEnd"/>
      <w:r w:rsidRPr="0004528D">
        <w:rPr>
          <w:rFonts w:ascii="Consolas" w:hAnsi="Consolas"/>
          <w:sz w:val="19"/>
          <w:szCs w:val="19"/>
          <w:lang w:val="en-US"/>
        </w:rPr>
        <w:t>(</w:t>
      </w:r>
      <w:proofErr w:type="spellStart"/>
      <w:proofErr w:type="gramStart"/>
      <w:r w:rsidRPr="0004528D">
        <w:rPr>
          <w:rFonts w:ascii="Consolas" w:hAnsi="Consolas"/>
          <w:sz w:val="19"/>
          <w:szCs w:val="19"/>
          <w:lang w:val="en-US"/>
        </w:rPr>
        <w:t>origin,destination</w:t>
      </w:r>
      <w:proofErr w:type="spellEnd"/>
      <w:proofErr w:type="gramEnd"/>
      <w:r w:rsidRPr="0004528D">
        <w:rPr>
          <w:rFonts w:ascii="Consolas" w:hAnsi="Consolas"/>
          <w:sz w:val="19"/>
          <w:szCs w:val="19"/>
          <w:lang w:val="en-US"/>
        </w:rPr>
        <w: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return new Promise((resolve)=</w:t>
      </w:r>
      <w:proofErr w:type="gramStart"/>
      <w:r w:rsidRPr="0004528D">
        <w:rPr>
          <w:rFonts w:ascii="Consolas" w:hAnsi="Consolas"/>
          <w:sz w:val="19"/>
          <w:szCs w:val="19"/>
          <w:lang w:val="en-US"/>
        </w:rPr>
        <w:t>&gt;{</w:t>
      </w:r>
      <w:proofErr w:type="gramEnd"/>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proofErr w:type="gramStart"/>
      <w:r w:rsidRPr="0004528D">
        <w:rPr>
          <w:rFonts w:ascii="Consolas" w:hAnsi="Consolas"/>
          <w:sz w:val="19"/>
          <w:szCs w:val="19"/>
        </w:rPr>
        <w:t>var</w:t>
      </w:r>
      <w:proofErr w:type="gramEnd"/>
      <w:r w:rsidRPr="0004528D">
        <w:rPr>
          <w:rFonts w:ascii="Consolas" w:hAnsi="Consolas"/>
          <w:sz w:val="19"/>
          <w:szCs w:val="19"/>
        </w:rPr>
        <w:t xml:space="preserve"> service = new </w:t>
      </w:r>
      <w:proofErr w:type="spellStart"/>
      <w:r w:rsidRPr="0004528D">
        <w:rPr>
          <w:rFonts w:ascii="Consolas" w:hAnsi="Consolas"/>
          <w:sz w:val="19"/>
          <w:szCs w:val="19"/>
        </w:rPr>
        <w:t>google.maps.DistanceMatrixService</w:t>
      </w:r>
      <w:proofErr w:type="spellEnd"/>
      <w:r w:rsidRPr="0004528D">
        <w:rPr>
          <w:rFonts w:ascii="Consolas" w:hAnsi="Consolas"/>
          <w:sz w:val="19"/>
          <w:szCs w:val="19"/>
        </w:rPr>
        <w: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roofErr w:type="spellStart"/>
      <w:proofErr w:type="gramStart"/>
      <w:r w:rsidRPr="0004528D">
        <w:rPr>
          <w:rFonts w:ascii="Consolas" w:hAnsi="Consolas"/>
          <w:sz w:val="19"/>
          <w:szCs w:val="19"/>
        </w:rPr>
        <w:t>service.getDistanceMatrix</w:t>
      </w:r>
      <w:proofErr w:type="spellEnd"/>
      <w:proofErr w:type="gramEnd"/>
      <w:r w:rsidRPr="0004528D">
        <w:rPr>
          <w:rFonts w:ascii="Consolas" w:hAnsi="Consolas"/>
          <w:sz w:val="19"/>
          <w:szCs w:val="19"/>
        </w:rPr>
        <w: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roofErr w:type="spellStart"/>
      <w:proofErr w:type="gramStart"/>
      <w:r w:rsidRPr="0004528D">
        <w:rPr>
          <w:rFonts w:ascii="Consolas" w:hAnsi="Consolas"/>
          <w:sz w:val="19"/>
          <w:szCs w:val="19"/>
        </w:rPr>
        <w:t>origins</w:t>
      </w:r>
      <w:proofErr w:type="spellEnd"/>
      <w:r w:rsidRPr="0004528D">
        <w:rPr>
          <w:rFonts w:ascii="Consolas" w:hAnsi="Consolas"/>
          <w:sz w:val="19"/>
          <w:szCs w:val="19"/>
        </w:rPr>
        <w:t>:</w:t>
      </w:r>
      <w:proofErr w:type="gramEnd"/>
      <w:r w:rsidRPr="0004528D">
        <w:rPr>
          <w:rFonts w:ascii="Consolas" w:hAnsi="Consolas"/>
          <w:sz w:val="19"/>
          <w:szCs w:val="19"/>
        </w:rPr>
        <w:t xml:space="preserve"> [</w:t>
      </w:r>
      <w:proofErr w:type="spellStart"/>
      <w:r w:rsidRPr="0004528D">
        <w:rPr>
          <w:rFonts w:ascii="Consolas" w:hAnsi="Consolas"/>
          <w:sz w:val="19"/>
          <w:szCs w:val="19"/>
        </w:rPr>
        <w:t>origin</w:t>
      </w:r>
      <w:proofErr w:type="spellEnd"/>
      <w:r w:rsidRPr="0004528D">
        <w:rPr>
          <w:rFonts w:ascii="Consolas" w:hAnsi="Consolas"/>
          <w:sz w:val="19"/>
          <w:szCs w:val="19"/>
        </w:rPr>
        <w: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roofErr w:type="gramStart"/>
      <w:r w:rsidRPr="0004528D">
        <w:rPr>
          <w:rFonts w:ascii="Consolas" w:hAnsi="Consolas"/>
          <w:sz w:val="19"/>
          <w:szCs w:val="19"/>
        </w:rPr>
        <w:t>destinations:</w:t>
      </w:r>
      <w:proofErr w:type="gramEnd"/>
      <w:r w:rsidRPr="0004528D">
        <w:rPr>
          <w:rFonts w:ascii="Consolas" w:hAnsi="Consolas"/>
          <w:sz w:val="19"/>
          <w:szCs w:val="19"/>
        </w:rPr>
        <w:t xml:space="preserve"> [destination],</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rPr>
        <w:t xml:space="preserve">          </w:t>
      </w:r>
      <w:proofErr w:type="spellStart"/>
      <w:r w:rsidRPr="0004528D">
        <w:rPr>
          <w:rFonts w:ascii="Consolas" w:hAnsi="Consolas"/>
          <w:sz w:val="19"/>
          <w:szCs w:val="19"/>
          <w:lang w:val="en-US"/>
        </w:rPr>
        <w:t>travelMode</w:t>
      </w:r>
      <w:proofErr w:type="spellEnd"/>
      <w:r w:rsidRPr="0004528D">
        <w:rPr>
          <w:rFonts w:ascii="Consolas" w:hAnsi="Consolas"/>
          <w:sz w:val="19"/>
          <w:szCs w:val="19"/>
          <w:lang w:val="en-US"/>
        </w:rPr>
        <w:t xml:space="preserve">: </w:t>
      </w:r>
      <w:proofErr w:type="spellStart"/>
      <w:proofErr w:type="gramStart"/>
      <w:r w:rsidRPr="0004528D">
        <w:rPr>
          <w:rFonts w:ascii="Consolas" w:hAnsi="Consolas"/>
          <w:sz w:val="19"/>
          <w:szCs w:val="19"/>
          <w:lang w:val="en-US"/>
        </w:rPr>
        <w:t>google.maps</w:t>
      </w:r>
      <w:proofErr w:type="gramEnd"/>
      <w:r w:rsidRPr="0004528D">
        <w:rPr>
          <w:rFonts w:ascii="Consolas" w:hAnsi="Consolas"/>
          <w:sz w:val="19"/>
          <w:szCs w:val="19"/>
          <w:lang w:val="en-US"/>
        </w:rPr>
        <w:t>.TravelMode.DRIVING</w:t>
      </w:r>
      <w:proofErr w:type="spellEnd"/>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gramStart"/>
      <w:r w:rsidRPr="0004528D">
        <w:rPr>
          <w:rFonts w:ascii="Consolas" w:hAnsi="Consolas"/>
          <w:sz w:val="19"/>
          <w:szCs w:val="19"/>
          <w:lang w:val="en-US"/>
        </w:rPr>
        <w:t>},function</w:t>
      </w:r>
      <w:proofErr w:type="gramEnd"/>
      <w:r w:rsidRPr="0004528D">
        <w:rPr>
          <w:rFonts w:ascii="Consolas" w:hAnsi="Consolas"/>
          <w:sz w:val="19"/>
          <w:szCs w:val="19"/>
          <w:lang w:val="en-US"/>
        </w:rPr>
        <w:t>(</w:t>
      </w:r>
      <w:proofErr w:type="spellStart"/>
      <w:r w:rsidRPr="0004528D">
        <w:rPr>
          <w:rFonts w:ascii="Consolas" w:hAnsi="Consolas"/>
          <w:sz w:val="19"/>
          <w:szCs w:val="19"/>
          <w:lang w:val="en-US"/>
        </w:rPr>
        <w:t>response,status</w:t>
      </w:r>
      <w:proofErr w:type="spellEnd"/>
      <w:r w:rsidRPr="0004528D">
        <w:rPr>
          <w:rFonts w:ascii="Consolas" w:hAnsi="Consolas"/>
          <w:sz w:val="19"/>
          <w:szCs w:val="19"/>
          <w:lang w:val="en-US"/>
        </w:rPr>
        <w:t>)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let </w:t>
      </w:r>
      <w:proofErr w:type="spellStart"/>
      <w:r w:rsidRPr="0004528D">
        <w:rPr>
          <w:rFonts w:ascii="Consolas" w:hAnsi="Consolas"/>
          <w:sz w:val="19"/>
          <w:szCs w:val="19"/>
          <w:lang w:val="en-US"/>
        </w:rPr>
        <w:t>travelDetailsObject</w:t>
      </w:r>
      <w:proofErr w:type="spellEnd"/>
      <w:r w:rsidRPr="0004528D">
        <w:rPr>
          <w:rFonts w:ascii="Consolas" w:hAnsi="Consolas"/>
          <w:sz w:val="19"/>
          <w:szCs w:val="19"/>
          <w:lang w:val="en-US"/>
        </w:rPr>
        <w: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if (status == 'OK')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proofErr w:type="gramStart"/>
      <w:r w:rsidRPr="0004528D">
        <w:rPr>
          <w:rFonts w:ascii="Consolas" w:hAnsi="Consolas"/>
          <w:sz w:val="19"/>
          <w:szCs w:val="19"/>
        </w:rPr>
        <w:t>var</w:t>
      </w:r>
      <w:proofErr w:type="gramEnd"/>
      <w:r w:rsidRPr="0004528D">
        <w:rPr>
          <w:rFonts w:ascii="Consolas" w:hAnsi="Consolas"/>
          <w:sz w:val="19"/>
          <w:szCs w:val="19"/>
        </w:rPr>
        <w:t xml:space="preserve"> </w:t>
      </w:r>
      <w:proofErr w:type="spellStart"/>
      <w:r w:rsidRPr="0004528D">
        <w:rPr>
          <w:rFonts w:ascii="Consolas" w:hAnsi="Consolas"/>
          <w:sz w:val="19"/>
          <w:szCs w:val="19"/>
        </w:rPr>
        <w:t>origins</w:t>
      </w:r>
      <w:proofErr w:type="spellEnd"/>
      <w:r w:rsidRPr="0004528D">
        <w:rPr>
          <w:rFonts w:ascii="Consolas" w:hAnsi="Consolas"/>
          <w:sz w:val="19"/>
          <w:szCs w:val="19"/>
        </w:rPr>
        <w:t xml:space="preserve"> = </w:t>
      </w:r>
      <w:proofErr w:type="spellStart"/>
      <w:r w:rsidRPr="0004528D">
        <w:rPr>
          <w:rFonts w:ascii="Consolas" w:hAnsi="Consolas"/>
          <w:sz w:val="19"/>
          <w:szCs w:val="19"/>
        </w:rPr>
        <w:t>response.originAddresses</w:t>
      </w:r>
      <w:proofErr w:type="spellEnd"/>
      <w:r w:rsidRPr="0004528D">
        <w:rPr>
          <w:rFonts w:ascii="Consolas" w:hAnsi="Consolas"/>
          <w:sz w:val="19"/>
          <w:szCs w:val="19"/>
        </w:rPr>
        <w: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roofErr w:type="gramStart"/>
      <w:r w:rsidRPr="0004528D">
        <w:rPr>
          <w:rFonts w:ascii="Consolas" w:hAnsi="Consolas"/>
          <w:sz w:val="19"/>
          <w:szCs w:val="19"/>
        </w:rPr>
        <w:t>var</w:t>
      </w:r>
      <w:proofErr w:type="gramEnd"/>
      <w:r w:rsidRPr="0004528D">
        <w:rPr>
          <w:rFonts w:ascii="Consolas" w:hAnsi="Consolas"/>
          <w:sz w:val="19"/>
          <w:szCs w:val="19"/>
        </w:rPr>
        <w:t xml:space="preserve"> destinations = </w:t>
      </w:r>
      <w:proofErr w:type="spellStart"/>
      <w:r w:rsidRPr="0004528D">
        <w:rPr>
          <w:rFonts w:ascii="Consolas" w:hAnsi="Consolas"/>
          <w:sz w:val="19"/>
          <w:szCs w:val="19"/>
        </w:rPr>
        <w:t>response.destinationAddresses</w:t>
      </w:r>
      <w:proofErr w:type="spellEnd"/>
      <w:r w:rsidRPr="0004528D">
        <w:rPr>
          <w:rFonts w:ascii="Consolas" w:hAnsi="Consolas"/>
          <w:sz w:val="19"/>
          <w:szCs w:val="19"/>
        </w:rPr>
        <w: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 xml:space="preserve">for (var </w:t>
      </w:r>
      <w:proofErr w:type="spellStart"/>
      <w:r w:rsidRPr="0004528D">
        <w:rPr>
          <w:rFonts w:ascii="Consolas" w:hAnsi="Consolas"/>
          <w:sz w:val="19"/>
          <w:szCs w:val="19"/>
          <w:lang w:val="en-US"/>
        </w:rPr>
        <w:t>i</w:t>
      </w:r>
      <w:proofErr w:type="spellEnd"/>
      <w:r w:rsidRPr="0004528D">
        <w:rPr>
          <w:rFonts w:ascii="Consolas" w:hAnsi="Consolas"/>
          <w:sz w:val="19"/>
          <w:szCs w:val="19"/>
          <w:lang w:val="en-US"/>
        </w:rPr>
        <w:t xml:space="preserve"> = 0; </w:t>
      </w:r>
      <w:proofErr w:type="spellStart"/>
      <w:r w:rsidRPr="0004528D">
        <w:rPr>
          <w:rFonts w:ascii="Consolas" w:hAnsi="Consolas"/>
          <w:sz w:val="19"/>
          <w:szCs w:val="19"/>
          <w:lang w:val="en-US"/>
        </w:rPr>
        <w:t>i</w:t>
      </w:r>
      <w:proofErr w:type="spellEnd"/>
      <w:r w:rsidRPr="0004528D">
        <w:rPr>
          <w:rFonts w:ascii="Consolas" w:hAnsi="Consolas"/>
          <w:sz w:val="19"/>
          <w:szCs w:val="19"/>
          <w:lang w:val="en-US"/>
        </w:rPr>
        <w:t xml:space="preserve"> &lt; </w:t>
      </w:r>
      <w:proofErr w:type="spellStart"/>
      <w:proofErr w:type="gramStart"/>
      <w:r w:rsidRPr="0004528D">
        <w:rPr>
          <w:rFonts w:ascii="Consolas" w:hAnsi="Consolas"/>
          <w:sz w:val="19"/>
          <w:szCs w:val="19"/>
          <w:lang w:val="en-US"/>
        </w:rPr>
        <w:t>origins.length</w:t>
      </w:r>
      <w:proofErr w:type="spellEnd"/>
      <w:proofErr w:type="gramEnd"/>
      <w:r w:rsidRPr="0004528D">
        <w:rPr>
          <w:rFonts w:ascii="Consolas" w:hAnsi="Consolas"/>
          <w:sz w:val="19"/>
          <w:szCs w:val="19"/>
          <w:lang w:val="en-US"/>
        </w:rPr>
        <w:t xml:space="preserve">; </w:t>
      </w:r>
      <w:proofErr w:type="spellStart"/>
      <w:r w:rsidRPr="0004528D">
        <w:rPr>
          <w:rFonts w:ascii="Consolas" w:hAnsi="Consolas"/>
          <w:sz w:val="19"/>
          <w:szCs w:val="19"/>
          <w:lang w:val="en-US"/>
        </w:rPr>
        <w:t>i</w:t>
      </w:r>
      <w:proofErr w:type="spellEnd"/>
      <w:r w:rsidRPr="0004528D">
        <w:rPr>
          <w:rFonts w:ascii="Consolas" w:hAnsi="Consolas"/>
          <w:sz w:val="19"/>
          <w:szCs w:val="19"/>
          <w:lang w:val="en-US"/>
        </w:rPr>
        <w:t>++)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results = </w:t>
      </w:r>
      <w:proofErr w:type="spellStart"/>
      <w:proofErr w:type="gramStart"/>
      <w:r w:rsidRPr="0004528D">
        <w:rPr>
          <w:rFonts w:ascii="Consolas" w:hAnsi="Consolas"/>
          <w:sz w:val="19"/>
          <w:szCs w:val="19"/>
          <w:lang w:val="en-US"/>
        </w:rPr>
        <w:t>response.rows</w:t>
      </w:r>
      <w:proofErr w:type="spellEnd"/>
      <w:proofErr w:type="gramEnd"/>
      <w:r w:rsidRPr="0004528D">
        <w:rPr>
          <w:rFonts w:ascii="Consolas" w:hAnsi="Consolas"/>
          <w:sz w:val="19"/>
          <w:szCs w:val="19"/>
          <w:lang w:val="en-US"/>
        </w:rPr>
        <w:t>[</w:t>
      </w:r>
      <w:proofErr w:type="spellStart"/>
      <w:r w:rsidRPr="0004528D">
        <w:rPr>
          <w:rFonts w:ascii="Consolas" w:hAnsi="Consolas"/>
          <w:sz w:val="19"/>
          <w:szCs w:val="19"/>
          <w:lang w:val="en-US"/>
        </w:rPr>
        <w:t>i</w:t>
      </w:r>
      <w:proofErr w:type="spellEnd"/>
      <w:r w:rsidRPr="0004528D">
        <w:rPr>
          <w:rFonts w:ascii="Consolas" w:hAnsi="Consolas"/>
          <w:sz w:val="19"/>
          <w:szCs w:val="19"/>
          <w:lang w:val="en-US"/>
        </w:rPr>
        <w:t>].elements;</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for (var j = 0; j &lt; </w:t>
      </w:r>
      <w:proofErr w:type="spellStart"/>
      <w:proofErr w:type="gramStart"/>
      <w:r w:rsidRPr="0004528D">
        <w:rPr>
          <w:rFonts w:ascii="Consolas" w:hAnsi="Consolas"/>
          <w:sz w:val="19"/>
          <w:szCs w:val="19"/>
          <w:lang w:val="en-US"/>
        </w:rPr>
        <w:t>results.length</w:t>
      </w:r>
      <w:proofErr w:type="spellEnd"/>
      <w:proofErr w:type="gramEnd"/>
      <w:r w:rsidRPr="0004528D">
        <w:rPr>
          <w:rFonts w:ascii="Consolas" w:hAnsi="Consolas"/>
          <w:sz w:val="19"/>
          <w:szCs w:val="19"/>
          <w:lang w:val="en-US"/>
        </w:rPr>
        <w:t xml:space="preserve">; </w:t>
      </w:r>
      <w:proofErr w:type="spellStart"/>
      <w:r w:rsidRPr="0004528D">
        <w:rPr>
          <w:rFonts w:ascii="Consolas" w:hAnsi="Consolas"/>
          <w:sz w:val="19"/>
          <w:szCs w:val="19"/>
          <w:lang w:val="en-US"/>
        </w:rPr>
        <w:t>j++</w:t>
      </w:r>
      <w:proofErr w:type="spellEnd"/>
      <w:r w:rsidRPr="0004528D">
        <w:rPr>
          <w:rFonts w:ascii="Consolas" w:hAnsi="Consolas"/>
          <w:sz w:val="19"/>
          <w:szCs w:val="19"/>
          <w:lang w:val="en-US"/>
        </w:rPr>
        <w:t>)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element = results[j];</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distance = </w:t>
      </w:r>
      <w:proofErr w:type="spellStart"/>
      <w:proofErr w:type="gramStart"/>
      <w:r w:rsidRPr="0004528D">
        <w:rPr>
          <w:rFonts w:ascii="Consolas" w:hAnsi="Consolas"/>
          <w:sz w:val="19"/>
          <w:szCs w:val="19"/>
          <w:lang w:val="en-US"/>
        </w:rPr>
        <w:t>element.distance</w:t>
      </w:r>
      <w:proofErr w:type="gramEnd"/>
      <w:r w:rsidRPr="0004528D">
        <w:rPr>
          <w:rFonts w:ascii="Consolas" w:hAnsi="Consolas"/>
          <w:sz w:val="19"/>
          <w:szCs w:val="19"/>
          <w:lang w:val="en-US"/>
        </w:rPr>
        <w:t>.text</w:t>
      </w:r>
      <w:proofErr w:type="spellEnd"/>
      <w:r w:rsidRPr="0004528D">
        <w:rPr>
          <w:rFonts w:ascii="Consolas" w:hAnsi="Consolas"/>
          <w:sz w:val="19"/>
          <w:szCs w:val="19"/>
          <w:lang w:val="en-US"/>
        </w:rPr>
        <w: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duration = </w:t>
      </w:r>
      <w:proofErr w:type="spellStart"/>
      <w:proofErr w:type="gramStart"/>
      <w:r w:rsidRPr="0004528D">
        <w:rPr>
          <w:rFonts w:ascii="Consolas" w:hAnsi="Consolas"/>
          <w:sz w:val="19"/>
          <w:szCs w:val="19"/>
          <w:lang w:val="en-US"/>
        </w:rPr>
        <w:t>element.duration</w:t>
      </w:r>
      <w:proofErr w:type="gramEnd"/>
      <w:r w:rsidRPr="0004528D">
        <w:rPr>
          <w:rFonts w:ascii="Consolas" w:hAnsi="Consolas"/>
          <w:sz w:val="19"/>
          <w:szCs w:val="19"/>
          <w:lang w:val="en-US"/>
        </w:rPr>
        <w:t>.text</w:t>
      </w:r>
      <w:proofErr w:type="spellEnd"/>
      <w:r w:rsidRPr="0004528D">
        <w:rPr>
          <w:rFonts w:ascii="Consolas" w:hAnsi="Consolas"/>
          <w:sz w:val="19"/>
          <w:szCs w:val="19"/>
          <w:lang w:val="en-US"/>
        </w:rPr>
        <w: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from = origins[</w:t>
      </w:r>
      <w:proofErr w:type="spellStart"/>
      <w:r w:rsidRPr="0004528D">
        <w:rPr>
          <w:rFonts w:ascii="Consolas" w:hAnsi="Consolas"/>
          <w:sz w:val="19"/>
          <w:szCs w:val="19"/>
          <w:lang w:val="en-US"/>
        </w:rPr>
        <w:t>i</w:t>
      </w:r>
      <w:proofErr w:type="spellEnd"/>
      <w:r w:rsidRPr="0004528D">
        <w:rPr>
          <w:rFonts w:ascii="Consolas" w:hAnsi="Consolas"/>
          <w:sz w:val="19"/>
          <w:szCs w:val="19"/>
          <w:lang w:val="en-US"/>
        </w:rPr>
        <w: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var to = destinations[j];</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roofErr w:type="spellStart"/>
      <w:r w:rsidRPr="0004528D">
        <w:rPr>
          <w:rFonts w:ascii="Consolas" w:hAnsi="Consolas"/>
          <w:sz w:val="19"/>
          <w:szCs w:val="19"/>
          <w:lang w:val="en-US"/>
        </w:rPr>
        <w:t>travelDetailsObject</w:t>
      </w:r>
      <w:proofErr w:type="spellEnd"/>
      <w:r w:rsidRPr="0004528D">
        <w:rPr>
          <w:rFonts w:ascii="Consolas" w:hAnsi="Consolas"/>
          <w:sz w:val="19"/>
          <w:szCs w:val="19"/>
          <w:lang w:val="en-US"/>
        </w:rPr>
        <w:t xml:space="preserve"> =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proofErr w:type="gramStart"/>
      <w:r w:rsidRPr="0004528D">
        <w:rPr>
          <w:rFonts w:ascii="Consolas" w:hAnsi="Consolas"/>
          <w:sz w:val="19"/>
          <w:szCs w:val="19"/>
        </w:rPr>
        <w:t>distance:</w:t>
      </w:r>
      <w:proofErr w:type="gramEnd"/>
      <w:r w:rsidRPr="0004528D">
        <w:rPr>
          <w:rFonts w:ascii="Consolas" w:hAnsi="Consolas"/>
          <w:sz w:val="19"/>
          <w:szCs w:val="19"/>
        </w:rPr>
        <w:t xml:space="preserve"> distance,</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roofErr w:type="gramStart"/>
      <w:r w:rsidRPr="0004528D">
        <w:rPr>
          <w:rFonts w:ascii="Consolas" w:hAnsi="Consolas"/>
          <w:sz w:val="19"/>
          <w:szCs w:val="19"/>
        </w:rPr>
        <w:t>duration:</w:t>
      </w:r>
      <w:proofErr w:type="gramEnd"/>
      <w:r w:rsidRPr="0004528D">
        <w:rPr>
          <w:rFonts w:ascii="Consolas" w:hAnsi="Consolas"/>
          <w:sz w:val="19"/>
          <w:szCs w:val="19"/>
        </w:rPr>
        <w:t xml:space="preserve"> duration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roofErr w:type="spellStart"/>
      <w:proofErr w:type="gramStart"/>
      <w:r w:rsidRPr="0004528D">
        <w:rPr>
          <w:rFonts w:ascii="Consolas" w:hAnsi="Consolas"/>
          <w:sz w:val="19"/>
          <w:szCs w:val="19"/>
        </w:rPr>
        <w:t>resolve</w:t>
      </w:r>
      <w:proofErr w:type="spellEnd"/>
      <w:proofErr w:type="gramEnd"/>
      <w:r w:rsidRPr="0004528D">
        <w:rPr>
          <w:rFonts w:ascii="Consolas" w:hAnsi="Consolas"/>
          <w:sz w:val="19"/>
          <w:szCs w:val="19"/>
        </w:rPr>
        <w:t>(</w:t>
      </w:r>
      <w:proofErr w:type="spellStart"/>
      <w:r w:rsidRPr="0004528D">
        <w:rPr>
          <w:rFonts w:ascii="Consolas" w:hAnsi="Consolas"/>
          <w:sz w:val="19"/>
          <w:szCs w:val="19"/>
        </w:rPr>
        <w:t>travelDetailsObject</w:t>
      </w:r>
      <w:proofErr w:type="spellEnd"/>
      <w:r w:rsidRPr="0004528D">
        <w:rPr>
          <w:rFonts w:ascii="Consolas" w:hAnsi="Consolas"/>
          <w:sz w:val="19"/>
          <w:szCs w:val="19"/>
        </w:rPr>
        <w: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445D27" w:rsidRPr="00B50415" w:rsidRDefault="00445D27" w:rsidP="00445D27"/>
    <w:p w:rsidR="00B50415" w:rsidRPr="00375B33" w:rsidRDefault="00B50415">
      <w:pPr>
        <w:rPr>
          <w:sz w:val="24"/>
          <w:szCs w:val="24"/>
        </w:rPr>
      </w:pPr>
    </w:p>
    <w:p w:rsidR="00484F16" w:rsidRDefault="00484F16">
      <w:pPr>
        <w:sectPr w:rsidR="00484F16" w:rsidSect="0000704B">
          <w:headerReference w:type="default" r:id="rId67"/>
          <w:footerReference w:type="default" r:id="rId68"/>
          <w:pgSz w:w="11906" w:h="16838"/>
          <w:pgMar w:top="1417" w:right="1417" w:bottom="1417" w:left="1417" w:header="708" w:footer="708" w:gutter="0"/>
          <w:cols w:space="708"/>
          <w:docGrid w:linePitch="360"/>
        </w:sectPr>
      </w:pPr>
    </w:p>
    <w:p w:rsidR="00451A59" w:rsidRDefault="00270050" w:rsidP="00B54F23">
      <w:pPr>
        <w:pStyle w:val="Heading2"/>
      </w:pPr>
      <w:bookmarkStart w:id="356" w:name="_Toc26477487"/>
      <w:bookmarkStart w:id="357" w:name="_Toc26816233"/>
      <w:bookmarkStart w:id="358" w:name="_Toc26816528"/>
      <w:r>
        <w:lastRenderedPageBreak/>
        <w:t>CHAPITRE 7</w:t>
      </w:r>
      <w:r w:rsidR="003D6AAD">
        <w:t xml:space="preserve"> : </w:t>
      </w:r>
      <w:r>
        <w:t>APPROCHE QUALITATIVE DU PROJET</w:t>
      </w:r>
      <w:bookmarkEnd w:id="356"/>
      <w:bookmarkEnd w:id="357"/>
      <w:bookmarkEnd w:id="358"/>
    </w:p>
    <w:p w:rsidR="000936DF" w:rsidRDefault="00C70CA9" w:rsidP="00732944">
      <w:pPr>
        <w:pStyle w:val="Heading3"/>
      </w:pPr>
      <w:bookmarkStart w:id="359" w:name="_Toc26477488"/>
      <w:bookmarkStart w:id="360" w:name="_Toc26816529"/>
      <w:r>
        <w:t xml:space="preserve">LA GESTION </w:t>
      </w:r>
      <w:ins w:id="361" w:author="Toky Hajatiana RABOANARY" w:date="2019-12-10T19:13:00Z">
        <w:r w:rsidR="00A92E9D">
          <w:t xml:space="preserve">DE </w:t>
        </w:r>
      </w:ins>
      <w:r>
        <w:t>QUALITE</w:t>
      </w:r>
      <w:del w:id="362" w:author="Toky Hajatiana RABOANARY" w:date="2019-12-10T19:13:00Z">
        <w:r w:rsidDel="00A92E9D">
          <w:delText>S</w:delText>
        </w:r>
      </w:del>
      <w:bookmarkEnd w:id="359"/>
      <w:bookmarkEnd w:id="360"/>
    </w:p>
    <w:p w:rsidR="00C70CA9" w:rsidRPr="00DA50AB" w:rsidRDefault="00B62557" w:rsidP="00A07A7E">
      <w:pPr>
        <w:pStyle w:val="Heading4"/>
        <w:numPr>
          <w:ilvl w:val="0"/>
          <w:numId w:val="88"/>
        </w:numPr>
      </w:pPr>
      <w:bookmarkStart w:id="363" w:name="_Toc26816530"/>
      <w:r w:rsidRPr="00DA50AB">
        <w:t>Définition</w:t>
      </w:r>
      <w:r w:rsidR="00C70CA9" w:rsidRPr="00DA50AB">
        <w:t xml:space="preserve"> de la qualité</w:t>
      </w:r>
      <w:bookmarkEnd w:id="363"/>
    </w:p>
    <w:p w:rsidR="00275234" w:rsidRPr="00DA50AB" w:rsidRDefault="00275234" w:rsidP="00275D7F">
      <w:pPr>
        <w:ind w:firstLine="709"/>
        <w:jc w:val="both"/>
        <w:rPr>
          <w:sz w:val="24"/>
          <w:szCs w:val="24"/>
        </w:rPr>
      </w:pPr>
      <w:r w:rsidRPr="00DA50AB">
        <w:rPr>
          <w:sz w:val="24"/>
          <w:szCs w:val="24"/>
        </w:rPr>
        <w:t>La qualité est l’ensemble des caractères, des propriétés qui font que quelque chose, matérielle ou immatérielle, corresponde d’une bonne ou d’une mauvaise manière aux attentes qui la concernent.</w:t>
      </w:r>
    </w:p>
    <w:p w:rsidR="0025314E" w:rsidRPr="00DA50AB" w:rsidRDefault="0025314E" w:rsidP="00275D7F">
      <w:pPr>
        <w:ind w:firstLine="709"/>
        <w:jc w:val="both"/>
        <w:rPr>
          <w:sz w:val="24"/>
          <w:szCs w:val="24"/>
        </w:rPr>
      </w:pPr>
      <w:r w:rsidRPr="00DA50AB">
        <w:rPr>
          <w:sz w:val="24"/>
          <w:szCs w:val="24"/>
        </w:rPr>
        <w:t>Dans le contexte d’une application mobile, la qualité est la capacité de l’application à effectuer de manière fiable et sécurisée sa fonction principale ainsi que l’ensemble des critères visuels ou non qui rendent son utilisation plus agréable.</w:t>
      </w:r>
    </w:p>
    <w:p w:rsidR="0025314E" w:rsidRPr="00DA50AB" w:rsidRDefault="0025314E" w:rsidP="00275D7F">
      <w:pPr>
        <w:ind w:firstLine="709"/>
        <w:jc w:val="both"/>
        <w:rPr>
          <w:sz w:val="24"/>
          <w:szCs w:val="24"/>
        </w:rPr>
      </w:pPr>
      <w:r w:rsidRPr="00DA50AB">
        <w:rPr>
          <w:sz w:val="24"/>
          <w:szCs w:val="24"/>
        </w:rPr>
        <w:t>Généralement, la qualité d’une application correspond à sa capacité à satisfaire les clients et à être conforme aux attentes des clients. Mais la qualité d’un logiciel ou d’une application peut être mesurée plus précisément par les six caractéristiques définit par la norme ISO 9126 :</w:t>
      </w:r>
    </w:p>
    <w:p w:rsidR="004C67FA" w:rsidRPr="00DA50AB" w:rsidRDefault="004C67FA" w:rsidP="00DA50AB">
      <w:pPr>
        <w:jc w:val="both"/>
        <w:rPr>
          <w:sz w:val="24"/>
          <w:szCs w:val="24"/>
        </w:rPr>
      </w:pPr>
      <w:r>
        <w:t>-</w:t>
      </w:r>
      <w:r>
        <w:tab/>
      </w:r>
      <w:r w:rsidRPr="00DA50AB">
        <w:rPr>
          <w:sz w:val="24"/>
          <w:szCs w:val="24"/>
        </w:rPr>
        <w:t>La capacité fonctionnelle, c’est-à-dire la capacité qu’ont les fonctionnalités d’un logiciel à répondre aux exigences et besoins explicites ou implicites des usagers ;</w:t>
      </w:r>
    </w:p>
    <w:p w:rsidR="004C67FA" w:rsidRPr="00DA50AB" w:rsidRDefault="004C67FA" w:rsidP="00DA50AB">
      <w:pPr>
        <w:jc w:val="both"/>
        <w:rPr>
          <w:sz w:val="24"/>
          <w:szCs w:val="24"/>
        </w:rPr>
      </w:pPr>
      <w:r w:rsidRPr="00DA50AB">
        <w:rPr>
          <w:sz w:val="24"/>
          <w:szCs w:val="24"/>
        </w:rPr>
        <w:t>-</w:t>
      </w:r>
      <w:r w:rsidRPr="00DA50AB">
        <w:rPr>
          <w:sz w:val="24"/>
          <w:szCs w:val="24"/>
        </w:rPr>
        <w:tab/>
        <w:t>La facilité d’utilisation, qui porte sur l’effort nécessaire pour apprendre à manipuler le logiciel ;</w:t>
      </w:r>
    </w:p>
    <w:p w:rsidR="004C67FA" w:rsidRPr="00DA50AB" w:rsidRDefault="004C67FA" w:rsidP="00DA50AB">
      <w:pPr>
        <w:jc w:val="both"/>
        <w:rPr>
          <w:sz w:val="24"/>
          <w:szCs w:val="24"/>
        </w:rPr>
      </w:pPr>
      <w:r w:rsidRPr="00DA50AB">
        <w:rPr>
          <w:sz w:val="24"/>
          <w:szCs w:val="24"/>
        </w:rPr>
        <w:t>-</w:t>
      </w:r>
      <w:r w:rsidRPr="00DA50AB">
        <w:rPr>
          <w:sz w:val="24"/>
          <w:szCs w:val="24"/>
        </w:rPr>
        <w:tab/>
        <w:t>La fiabilité, c’est-à-dire la capacité d’un logiciel de rendre des résultats corrects quelles que soient les conditions d’exploitation. En fait partie la tolérance aux pannes ;</w:t>
      </w:r>
    </w:p>
    <w:p w:rsidR="004C67FA" w:rsidRPr="00DA50AB" w:rsidRDefault="004C67FA" w:rsidP="00DA50AB">
      <w:pPr>
        <w:jc w:val="both"/>
        <w:rPr>
          <w:sz w:val="24"/>
          <w:szCs w:val="24"/>
        </w:rPr>
      </w:pPr>
      <w:r w:rsidRPr="00DA50AB">
        <w:rPr>
          <w:sz w:val="24"/>
          <w:szCs w:val="24"/>
        </w:rPr>
        <w:t>-</w:t>
      </w:r>
      <w:r w:rsidRPr="00DA50AB">
        <w:rPr>
          <w:sz w:val="24"/>
          <w:szCs w:val="24"/>
        </w:rPr>
        <w:tab/>
        <w:t>La performance, c’est-à-dire le rapport entre la quantité de ressources utilisées (moyens matériels, temps, personnel), et la quantité de résultats délivrés ;</w:t>
      </w:r>
    </w:p>
    <w:p w:rsidR="004C67FA" w:rsidRPr="00DA50AB" w:rsidRDefault="004C67FA" w:rsidP="00DA50AB">
      <w:pPr>
        <w:jc w:val="both"/>
        <w:rPr>
          <w:sz w:val="24"/>
          <w:szCs w:val="24"/>
        </w:rPr>
      </w:pPr>
      <w:r w:rsidRPr="00DA50AB">
        <w:rPr>
          <w:sz w:val="24"/>
          <w:szCs w:val="24"/>
        </w:rPr>
        <w:t>-</w:t>
      </w:r>
      <w:r w:rsidRPr="00DA50AB">
        <w:rPr>
          <w:sz w:val="24"/>
          <w:szCs w:val="24"/>
        </w:rPr>
        <w:tab/>
        <w:t>La maintenabilité, qui mesure l’effort nécessaire à corriger ou transformer le logiciel pour y ajouter de nouvelles fonctions ;</w:t>
      </w:r>
    </w:p>
    <w:p w:rsidR="004C67FA" w:rsidRPr="00DA50AB" w:rsidRDefault="004C67FA" w:rsidP="00DA50AB">
      <w:pPr>
        <w:jc w:val="both"/>
        <w:rPr>
          <w:sz w:val="24"/>
          <w:szCs w:val="24"/>
        </w:rPr>
      </w:pPr>
      <w:r w:rsidRPr="00DA50AB">
        <w:rPr>
          <w:sz w:val="24"/>
          <w:szCs w:val="24"/>
        </w:rPr>
        <w:t>-</w:t>
      </w:r>
      <w:r w:rsidRPr="00DA50AB">
        <w:rPr>
          <w:sz w:val="24"/>
          <w:szCs w:val="24"/>
        </w:rPr>
        <w:tab/>
        <w:t>La portabilité, c’est-à-dire l’aptitude d’un logiciel de fonctionner dans un environnement matériel ou logiciel différent de son environnement initial.</w:t>
      </w:r>
    </w:p>
    <w:p w:rsidR="007D4DB0" w:rsidRDefault="007D4DB0" w:rsidP="004C67FA"/>
    <w:p w:rsidR="007D4DB0" w:rsidRDefault="007D4DB0" w:rsidP="00DA50AB">
      <w:pPr>
        <w:pStyle w:val="Heading4"/>
      </w:pPr>
      <w:bookmarkStart w:id="364" w:name="_Toc26816531"/>
      <w:r>
        <w:lastRenderedPageBreak/>
        <w:t>L’importance du projet</w:t>
      </w:r>
      <w:bookmarkEnd w:id="364"/>
    </w:p>
    <w:p w:rsidR="00D04E6D" w:rsidRPr="002344B0" w:rsidRDefault="00D04E6D" w:rsidP="00A92E9D">
      <w:pPr>
        <w:ind w:firstLine="709"/>
        <w:jc w:val="both"/>
        <w:rPr>
          <w:sz w:val="24"/>
          <w:szCs w:val="24"/>
        </w:rPr>
        <w:pPrChange w:id="365" w:author="Toky Hajatiana RABOANARY" w:date="2019-12-10T19:13:00Z">
          <w:pPr>
            <w:ind w:firstLine="709"/>
          </w:pPr>
        </w:pPrChange>
      </w:pPr>
      <w:r w:rsidRPr="002344B0">
        <w:rPr>
          <w:sz w:val="24"/>
          <w:szCs w:val="24"/>
        </w:rPr>
        <w:t>Notre application est destinée, à la fois, aux clients et aux chauffeurs de taxis possédant un smartphone sous Android. En résumé, l’application côté client permet la réservation de taxis en temps réel après une géolocalisation sur la carte.</w:t>
      </w:r>
    </w:p>
    <w:p w:rsidR="006E25D3" w:rsidRPr="002344B0" w:rsidRDefault="00D04E6D" w:rsidP="00A92E9D">
      <w:pPr>
        <w:ind w:firstLine="709"/>
        <w:jc w:val="both"/>
        <w:rPr>
          <w:sz w:val="24"/>
          <w:szCs w:val="24"/>
        </w:rPr>
        <w:pPrChange w:id="366" w:author="Toky Hajatiana RABOANARY" w:date="2019-12-10T19:13:00Z">
          <w:pPr>
            <w:ind w:firstLine="709"/>
          </w:pPr>
        </w:pPrChange>
      </w:pPr>
      <w:r w:rsidRPr="002344B0">
        <w:rPr>
          <w:sz w:val="24"/>
          <w:szCs w:val="24"/>
        </w:rPr>
        <w:t>L’application côté chauffeur permet de recevoir les demandes de réservation et d’afficher la position du client ainsi que sa destination, le chauffeur de taxi indique le prix au client dans le cas où il accepte la demande, et précisera s’il est libre dans l’immédiat ou non en indiquant quand il le sera, et dans le cas où il décide de ne pas accepter la demande il l’annule. A son tour le client aura la possibilité d’accepter ou de refuser le prix indiqué par le taxieur si ce dernier ne lui convient pas.</w:t>
      </w:r>
    </w:p>
    <w:p w:rsidR="00AD7849" w:rsidRPr="002344B0" w:rsidRDefault="00D04E6D" w:rsidP="00A92E9D">
      <w:pPr>
        <w:ind w:firstLine="709"/>
        <w:jc w:val="both"/>
        <w:rPr>
          <w:sz w:val="24"/>
          <w:szCs w:val="24"/>
        </w:rPr>
        <w:pPrChange w:id="367" w:author="Toky Hajatiana RABOANARY" w:date="2019-12-10T19:14:00Z">
          <w:pPr>
            <w:ind w:firstLine="709"/>
          </w:pPr>
        </w:pPrChange>
      </w:pPr>
      <w:r w:rsidRPr="002344B0">
        <w:rPr>
          <w:sz w:val="24"/>
          <w:szCs w:val="24"/>
        </w:rPr>
        <w:t>Avec notre application les clients et les taxieurs gagnent du temps, de faciliter avec</w:t>
      </w:r>
      <w:r w:rsidR="002344B0">
        <w:rPr>
          <w:sz w:val="24"/>
          <w:szCs w:val="24"/>
        </w:rPr>
        <w:t xml:space="preserve"> une solution rapide et fiable.</w:t>
      </w:r>
    </w:p>
    <w:p w:rsidR="00AD7849" w:rsidRDefault="00AD7849" w:rsidP="002344B0">
      <w:pPr>
        <w:pStyle w:val="Heading4"/>
      </w:pPr>
      <w:bookmarkStart w:id="368" w:name="_Toc26816532"/>
      <w:r>
        <w:t>Qualité technique du projet</w:t>
      </w:r>
      <w:bookmarkEnd w:id="368"/>
    </w:p>
    <w:p w:rsidR="00AD7849" w:rsidRDefault="00AD7849" w:rsidP="00A07A7E">
      <w:pPr>
        <w:pStyle w:val="Heading5"/>
        <w:numPr>
          <w:ilvl w:val="0"/>
          <w:numId w:val="89"/>
        </w:numPr>
      </w:pPr>
      <w:bookmarkStart w:id="369" w:name="_Toc26816533"/>
      <w:r>
        <w:t>Qualité externe</w:t>
      </w:r>
      <w:bookmarkEnd w:id="369"/>
    </w:p>
    <w:p w:rsidR="00AD7849" w:rsidRPr="00DD1D7A" w:rsidRDefault="00AD7849" w:rsidP="00A92E9D">
      <w:pPr>
        <w:ind w:firstLine="708"/>
        <w:jc w:val="both"/>
        <w:rPr>
          <w:sz w:val="24"/>
          <w:szCs w:val="24"/>
        </w:rPr>
        <w:pPrChange w:id="370" w:author="Toky Hajatiana RABOANARY" w:date="2019-12-10T19:15:00Z">
          <w:pPr>
            <w:ind w:firstLine="708"/>
          </w:pPr>
        </w:pPrChange>
      </w:pPr>
      <w:r w:rsidRPr="00DD1D7A">
        <w:rPr>
          <w:sz w:val="24"/>
          <w:szCs w:val="24"/>
        </w:rPr>
        <w:t>La qualité externe est la qualité visuelle de l’interface ainsi que sa facilité d’utilisation. Cela inclut le design général de l’application, le choix des couleurs, la disposition des éléments. Le design doit rendre l’application intuitive pour que l’utilisateur sache ce qu’il doit faire et ce qu’il peut faire lorsque l’application lui est présentée.</w:t>
      </w:r>
    </w:p>
    <w:p w:rsidR="00F01F7E" w:rsidRPr="00DD1D7A" w:rsidRDefault="00AD7849" w:rsidP="00A92E9D">
      <w:pPr>
        <w:jc w:val="both"/>
        <w:rPr>
          <w:sz w:val="24"/>
          <w:szCs w:val="24"/>
        </w:rPr>
        <w:pPrChange w:id="371" w:author="Toky Hajatiana RABOANARY" w:date="2019-12-10T19:15:00Z">
          <w:pPr/>
        </w:pPrChange>
      </w:pPr>
      <w:r w:rsidRPr="00DD1D7A">
        <w:rPr>
          <w:sz w:val="24"/>
          <w:szCs w:val="24"/>
        </w:rPr>
        <w:tab/>
      </w:r>
      <w:r w:rsidR="00F01F7E" w:rsidRPr="00DD1D7A">
        <w:rPr>
          <w:sz w:val="24"/>
          <w:szCs w:val="24"/>
        </w:rPr>
        <w:t>Tout d’abord, l’utilisateur ne va pas perdre son temps à remplir des formulaires pour l’inscription. Notre système d’authentification est simplement basé sur l’utilisat</w:t>
      </w:r>
      <w:r w:rsidR="00275D7F">
        <w:rPr>
          <w:sz w:val="24"/>
          <w:szCs w:val="24"/>
        </w:rPr>
        <w:t>ion d’un compte F</w:t>
      </w:r>
      <w:r w:rsidR="00F01F7E" w:rsidRPr="00DD1D7A">
        <w:rPr>
          <w:sz w:val="24"/>
          <w:szCs w:val="24"/>
        </w:rPr>
        <w:t xml:space="preserve">acebook, qui est classé le numéro un mondial </w:t>
      </w:r>
      <w:del w:id="372" w:author="Toky Hajatiana RABOANARY" w:date="2019-12-10T19:15:00Z">
        <w:r w:rsidR="00F01F7E" w:rsidRPr="00DD1D7A" w:rsidDel="00A92E9D">
          <w:rPr>
            <w:sz w:val="24"/>
            <w:szCs w:val="24"/>
          </w:rPr>
          <w:delText>en terme de</w:delText>
        </w:r>
      </w:del>
      <w:ins w:id="373" w:author="Toky Hajatiana RABOANARY" w:date="2019-12-10T19:15:00Z">
        <w:r w:rsidR="00A92E9D" w:rsidRPr="00DD1D7A">
          <w:rPr>
            <w:sz w:val="24"/>
            <w:szCs w:val="24"/>
          </w:rPr>
          <w:t>en termes de</w:t>
        </w:r>
      </w:ins>
      <w:r w:rsidR="00F01F7E" w:rsidRPr="00DD1D7A">
        <w:rPr>
          <w:sz w:val="24"/>
          <w:szCs w:val="24"/>
        </w:rPr>
        <w:t xml:space="preserve"> réseau sociaux</w:t>
      </w:r>
      <w:r w:rsidR="007B32E6" w:rsidRPr="00DD1D7A">
        <w:rPr>
          <w:sz w:val="24"/>
          <w:szCs w:val="24"/>
        </w:rPr>
        <w:t xml:space="preserve"> et qui possède une API très puissante qui nous permet de récupérer les informations nécessaires du client et d’assurer la sécurité du système</w:t>
      </w:r>
      <w:r w:rsidR="00F01F7E" w:rsidRPr="00DD1D7A">
        <w:rPr>
          <w:sz w:val="24"/>
          <w:szCs w:val="24"/>
        </w:rPr>
        <w:t>.</w:t>
      </w:r>
    </w:p>
    <w:p w:rsidR="00CC3EF8" w:rsidRPr="00DD1D7A" w:rsidRDefault="00F01F7E" w:rsidP="00A92E9D">
      <w:pPr>
        <w:ind w:firstLine="708"/>
        <w:jc w:val="both"/>
        <w:rPr>
          <w:sz w:val="24"/>
          <w:szCs w:val="24"/>
        </w:rPr>
        <w:pPrChange w:id="374" w:author="Toky Hajatiana RABOANARY" w:date="2019-12-10T19:15:00Z">
          <w:pPr>
            <w:ind w:firstLine="708"/>
          </w:pPr>
        </w:pPrChange>
      </w:pPr>
      <w:r w:rsidRPr="00DD1D7A">
        <w:rPr>
          <w:sz w:val="24"/>
          <w:szCs w:val="24"/>
        </w:rPr>
        <w:t xml:space="preserve">De plus, l’utilisateur ne risque pas de se </w:t>
      </w:r>
      <w:r w:rsidR="007B32E6" w:rsidRPr="00DD1D7A">
        <w:rPr>
          <w:sz w:val="24"/>
          <w:szCs w:val="24"/>
        </w:rPr>
        <w:t>perdre dans l’application</w:t>
      </w:r>
      <w:r w:rsidR="005A07C4" w:rsidRPr="00DD1D7A">
        <w:rPr>
          <w:sz w:val="24"/>
          <w:szCs w:val="24"/>
        </w:rPr>
        <w:t xml:space="preserve"> ni de s’ennuyer pendant l’utilisation,</w:t>
      </w:r>
      <w:r w:rsidR="007B32E6" w:rsidRPr="00DD1D7A">
        <w:rPr>
          <w:sz w:val="24"/>
          <w:szCs w:val="24"/>
        </w:rPr>
        <w:t xml:space="preserve"> parce que c’est</w:t>
      </w:r>
      <w:r w:rsidR="005A07C4" w:rsidRPr="00DD1D7A">
        <w:rPr>
          <w:sz w:val="24"/>
          <w:szCs w:val="24"/>
        </w:rPr>
        <w:t xml:space="preserve"> simple et facile à utiliser. Seulement deux Boutons seront proposés dans le menu principal après avoir été authentifié.</w:t>
      </w:r>
    </w:p>
    <w:p w:rsidR="00AD7849" w:rsidRPr="00DD1D7A" w:rsidRDefault="00CC3EF8" w:rsidP="00A92E9D">
      <w:pPr>
        <w:ind w:firstLine="708"/>
        <w:jc w:val="both"/>
        <w:rPr>
          <w:sz w:val="24"/>
          <w:szCs w:val="24"/>
        </w:rPr>
        <w:pPrChange w:id="375" w:author="Toky Hajatiana RABOANARY" w:date="2019-12-10T19:15:00Z">
          <w:pPr>
            <w:ind w:firstLine="708"/>
          </w:pPr>
        </w:pPrChange>
      </w:pPr>
      <w:r w:rsidRPr="00DD1D7A">
        <w:rPr>
          <w:sz w:val="24"/>
          <w:szCs w:val="24"/>
        </w:rPr>
        <w:t>Mais aussi, l’utilisation de IONIC à donner à notre application un style d’interface simple et intuitive.</w:t>
      </w:r>
    </w:p>
    <w:p w:rsidR="000D3395" w:rsidRDefault="000D3395" w:rsidP="00DD1D7A">
      <w:pPr>
        <w:pStyle w:val="Heading5"/>
      </w:pPr>
      <w:bookmarkStart w:id="376" w:name="_Toc26816534"/>
      <w:r>
        <w:t>Qualité interne</w:t>
      </w:r>
      <w:bookmarkEnd w:id="376"/>
    </w:p>
    <w:p w:rsidR="000D3395" w:rsidRPr="00DD1D7A" w:rsidRDefault="000D3395" w:rsidP="00DD1D7A">
      <w:pPr>
        <w:ind w:firstLine="708"/>
        <w:jc w:val="both"/>
        <w:rPr>
          <w:sz w:val="24"/>
          <w:szCs w:val="24"/>
        </w:rPr>
      </w:pPr>
      <w:r w:rsidRPr="00DD1D7A">
        <w:rPr>
          <w:sz w:val="24"/>
          <w:szCs w:val="24"/>
        </w:rPr>
        <w:t>La qualité interne est la capacité du produit à assumer sa fonction principale et son niveau de performance. Cette qualité peut être indiquée par la capacité fonctionnelle, la fiabilité, la performance, la maintenabilité, la portabilité.</w:t>
      </w:r>
    </w:p>
    <w:p w:rsidR="00053E4F" w:rsidRPr="00DD1D7A" w:rsidRDefault="00053E4F" w:rsidP="00DD1D7A">
      <w:pPr>
        <w:ind w:firstLine="708"/>
        <w:jc w:val="both"/>
        <w:rPr>
          <w:sz w:val="24"/>
          <w:szCs w:val="24"/>
        </w:rPr>
      </w:pPr>
      <w:r w:rsidRPr="00DD1D7A">
        <w:rPr>
          <w:sz w:val="24"/>
          <w:szCs w:val="24"/>
        </w:rPr>
        <w:lastRenderedPageBreak/>
        <w:t>La fonction principale de l’application, qui est la réservation d’un taxi, est opérationnelle. La capacité fonctionnelle est donc satisfaite.</w:t>
      </w:r>
    </w:p>
    <w:p w:rsidR="00944C04" w:rsidRPr="00DD1D7A" w:rsidRDefault="00053E4F" w:rsidP="00DD1D7A">
      <w:pPr>
        <w:jc w:val="both"/>
        <w:rPr>
          <w:sz w:val="24"/>
          <w:szCs w:val="24"/>
        </w:rPr>
      </w:pPr>
      <w:r>
        <w:tab/>
      </w:r>
      <w:r w:rsidRPr="00DD1D7A">
        <w:rPr>
          <w:sz w:val="24"/>
          <w:szCs w:val="24"/>
        </w:rPr>
        <w:t xml:space="preserve">Concernant la performance, </w:t>
      </w:r>
      <w:proofErr w:type="spellStart"/>
      <w:r w:rsidRPr="00DD1D7A">
        <w:rPr>
          <w:sz w:val="24"/>
          <w:szCs w:val="24"/>
        </w:rPr>
        <w:t>Firebase</w:t>
      </w:r>
      <w:proofErr w:type="spellEnd"/>
      <w:r w:rsidRPr="00DD1D7A">
        <w:rPr>
          <w:sz w:val="24"/>
          <w:szCs w:val="24"/>
        </w:rPr>
        <w:t xml:space="preserve"> assure </w:t>
      </w:r>
      <w:r w:rsidR="008A73F9" w:rsidRPr="00DD1D7A">
        <w:rPr>
          <w:sz w:val="24"/>
          <w:szCs w:val="24"/>
        </w:rPr>
        <w:t>un temps de réponse rapide et en temps réel. Ce qui permet à l’application d’afficher rapidement les résultats voulus.</w:t>
      </w:r>
    </w:p>
    <w:p w:rsidR="00375B33" w:rsidRDefault="00944C04" w:rsidP="00DD1D7A">
      <w:pPr>
        <w:pStyle w:val="Heading4"/>
      </w:pPr>
      <w:bookmarkStart w:id="377" w:name="_Toc26816535"/>
      <w:r>
        <w:t>Futures améliorations</w:t>
      </w:r>
      <w:bookmarkEnd w:id="377"/>
    </w:p>
    <w:p w:rsidR="00BE71F0" w:rsidRPr="001F2124" w:rsidRDefault="00BE71F0" w:rsidP="005354EB">
      <w:pPr>
        <w:tabs>
          <w:tab w:val="left" w:pos="3540"/>
        </w:tabs>
        <w:ind w:firstLine="709"/>
        <w:jc w:val="both"/>
        <w:rPr>
          <w:sz w:val="24"/>
          <w:szCs w:val="24"/>
        </w:rPr>
      </w:pPr>
      <w:r w:rsidRPr="001F2124">
        <w:rPr>
          <w:sz w:val="24"/>
          <w:szCs w:val="24"/>
        </w:rPr>
        <w:t>Plusieurs améliorations de l’application sont encore envisageables :</w:t>
      </w:r>
    </w:p>
    <w:p w:rsidR="00944C04" w:rsidRDefault="00BE71F0" w:rsidP="00DD1D7A">
      <w:pPr>
        <w:pStyle w:val="ListParagraph"/>
        <w:numPr>
          <w:ilvl w:val="0"/>
          <w:numId w:val="3"/>
        </w:numPr>
        <w:tabs>
          <w:tab w:val="left" w:pos="3540"/>
        </w:tabs>
        <w:jc w:val="both"/>
        <w:rPr>
          <w:sz w:val="24"/>
          <w:szCs w:val="24"/>
        </w:rPr>
      </w:pPr>
      <w:r w:rsidRPr="00944C04">
        <w:rPr>
          <w:sz w:val="24"/>
          <w:szCs w:val="24"/>
        </w:rPr>
        <w:t>L’intégration de module de chat,</w:t>
      </w:r>
      <w:r w:rsidR="00944C04" w:rsidRPr="00944C04">
        <w:rPr>
          <w:sz w:val="24"/>
          <w:szCs w:val="24"/>
        </w:rPr>
        <w:t xml:space="preserve"> appel et message </w:t>
      </w:r>
      <w:r w:rsidR="0009492A">
        <w:rPr>
          <w:sz w:val="24"/>
          <w:szCs w:val="24"/>
        </w:rPr>
        <w:t>pourrait être très utile si par exemple le client veut négocier avec le taxieur en terme</w:t>
      </w:r>
      <w:r w:rsidR="00275D7F">
        <w:rPr>
          <w:sz w:val="24"/>
          <w:szCs w:val="24"/>
        </w:rPr>
        <w:t>s</w:t>
      </w:r>
      <w:r w:rsidR="0009492A">
        <w:rPr>
          <w:sz w:val="24"/>
          <w:szCs w:val="24"/>
        </w:rPr>
        <w:t xml:space="preserve"> de prix ou d’autre question indispensable.</w:t>
      </w:r>
    </w:p>
    <w:p w:rsidR="00EB5DBB" w:rsidRDefault="00EB5DBB" w:rsidP="00DD1D7A">
      <w:pPr>
        <w:pStyle w:val="ListParagraph"/>
        <w:numPr>
          <w:ilvl w:val="0"/>
          <w:numId w:val="3"/>
        </w:numPr>
        <w:tabs>
          <w:tab w:val="left" w:pos="3540"/>
        </w:tabs>
        <w:jc w:val="both"/>
        <w:rPr>
          <w:sz w:val="24"/>
          <w:szCs w:val="24"/>
        </w:rPr>
      </w:pPr>
      <w:r w:rsidRPr="001F2124">
        <w:rPr>
          <w:sz w:val="24"/>
          <w:szCs w:val="24"/>
        </w:rPr>
        <w:t xml:space="preserve">Détection </w:t>
      </w:r>
      <w:r w:rsidR="00213B09" w:rsidRPr="001F2124">
        <w:rPr>
          <w:sz w:val="24"/>
          <w:szCs w:val="24"/>
        </w:rPr>
        <w:t>des embouteillages</w:t>
      </w:r>
      <w:r w:rsidRPr="001F2124">
        <w:rPr>
          <w:sz w:val="24"/>
          <w:szCs w:val="24"/>
        </w:rPr>
        <w:t xml:space="preserve"> et meilleur</w:t>
      </w:r>
      <w:r w:rsidR="00275D7F">
        <w:rPr>
          <w:sz w:val="24"/>
          <w:szCs w:val="24"/>
        </w:rPr>
        <w:t>e</w:t>
      </w:r>
      <w:r w:rsidRPr="001F2124">
        <w:rPr>
          <w:sz w:val="24"/>
          <w:szCs w:val="24"/>
        </w:rPr>
        <w:t xml:space="preserve"> proposition </w:t>
      </w:r>
      <w:r w:rsidR="00944C04">
        <w:rPr>
          <w:sz w:val="24"/>
          <w:szCs w:val="24"/>
        </w:rPr>
        <w:t>d’itinéraire</w:t>
      </w:r>
    </w:p>
    <w:p w:rsidR="00944C04" w:rsidRDefault="00944C04" w:rsidP="00DD1D7A">
      <w:pPr>
        <w:pStyle w:val="ListParagraph"/>
        <w:numPr>
          <w:ilvl w:val="0"/>
          <w:numId w:val="3"/>
        </w:numPr>
        <w:tabs>
          <w:tab w:val="left" w:pos="3540"/>
        </w:tabs>
        <w:jc w:val="both"/>
        <w:rPr>
          <w:sz w:val="24"/>
          <w:szCs w:val="24"/>
        </w:rPr>
      </w:pPr>
      <w:r>
        <w:rPr>
          <w:sz w:val="24"/>
          <w:szCs w:val="24"/>
        </w:rPr>
        <w:t xml:space="preserve">Délimiter l’usage aux taxieurs, c’est-à-dire de mettre en place la possibilité de trouver des livreurs, des voitures de location, des taxi-moto et </w:t>
      </w:r>
      <w:r w:rsidR="0009492A">
        <w:rPr>
          <w:sz w:val="24"/>
          <w:szCs w:val="24"/>
        </w:rPr>
        <w:t>même l’utilisation</w:t>
      </w:r>
      <w:r>
        <w:rPr>
          <w:sz w:val="24"/>
          <w:szCs w:val="24"/>
        </w:rPr>
        <w:t xml:space="preserve"> des transports en commun et les taxis brousse.</w:t>
      </w:r>
    </w:p>
    <w:p w:rsidR="00944C04" w:rsidRPr="001F2124" w:rsidRDefault="00F1031B" w:rsidP="00DD1D7A">
      <w:pPr>
        <w:pStyle w:val="ListParagraph"/>
        <w:numPr>
          <w:ilvl w:val="0"/>
          <w:numId w:val="3"/>
        </w:numPr>
        <w:tabs>
          <w:tab w:val="left" w:pos="3540"/>
        </w:tabs>
        <w:jc w:val="both"/>
        <w:rPr>
          <w:sz w:val="24"/>
          <w:szCs w:val="24"/>
        </w:rPr>
      </w:pPr>
      <w:r>
        <w:rPr>
          <w:sz w:val="24"/>
          <w:szCs w:val="24"/>
        </w:rPr>
        <w:t xml:space="preserve">On peut aussi envisager un système de paiement simple et rapide en utilisant la solution du money </w:t>
      </w:r>
      <w:proofErr w:type="spellStart"/>
      <w:r>
        <w:rPr>
          <w:sz w:val="24"/>
          <w:szCs w:val="24"/>
        </w:rPr>
        <w:t>banking</w:t>
      </w:r>
      <w:proofErr w:type="spellEnd"/>
      <w:r>
        <w:rPr>
          <w:sz w:val="24"/>
          <w:szCs w:val="24"/>
        </w:rPr>
        <w:t xml:space="preserve"> ou même de concevoir notre propre système de transaction en ligne.</w:t>
      </w:r>
    </w:p>
    <w:p w:rsidR="00732944" w:rsidRDefault="00732944" w:rsidP="00DD1D7A">
      <w:pPr>
        <w:jc w:val="both"/>
      </w:pPr>
      <w:r>
        <w:br w:type="page"/>
      </w:r>
    </w:p>
    <w:p w:rsidR="00213B09" w:rsidRDefault="00213B09" w:rsidP="00732944">
      <w:pPr>
        <w:pStyle w:val="Heading1"/>
      </w:pPr>
      <w:bookmarkStart w:id="378" w:name="_Toc26477489"/>
      <w:bookmarkStart w:id="379" w:name="_Toc26816234"/>
      <w:bookmarkStart w:id="380" w:name="_Toc26816536"/>
      <w:r>
        <w:lastRenderedPageBreak/>
        <w:t>CONCLUSION</w:t>
      </w:r>
      <w:bookmarkEnd w:id="378"/>
      <w:bookmarkEnd w:id="379"/>
      <w:bookmarkEnd w:id="380"/>
    </w:p>
    <w:p w:rsidR="00732944" w:rsidRPr="001F2124" w:rsidRDefault="00732944" w:rsidP="009D6CC1">
      <w:pPr>
        <w:ind w:firstLine="708"/>
        <w:jc w:val="both"/>
        <w:rPr>
          <w:sz w:val="24"/>
          <w:szCs w:val="24"/>
        </w:rPr>
      </w:pPr>
      <w:r w:rsidRPr="001F2124">
        <w:rPr>
          <w:sz w:val="24"/>
          <w:szCs w:val="24"/>
        </w:rPr>
        <w:t xml:space="preserve">Le but de projet </w:t>
      </w:r>
      <w:r w:rsidR="002017D5" w:rsidRPr="001F2124">
        <w:rPr>
          <w:sz w:val="24"/>
          <w:szCs w:val="24"/>
        </w:rPr>
        <w:t xml:space="preserve">était de concevoir une application mobile qui permet de faciliter la </w:t>
      </w:r>
      <w:r w:rsidR="00057317">
        <w:rPr>
          <w:sz w:val="24"/>
          <w:szCs w:val="24"/>
        </w:rPr>
        <w:t>réservation</w:t>
      </w:r>
      <w:r w:rsidR="002017D5" w:rsidRPr="001F2124">
        <w:rPr>
          <w:sz w:val="24"/>
          <w:szCs w:val="24"/>
        </w:rPr>
        <w:t xml:space="preserve"> des bus ainsi que la navigation dans une ville.</w:t>
      </w:r>
    </w:p>
    <w:p w:rsidR="002017D5" w:rsidRPr="001F2124" w:rsidRDefault="002017D5" w:rsidP="009D6CC1">
      <w:pPr>
        <w:ind w:firstLine="708"/>
        <w:jc w:val="both"/>
        <w:rPr>
          <w:sz w:val="24"/>
          <w:szCs w:val="24"/>
        </w:rPr>
      </w:pPr>
      <w:r w:rsidRPr="001F2124">
        <w:rPr>
          <w:sz w:val="24"/>
          <w:szCs w:val="24"/>
        </w:rPr>
        <w:t xml:space="preserve">Ce projet peut apporter un gain de temps et de sécurité aux utilisateurs qui souhaitent trouver des </w:t>
      </w:r>
      <w:r w:rsidR="00057317">
        <w:rPr>
          <w:sz w:val="24"/>
          <w:szCs w:val="24"/>
        </w:rPr>
        <w:t>taxis</w:t>
      </w:r>
      <w:r w:rsidRPr="001F2124">
        <w:rPr>
          <w:sz w:val="24"/>
          <w:szCs w:val="24"/>
        </w:rPr>
        <w:t xml:space="preserve"> dans les lieux moins connus ou simplement s’ils veulent connaitre </w:t>
      </w:r>
      <w:r w:rsidR="00057317">
        <w:rPr>
          <w:sz w:val="24"/>
          <w:szCs w:val="24"/>
        </w:rPr>
        <w:t>les taxis disponibles</w:t>
      </w:r>
      <w:r w:rsidRPr="001F2124">
        <w:rPr>
          <w:sz w:val="24"/>
          <w:szCs w:val="24"/>
        </w:rPr>
        <w:t xml:space="preserve"> sur le lieu.</w:t>
      </w:r>
    </w:p>
    <w:p w:rsidR="002017D5" w:rsidRPr="001F2124" w:rsidRDefault="002017D5" w:rsidP="009D6CC1">
      <w:pPr>
        <w:ind w:firstLine="708"/>
        <w:jc w:val="both"/>
        <w:rPr>
          <w:sz w:val="24"/>
          <w:szCs w:val="24"/>
        </w:rPr>
      </w:pPr>
      <w:r w:rsidRPr="001F2124">
        <w:rPr>
          <w:sz w:val="24"/>
          <w:szCs w:val="24"/>
        </w:rPr>
        <w:t>En effet, l’application offre des positions fiables et en temps réelles.</w:t>
      </w:r>
      <w:r w:rsidR="00891367">
        <w:rPr>
          <w:sz w:val="24"/>
          <w:szCs w:val="24"/>
        </w:rPr>
        <w:t xml:space="preserve"> Mais cette fiabilité dépend aussi de la qualité du module GPS du smartphone.</w:t>
      </w:r>
    </w:p>
    <w:p w:rsidR="002017D5" w:rsidRPr="001F2124" w:rsidRDefault="002017D5" w:rsidP="009D6CC1">
      <w:pPr>
        <w:ind w:firstLine="708"/>
        <w:jc w:val="both"/>
        <w:rPr>
          <w:sz w:val="24"/>
          <w:szCs w:val="24"/>
        </w:rPr>
      </w:pPr>
      <w:r w:rsidRPr="001F2124">
        <w:rPr>
          <w:sz w:val="24"/>
          <w:szCs w:val="24"/>
        </w:rPr>
        <w:t xml:space="preserve">En </w:t>
      </w:r>
      <w:r w:rsidR="00891367">
        <w:rPr>
          <w:sz w:val="24"/>
          <w:szCs w:val="24"/>
        </w:rPr>
        <w:t>somme</w:t>
      </w:r>
      <w:r w:rsidRPr="001F2124">
        <w:rPr>
          <w:sz w:val="24"/>
          <w:szCs w:val="24"/>
        </w:rPr>
        <w:t xml:space="preserve">, la réalisation de ce mémoire et de ce stage au sein de la société EQIMA, nous a permis d’acquérir beaucoup d’expériences au niveau théorique mais surtout au niveau professionnel car cela </w:t>
      </w:r>
      <w:r w:rsidR="00891367">
        <w:rPr>
          <w:sz w:val="24"/>
          <w:szCs w:val="24"/>
        </w:rPr>
        <w:t>enrichi</w:t>
      </w:r>
      <w:r w:rsidRPr="001F2124">
        <w:rPr>
          <w:sz w:val="24"/>
          <w:szCs w:val="24"/>
        </w:rPr>
        <w:t xml:space="preserve"> nos compétences et </w:t>
      </w:r>
      <w:del w:id="381" w:author="Toky Hajatiana RABOANARY" w:date="2019-12-10T19:16:00Z">
        <w:r w:rsidRPr="001F2124" w:rsidDel="00A92E9D">
          <w:rPr>
            <w:sz w:val="24"/>
            <w:szCs w:val="24"/>
          </w:rPr>
          <w:delText xml:space="preserve">de </w:delText>
        </w:r>
      </w:del>
      <w:r w:rsidRPr="001F2124">
        <w:rPr>
          <w:sz w:val="24"/>
          <w:szCs w:val="24"/>
        </w:rPr>
        <w:t xml:space="preserve">nos connaissances. </w:t>
      </w:r>
    </w:p>
    <w:p w:rsidR="00E9565F" w:rsidRPr="001F2124" w:rsidRDefault="002017D5" w:rsidP="009D6CC1">
      <w:pPr>
        <w:jc w:val="both"/>
        <w:rPr>
          <w:sz w:val="24"/>
          <w:szCs w:val="24"/>
        </w:rPr>
      </w:pPr>
      <w:r w:rsidRPr="001F2124">
        <w:rPr>
          <w:sz w:val="24"/>
          <w:szCs w:val="24"/>
        </w:rPr>
        <w:tab/>
        <w:t xml:space="preserve">Pour conclure, nous espérons que la collaboration entre l’ISPM et la société EQIMA se développera toujours de plus en plus pour </w:t>
      </w:r>
      <w:r w:rsidR="00891367">
        <w:rPr>
          <w:sz w:val="24"/>
          <w:szCs w:val="24"/>
        </w:rPr>
        <w:t>un avenir meilleur</w:t>
      </w:r>
      <w:r w:rsidRPr="001F2124">
        <w:rPr>
          <w:sz w:val="24"/>
          <w:szCs w:val="24"/>
        </w:rPr>
        <w:t>.</w:t>
      </w:r>
    </w:p>
    <w:p w:rsidR="00E9565F" w:rsidRDefault="00E9565F">
      <w:r>
        <w:br w:type="page"/>
      </w:r>
    </w:p>
    <w:p w:rsidR="00974847" w:rsidRDefault="00974847" w:rsidP="00974847">
      <w:pPr>
        <w:pStyle w:val="Heading1"/>
      </w:pPr>
    </w:p>
    <w:p w:rsidR="00974847" w:rsidRDefault="00974847" w:rsidP="00974847">
      <w:pPr>
        <w:pStyle w:val="Heading1"/>
      </w:pPr>
    </w:p>
    <w:p w:rsidR="00974847" w:rsidRDefault="00974847" w:rsidP="00974847">
      <w:pPr>
        <w:pStyle w:val="Heading1"/>
      </w:pPr>
    </w:p>
    <w:p w:rsidR="00974847" w:rsidRDefault="00974847" w:rsidP="00EB510C">
      <w:pPr>
        <w:pStyle w:val="Heading1"/>
      </w:pPr>
    </w:p>
    <w:p w:rsidR="00EB510C" w:rsidRDefault="00EB510C" w:rsidP="00EB510C">
      <w:pPr>
        <w:pStyle w:val="Heading1"/>
      </w:pPr>
      <w:bookmarkStart w:id="382" w:name="_Toc26816235"/>
      <w:bookmarkStart w:id="383" w:name="_Toc26816537"/>
      <w:r w:rsidRPr="00EB510C">
        <w:t>CURRICULUM VITÆ</w:t>
      </w:r>
      <w:bookmarkEnd w:id="382"/>
      <w:bookmarkEnd w:id="383"/>
      <w:r w:rsidRPr="00EB510C">
        <w:t xml:space="preserve"> </w:t>
      </w:r>
    </w:p>
    <w:p w:rsidR="00EB510C" w:rsidRDefault="00EB510C" w:rsidP="00EB510C">
      <w:pPr>
        <w:pStyle w:val="Heading1"/>
      </w:pPr>
    </w:p>
    <w:p w:rsidR="00EB510C" w:rsidRDefault="00EB510C" w:rsidP="00EB510C">
      <w:pPr>
        <w:pStyle w:val="Heading1"/>
      </w:pPr>
    </w:p>
    <w:p w:rsidR="00EB510C" w:rsidRDefault="00EB510C" w:rsidP="00EB510C">
      <w:pPr>
        <w:pStyle w:val="Heading1"/>
      </w:pPr>
    </w:p>
    <w:p w:rsidR="00EB510C" w:rsidRDefault="00EB510C" w:rsidP="00EB510C">
      <w:pPr>
        <w:pStyle w:val="Heading1"/>
      </w:pPr>
    </w:p>
    <w:p w:rsidR="00EB510C" w:rsidRDefault="00EB510C" w:rsidP="00EB510C">
      <w:pPr>
        <w:pStyle w:val="Heading1"/>
      </w:pPr>
    </w:p>
    <w:p w:rsidR="00EB510C" w:rsidRDefault="00EB510C" w:rsidP="007512C2">
      <w:pPr>
        <w:pStyle w:val="Heading1"/>
        <w:jc w:val="left"/>
        <w:rPr>
          <w:rFonts w:asciiTheme="minorHAnsi" w:eastAsiaTheme="minorEastAsia" w:hAnsiTheme="minorHAnsi" w:cstheme="minorBidi"/>
          <w:b w:val="0"/>
          <w:bCs w:val="0"/>
          <w:color w:val="auto"/>
          <w:sz w:val="22"/>
          <w:szCs w:val="22"/>
        </w:rPr>
      </w:pPr>
    </w:p>
    <w:p w:rsidR="007512C2" w:rsidRDefault="007512C2" w:rsidP="007512C2"/>
    <w:p w:rsidR="007512C2" w:rsidRPr="007512C2" w:rsidRDefault="007512C2" w:rsidP="007512C2"/>
    <w:p w:rsidR="007E52E7" w:rsidRPr="007512C2" w:rsidRDefault="0018123B" w:rsidP="007E52E7">
      <w:pPr>
        <w:spacing w:line="240" w:lineRule="auto"/>
        <w:jc w:val="both"/>
        <w:outlineLvl w:val="0"/>
        <w:rPr>
          <w:rFonts w:eastAsia="Calibri" w:cs="Calibri"/>
          <w:b/>
          <w:sz w:val="24"/>
          <w:szCs w:val="24"/>
        </w:rPr>
      </w:pPr>
      <w:bookmarkStart w:id="384" w:name="_Toc26816236"/>
      <w:bookmarkStart w:id="385" w:name="_Toc26816538"/>
      <w:r>
        <w:rPr>
          <w:noProof/>
          <w:sz w:val="24"/>
          <w:szCs w:val="24"/>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382.2pt;margin-top:5.8pt;width:81pt;height:86.25pt;z-index:251720704;mso-wrap-edited:f;mso-width-percent:0;mso-height-percent:0;mso-width-percent:0;mso-height-percent:0" filled="t">
            <v:imagedata r:id="rId69" o:title=""/>
            <o:lock v:ext="edit" aspectratio="f"/>
          </v:shape>
          <o:OLEObject Type="Embed" ProgID="StaticMetafile" ShapeID="_x0000_s1026" DrawAspect="Content" ObjectID="_1637511059" r:id="rId70"/>
        </w:object>
      </w:r>
      <w:r w:rsidR="007E52E7" w:rsidRPr="007512C2">
        <w:rPr>
          <w:rFonts w:eastAsia="Calibri" w:cs="Calibri"/>
          <w:b/>
          <w:sz w:val="24"/>
          <w:szCs w:val="24"/>
        </w:rPr>
        <w:t xml:space="preserve">RAMANANARIVO </w:t>
      </w:r>
      <w:proofErr w:type="spellStart"/>
      <w:r w:rsidR="007E52E7" w:rsidRPr="007512C2">
        <w:rPr>
          <w:rFonts w:eastAsia="Calibri" w:cs="Calibri"/>
          <w:b/>
          <w:sz w:val="24"/>
          <w:szCs w:val="24"/>
        </w:rPr>
        <w:t>Lantoarisoa</w:t>
      </w:r>
      <w:proofErr w:type="spellEnd"/>
      <w:r w:rsidR="007E52E7" w:rsidRPr="007512C2">
        <w:rPr>
          <w:rFonts w:eastAsia="Calibri" w:cs="Calibri"/>
          <w:b/>
          <w:sz w:val="24"/>
          <w:szCs w:val="24"/>
        </w:rPr>
        <w:t xml:space="preserve"> </w:t>
      </w:r>
      <w:proofErr w:type="spellStart"/>
      <w:r w:rsidR="007E52E7" w:rsidRPr="007512C2">
        <w:rPr>
          <w:rFonts w:eastAsia="Calibri" w:cs="Calibri"/>
          <w:b/>
          <w:sz w:val="24"/>
          <w:szCs w:val="24"/>
        </w:rPr>
        <w:t>Andrianiaina</w:t>
      </w:r>
      <w:bookmarkEnd w:id="384"/>
      <w:bookmarkEnd w:id="385"/>
      <w:proofErr w:type="spellEnd"/>
    </w:p>
    <w:p w:rsidR="007E52E7" w:rsidRPr="007512C2" w:rsidRDefault="007E52E7" w:rsidP="007E52E7">
      <w:pPr>
        <w:spacing w:line="240" w:lineRule="auto"/>
        <w:jc w:val="both"/>
        <w:outlineLvl w:val="0"/>
        <w:rPr>
          <w:rFonts w:eastAsia="Calibri" w:cs="Calibri"/>
          <w:sz w:val="24"/>
          <w:szCs w:val="24"/>
        </w:rPr>
      </w:pPr>
      <w:bookmarkStart w:id="386" w:name="_Toc26816237"/>
      <w:bookmarkStart w:id="387" w:name="_Toc26816539"/>
      <w:r w:rsidRPr="007512C2">
        <w:rPr>
          <w:rFonts w:eastAsia="Calibri" w:cs="Calibri"/>
          <w:sz w:val="24"/>
          <w:szCs w:val="24"/>
        </w:rPr>
        <w:t>Tél : 034 04 612 76</w:t>
      </w:r>
      <w:bookmarkEnd w:id="386"/>
      <w:bookmarkEnd w:id="387"/>
      <w:r w:rsidRPr="007512C2">
        <w:rPr>
          <w:rFonts w:eastAsia="Calibri" w:cs="Calibri"/>
          <w:sz w:val="24"/>
          <w:szCs w:val="24"/>
        </w:rPr>
        <w:t xml:space="preserve"> </w:t>
      </w:r>
    </w:p>
    <w:p w:rsidR="007E52E7" w:rsidRPr="007512C2" w:rsidRDefault="007E52E7" w:rsidP="007E52E7">
      <w:pPr>
        <w:spacing w:line="240" w:lineRule="auto"/>
        <w:jc w:val="both"/>
        <w:rPr>
          <w:rFonts w:eastAsia="Calibri" w:cs="Calibri"/>
          <w:sz w:val="24"/>
          <w:szCs w:val="24"/>
        </w:rPr>
      </w:pPr>
      <w:r w:rsidRPr="007512C2">
        <w:rPr>
          <w:rFonts w:eastAsia="Calibri" w:cs="Calibri"/>
          <w:sz w:val="24"/>
          <w:szCs w:val="24"/>
        </w:rPr>
        <w:t>E-mail : andriramananarivo@gmail.com</w:t>
      </w:r>
    </w:p>
    <w:p w:rsidR="007E52E7" w:rsidRPr="007512C2" w:rsidRDefault="007E52E7" w:rsidP="007E52E7">
      <w:pPr>
        <w:spacing w:line="240" w:lineRule="auto"/>
        <w:jc w:val="both"/>
        <w:rPr>
          <w:rFonts w:eastAsia="Calibri" w:cs="Calibri"/>
          <w:sz w:val="24"/>
          <w:szCs w:val="24"/>
        </w:rPr>
      </w:pPr>
      <w:r w:rsidRPr="007512C2">
        <w:rPr>
          <w:rFonts w:eastAsia="Calibri" w:cs="Calibri"/>
          <w:sz w:val="24"/>
          <w:szCs w:val="24"/>
        </w:rPr>
        <w:t>09 Septembre 1995</w:t>
      </w:r>
    </w:p>
    <w:p w:rsidR="007E52E7" w:rsidRPr="007512C2" w:rsidRDefault="007E52E7" w:rsidP="007E52E7">
      <w:pPr>
        <w:spacing w:line="240" w:lineRule="auto"/>
        <w:jc w:val="both"/>
        <w:rPr>
          <w:rFonts w:eastAsia="Calibri" w:cs="Calibri"/>
          <w:sz w:val="24"/>
          <w:szCs w:val="24"/>
        </w:rPr>
      </w:pPr>
      <w:r w:rsidRPr="007512C2">
        <w:rPr>
          <w:rFonts w:eastAsia="Calibri" w:cs="Calibri"/>
          <w:sz w:val="24"/>
          <w:szCs w:val="24"/>
        </w:rPr>
        <w:t>Masculin</w:t>
      </w:r>
    </w:p>
    <w:p w:rsidR="007E52E7" w:rsidRPr="007512C2" w:rsidRDefault="007E52E7" w:rsidP="007E52E7">
      <w:pPr>
        <w:spacing w:line="240" w:lineRule="auto"/>
        <w:jc w:val="both"/>
        <w:rPr>
          <w:rFonts w:eastAsia="Calibri Light" w:cs="Calibri Light"/>
          <w:sz w:val="24"/>
          <w:szCs w:val="24"/>
        </w:rPr>
      </w:pPr>
      <w:r w:rsidRPr="007512C2">
        <w:rPr>
          <w:rFonts w:eastAsia="Calibri" w:cs="Calibri"/>
          <w:sz w:val="24"/>
          <w:szCs w:val="24"/>
        </w:rPr>
        <w:t xml:space="preserve">II H 21 </w:t>
      </w:r>
      <w:proofErr w:type="spellStart"/>
      <w:r w:rsidRPr="007512C2">
        <w:rPr>
          <w:rFonts w:eastAsia="Calibri" w:cs="Calibri"/>
          <w:sz w:val="24"/>
          <w:szCs w:val="24"/>
        </w:rPr>
        <w:t>Nanisana</w:t>
      </w:r>
      <w:proofErr w:type="spellEnd"/>
      <w:r w:rsidRPr="007512C2">
        <w:rPr>
          <w:rFonts w:eastAsia="Calibri" w:cs="Calibri"/>
          <w:sz w:val="24"/>
          <w:szCs w:val="24"/>
        </w:rPr>
        <w:t xml:space="preserve"> </w:t>
      </w:r>
      <w:proofErr w:type="spellStart"/>
      <w:r w:rsidRPr="007512C2">
        <w:rPr>
          <w:rFonts w:eastAsia="Calibri Light" w:cs="Calibri Light"/>
          <w:sz w:val="24"/>
          <w:szCs w:val="24"/>
        </w:rPr>
        <w:t>Iadiambola</w:t>
      </w:r>
      <w:proofErr w:type="spellEnd"/>
      <w:r w:rsidRPr="007512C2">
        <w:rPr>
          <w:rFonts w:eastAsia="Calibri Light" w:cs="Calibri Light"/>
          <w:sz w:val="24"/>
          <w:szCs w:val="24"/>
        </w:rPr>
        <w:t xml:space="preserve"> Antananarivo</w:t>
      </w:r>
      <w:r w:rsidRPr="007512C2">
        <w:rPr>
          <w:rFonts w:eastAsia="Calibri Light" w:cs="Calibri Light"/>
          <w:sz w:val="24"/>
          <w:szCs w:val="24"/>
        </w:rPr>
        <w:tab/>
      </w:r>
    </w:p>
    <w:p w:rsidR="007E52E7" w:rsidRPr="007512C2" w:rsidRDefault="007E52E7" w:rsidP="007E52E7">
      <w:pPr>
        <w:spacing w:line="240" w:lineRule="auto"/>
        <w:jc w:val="both"/>
        <w:outlineLvl w:val="0"/>
        <w:rPr>
          <w:rFonts w:eastAsia="Calibri" w:cs="Calibri"/>
          <w:b/>
          <w:sz w:val="24"/>
          <w:szCs w:val="24"/>
          <w:u w:val="single"/>
        </w:rPr>
      </w:pPr>
      <w:bookmarkStart w:id="388" w:name="_Toc26816238"/>
      <w:bookmarkStart w:id="389" w:name="_Toc26816540"/>
      <w:r w:rsidRPr="007512C2">
        <w:rPr>
          <w:rFonts w:eastAsia="Calibri" w:cs="Calibri"/>
          <w:b/>
          <w:sz w:val="24"/>
          <w:szCs w:val="24"/>
          <w:u w:val="single"/>
        </w:rPr>
        <w:t>FORMATIONS ET DIPLOMES</w:t>
      </w:r>
      <w:bookmarkEnd w:id="388"/>
      <w:bookmarkEnd w:id="389"/>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2016-2017 : 5</w:t>
      </w:r>
      <w:r w:rsidRPr="007512C2">
        <w:rPr>
          <w:rFonts w:eastAsia="Calibri" w:cs="Calibri"/>
          <w:sz w:val="24"/>
          <w:szCs w:val="24"/>
          <w:vertAlign w:val="superscript"/>
        </w:rPr>
        <w:t xml:space="preserve">è </w:t>
      </w:r>
      <w:r w:rsidRPr="007512C2">
        <w:rPr>
          <w:rFonts w:eastAsia="Calibri" w:cs="Calibri"/>
          <w:sz w:val="24"/>
          <w:szCs w:val="24"/>
        </w:rPr>
        <w:t>année en Informatique de Gestion, Génie Logiciel et Intelligence Artificielle à l’Institut Supérieur Polytechnique de Madagascar (ISPM).</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2015-2016 : 4</w:t>
      </w:r>
      <w:r w:rsidRPr="007512C2">
        <w:rPr>
          <w:rFonts w:eastAsia="Calibri" w:cs="Calibri"/>
          <w:sz w:val="24"/>
          <w:szCs w:val="24"/>
          <w:vertAlign w:val="superscript"/>
        </w:rPr>
        <w:t xml:space="preserve">è </w:t>
      </w:r>
      <w:r w:rsidRPr="007512C2">
        <w:rPr>
          <w:rFonts w:eastAsia="Calibri" w:cs="Calibri"/>
          <w:sz w:val="24"/>
          <w:szCs w:val="24"/>
        </w:rPr>
        <w:t>année en Informatique de Gestion, Génie Logiciel et Intelligence Artificielle à l’Institut Supérieur Polytechnique de Madagascar (ISPM).</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2014-2015 : LICENCE en Informatique de Gestion, Génie Logiciel et Intelligence Artificielle à l’Institut Supérieur Polytechnique de Madagascar (ISPM).</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Octobre 2014 : Formation de bureautique auprès de PLANETE URGENCE</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2013-2014 : 2</w:t>
      </w:r>
      <w:r w:rsidRPr="007512C2">
        <w:rPr>
          <w:rFonts w:eastAsia="Calibri" w:cs="Calibri"/>
          <w:sz w:val="24"/>
          <w:szCs w:val="24"/>
          <w:vertAlign w:val="superscript"/>
        </w:rPr>
        <w:t xml:space="preserve">è </w:t>
      </w:r>
      <w:r w:rsidRPr="007512C2">
        <w:rPr>
          <w:rFonts w:eastAsia="Calibri" w:cs="Calibri"/>
          <w:sz w:val="24"/>
          <w:szCs w:val="24"/>
        </w:rPr>
        <w:t>année en Informatique de Gestion, Génie Logiciel et Intelligence Artificielle à l’Institut Supérieur Polytechnique de Madagascar (ISPM).</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2012-2013 : 1</w:t>
      </w:r>
      <w:r w:rsidRPr="007512C2">
        <w:rPr>
          <w:rFonts w:eastAsia="Calibri" w:cs="Calibri"/>
          <w:sz w:val="24"/>
          <w:szCs w:val="24"/>
          <w:vertAlign w:val="superscript"/>
        </w:rPr>
        <w:t xml:space="preserve">è </w:t>
      </w:r>
      <w:r w:rsidRPr="007512C2">
        <w:rPr>
          <w:rFonts w:eastAsia="Calibri" w:cs="Calibri"/>
          <w:sz w:val="24"/>
          <w:szCs w:val="24"/>
        </w:rPr>
        <w:t xml:space="preserve">année en Informatique de Gestion, Génie Logiciel et Intelligence Artificielle à l’Institut Supérieur Polytechnique de Madagascar (ISPM).  </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2011-2012 : obtention du diplôme BAC série D</w:t>
      </w:r>
    </w:p>
    <w:p w:rsidR="007E52E7" w:rsidRPr="007512C2" w:rsidRDefault="007E52E7" w:rsidP="007E52E7">
      <w:pPr>
        <w:spacing w:line="240" w:lineRule="auto"/>
        <w:jc w:val="both"/>
        <w:rPr>
          <w:rFonts w:eastAsia="Calibri" w:cs="Calibri"/>
          <w:sz w:val="24"/>
          <w:szCs w:val="24"/>
        </w:rPr>
      </w:pPr>
    </w:p>
    <w:p w:rsidR="007E52E7" w:rsidRPr="007512C2" w:rsidRDefault="007E52E7" w:rsidP="007E52E7">
      <w:pPr>
        <w:spacing w:line="240" w:lineRule="auto"/>
        <w:jc w:val="both"/>
        <w:outlineLvl w:val="0"/>
        <w:rPr>
          <w:rFonts w:eastAsia="Calibri" w:cs="Calibri"/>
          <w:b/>
          <w:sz w:val="24"/>
          <w:szCs w:val="24"/>
          <w:u w:val="single"/>
        </w:rPr>
      </w:pPr>
      <w:bookmarkStart w:id="390" w:name="_Toc26816239"/>
      <w:bookmarkStart w:id="391" w:name="_Toc26816541"/>
      <w:r w:rsidRPr="007512C2">
        <w:rPr>
          <w:rFonts w:eastAsia="Calibri" w:cs="Calibri"/>
          <w:b/>
          <w:sz w:val="24"/>
          <w:szCs w:val="24"/>
          <w:u w:val="single"/>
        </w:rPr>
        <w:t>EXPERIENCES PROFESSIONNELLES</w:t>
      </w:r>
      <w:bookmarkEnd w:id="390"/>
      <w:bookmarkEnd w:id="391"/>
    </w:p>
    <w:p w:rsidR="003C5B57" w:rsidRDefault="003C5B57" w:rsidP="00A07A7E">
      <w:pPr>
        <w:numPr>
          <w:ilvl w:val="0"/>
          <w:numId w:val="92"/>
        </w:numPr>
        <w:tabs>
          <w:tab w:val="left" w:pos="720"/>
        </w:tabs>
        <w:spacing w:line="240" w:lineRule="auto"/>
        <w:ind w:left="720" w:hanging="360"/>
        <w:jc w:val="both"/>
        <w:rPr>
          <w:rFonts w:eastAsia="Calibri" w:cs="Calibri"/>
          <w:sz w:val="24"/>
          <w:szCs w:val="24"/>
        </w:rPr>
      </w:pPr>
      <w:r>
        <w:rPr>
          <w:rFonts w:eastAsia="Calibri" w:cs="Calibri"/>
          <w:sz w:val="24"/>
          <w:szCs w:val="24"/>
        </w:rPr>
        <w:t xml:space="preserve">Février 2018 – Aujourd’hui, Développeur Informatique dans la société SCRIPTURA </w:t>
      </w:r>
      <w:proofErr w:type="spellStart"/>
      <w:r>
        <w:rPr>
          <w:rFonts w:eastAsia="Calibri" w:cs="Calibri"/>
          <w:sz w:val="24"/>
          <w:szCs w:val="24"/>
        </w:rPr>
        <w:t>Nanisana</w:t>
      </w:r>
      <w:proofErr w:type="spellEnd"/>
      <w:r>
        <w:rPr>
          <w:rFonts w:eastAsia="Calibri" w:cs="Calibri"/>
          <w:sz w:val="24"/>
          <w:szCs w:val="24"/>
        </w:rPr>
        <w:t xml:space="preserve"> </w:t>
      </w:r>
      <w:proofErr w:type="spellStart"/>
      <w:r>
        <w:rPr>
          <w:rFonts w:eastAsia="Calibri" w:cs="Calibri"/>
          <w:sz w:val="24"/>
          <w:szCs w:val="24"/>
        </w:rPr>
        <w:t>Ambatobe</w:t>
      </w:r>
      <w:proofErr w:type="spellEnd"/>
    </w:p>
    <w:p w:rsidR="003A101B" w:rsidRDefault="003C5B57" w:rsidP="00A07A7E">
      <w:pPr>
        <w:numPr>
          <w:ilvl w:val="0"/>
          <w:numId w:val="92"/>
        </w:numPr>
        <w:tabs>
          <w:tab w:val="left" w:pos="720"/>
        </w:tabs>
        <w:spacing w:line="240" w:lineRule="auto"/>
        <w:ind w:left="720" w:hanging="360"/>
        <w:jc w:val="both"/>
        <w:rPr>
          <w:rFonts w:eastAsia="Calibri" w:cs="Calibri"/>
          <w:sz w:val="24"/>
          <w:szCs w:val="24"/>
        </w:rPr>
      </w:pPr>
      <w:r>
        <w:rPr>
          <w:rFonts w:eastAsia="Calibri" w:cs="Calibri"/>
          <w:sz w:val="24"/>
          <w:szCs w:val="24"/>
        </w:rPr>
        <w:t xml:space="preserve">Décembre 2018 – Février2019, Développeur Web au sein de la société SOIBY </w:t>
      </w:r>
      <w:proofErr w:type="spellStart"/>
      <w:r>
        <w:rPr>
          <w:rFonts w:eastAsia="Calibri" w:cs="Calibri"/>
          <w:sz w:val="24"/>
          <w:szCs w:val="24"/>
        </w:rPr>
        <w:t>Besarety</w:t>
      </w:r>
      <w:proofErr w:type="spellEnd"/>
    </w:p>
    <w:p w:rsidR="007E52E7" w:rsidRPr="007512C2" w:rsidRDefault="007E52E7" w:rsidP="00A07A7E">
      <w:pPr>
        <w:numPr>
          <w:ilvl w:val="0"/>
          <w:numId w:val="92"/>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 xml:space="preserve">Mai 2018 – </w:t>
      </w:r>
      <w:r w:rsidR="003A101B">
        <w:rPr>
          <w:rFonts w:eastAsia="Calibri" w:cs="Calibri"/>
          <w:sz w:val="24"/>
          <w:szCs w:val="24"/>
        </w:rPr>
        <w:t>Décembre 2018</w:t>
      </w:r>
      <w:r w:rsidRPr="007512C2">
        <w:rPr>
          <w:rFonts w:eastAsia="Calibri" w:cs="Calibri"/>
          <w:sz w:val="24"/>
          <w:szCs w:val="24"/>
        </w:rPr>
        <w:t xml:space="preserve"> : Développeur hybrides (mobile et web) au sein de la société EQIMA </w:t>
      </w:r>
      <w:proofErr w:type="spellStart"/>
      <w:r w:rsidRPr="007512C2">
        <w:rPr>
          <w:rFonts w:eastAsia="Calibri" w:cs="Calibri"/>
          <w:sz w:val="24"/>
          <w:szCs w:val="24"/>
        </w:rPr>
        <w:t>Amboditsiry</w:t>
      </w:r>
      <w:proofErr w:type="spellEnd"/>
    </w:p>
    <w:p w:rsidR="007E52E7" w:rsidRPr="007512C2" w:rsidRDefault="003A101B" w:rsidP="00A07A7E">
      <w:pPr>
        <w:numPr>
          <w:ilvl w:val="0"/>
          <w:numId w:val="92"/>
        </w:numPr>
        <w:tabs>
          <w:tab w:val="left" w:pos="720"/>
        </w:tabs>
        <w:spacing w:line="240" w:lineRule="auto"/>
        <w:ind w:left="720" w:hanging="360"/>
        <w:jc w:val="both"/>
        <w:rPr>
          <w:rFonts w:eastAsia="Calibri" w:cs="Calibri"/>
          <w:sz w:val="24"/>
          <w:szCs w:val="24"/>
        </w:rPr>
      </w:pPr>
      <w:r>
        <w:rPr>
          <w:rFonts w:eastAsia="Calibri" w:cs="Calibri"/>
          <w:sz w:val="24"/>
          <w:szCs w:val="24"/>
        </w:rPr>
        <w:t>Novembre 2016 – Février</w:t>
      </w:r>
      <w:r w:rsidR="007E52E7" w:rsidRPr="007512C2">
        <w:rPr>
          <w:rFonts w:eastAsia="Calibri" w:cs="Calibri"/>
          <w:sz w:val="24"/>
          <w:szCs w:val="24"/>
        </w:rPr>
        <w:t xml:space="preserve"> 2017 : Développeur </w:t>
      </w:r>
      <w:proofErr w:type="spellStart"/>
      <w:r w:rsidR="007E52E7" w:rsidRPr="007512C2">
        <w:rPr>
          <w:rFonts w:eastAsia="Calibri" w:cs="Calibri"/>
          <w:sz w:val="24"/>
          <w:szCs w:val="24"/>
        </w:rPr>
        <w:t>Wordpress</w:t>
      </w:r>
      <w:proofErr w:type="spellEnd"/>
      <w:r w:rsidR="007E52E7" w:rsidRPr="007512C2">
        <w:rPr>
          <w:rFonts w:eastAsia="Calibri" w:cs="Calibri"/>
          <w:sz w:val="24"/>
          <w:szCs w:val="24"/>
        </w:rPr>
        <w:t xml:space="preserve"> au sein de la société KAPITAL PLUS </w:t>
      </w:r>
      <w:proofErr w:type="spellStart"/>
      <w:proofErr w:type="gramStart"/>
      <w:r w:rsidR="007E52E7" w:rsidRPr="007512C2">
        <w:rPr>
          <w:rFonts w:eastAsia="Calibri" w:cs="Calibri"/>
          <w:sz w:val="24"/>
          <w:szCs w:val="24"/>
        </w:rPr>
        <w:t>PLUS</w:t>
      </w:r>
      <w:proofErr w:type="spellEnd"/>
      <w:r w:rsidR="007E52E7" w:rsidRPr="007512C2">
        <w:rPr>
          <w:rFonts w:eastAsia="Calibri" w:cs="Calibri"/>
          <w:sz w:val="24"/>
          <w:szCs w:val="24"/>
        </w:rPr>
        <w:t xml:space="preserve">  </w:t>
      </w:r>
      <w:proofErr w:type="spellStart"/>
      <w:r w:rsidR="007E52E7" w:rsidRPr="007512C2">
        <w:rPr>
          <w:rFonts w:eastAsia="Calibri" w:cs="Calibri"/>
          <w:sz w:val="24"/>
          <w:szCs w:val="24"/>
        </w:rPr>
        <w:t>Tanjombato</w:t>
      </w:r>
      <w:proofErr w:type="spellEnd"/>
      <w:proofErr w:type="gramEnd"/>
    </w:p>
    <w:p w:rsidR="007E52E7" w:rsidRPr="007512C2" w:rsidRDefault="003A101B" w:rsidP="00A07A7E">
      <w:pPr>
        <w:numPr>
          <w:ilvl w:val="0"/>
          <w:numId w:val="92"/>
        </w:numPr>
        <w:tabs>
          <w:tab w:val="left" w:pos="720"/>
        </w:tabs>
        <w:spacing w:line="240" w:lineRule="auto"/>
        <w:ind w:left="720" w:hanging="360"/>
        <w:jc w:val="both"/>
        <w:rPr>
          <w:rFonts w:eastAsia="Calibri" w:cs="Calibri"/>
          <w:sz w:val="24"/>
          <w:szCs w:val="24"/>
        </w:rPr>
      </w:pPr>
      <w:r>
        <w:rPr>
          <w:rFonts w:eastAsia="Calibri" w:cs="Calibri"/>
          <w:sz w:val="24"/>
          <w:szCs w:val="24"/>
        </w:rPr>
        <w:t>Octobre</w:t>
      </w:r>
      <w:r w:rsidR="007E52E7" w:rsidRPr="007512C2">
        <w:rPr>
          <w:rFonts w:eastAsia="Calibri" w:cs="Calibri"/>
          <w:sz w:val="24"/>
          <w:szCs w:val="24"/>
        </w:rPr>
        <w:t xml:space="preserve"> </w:t>
      </w:r>
      <w:r w:rsidRPr="007512C2">
        <w:rPr>
          <w:rFonts w:eastAsia="Calibri" w:cs="Calibri"/>
          <w:sz w:val="24"/>
          <w:szCs w:val="24"/>
        </w:rPr>
        <w:t>2015 –</w:t>
      </w:r>
      <w:r>
        <w:rPr>
          <w:rFonts w:eastAsia="Calibri" w:cs="Calibri"/>
          <w:sz w:val="24"/>
          <w:szCs w:val="24"/>
        </w:rPr>
        <w:t xml:space="preserve"> Janvier</w:t>
      </w:r>
      <w:r w:rsidR="007E52E7" w:rsidRPr="007512C2">
        <w:rPr>
          <w:rFonts w:eastAsia="Calibri" w:cs="Calibri"/>
          <w:sz w:val="24"/>
          <w:szCs w:val="24"/>
        </w:rPr>
        <w:t xml:space="preserve"> 2016 : Stagiaire en </w:t>
      </w:r>
      <w:r w:rsidRPr="007512C2">
        <w:rPr>
          <w:rFonts w:eastAsia="Calibri" w:cs="Calibri"/>
          <w:sz w:val="24"/>
          <w:szCs w:val="24"/>
        </w:rPr>
        <w:t>développement web</w:t>
      </w:r>
      <w:r w:rsidR="007E52E7" w:rsidRPr="007512C2">
        <w:rPr>
          <w:rFonts w:eastAsia="Calibri" w:cs="Calibri"/>
          <w:sz w:val="24"/>
          <w:szCs w:val="24"/>
        </w:rPr>
        <w:t xml:space="preserve"> au sein du cabinet CRP </w:t>
      </w:r>
      <w:proofErr w:type="spellStart"/>
      <w:r w:rsidR="007E52E7" w:rsidRPr="007512C2">
        <w:rPr>
          <w:rFonts w:eastAsia="Calibri" w:cs="Calibri"/>
          <w:sz w:val="24"/>
          <w:szCs w:val="24"/>
        </w:rPr>
        <w:t>Andraharo</w:t>
      </w:r>
      <w:proofErr w:type="spellEnd"/>
    </w:p>
    <w:p w:rsidR="007E52E7" w:rsidRPr="007512C2" w:rsidRDefault="007E52E7" w:rsidP="00A07A7E">
      <w:pPr>
        <w:numPr>
          <w:ilvl w:val="0"/>
          <w:numId w:val="92"/>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Septembre 2013 : Opérateur de saisi</w:t>
      </w:r>
      <w:ins w:id="392" w:author="Toky Hajatiana RABOANARY" w:date="2019-12-10T19:18:00Z">
        <w:r w:rsidR="00A92E9D">
          <w:rPr>
            <w:rFonts w:eastAsia="Calibri" w:cs="Calibri"/>
            <w:sz w:val="24"/>
            <w:szCs w:val="24"/>
          </w:rPr>
          <w:t>e</w:t>
        </w:r>
      </w:ins>
      <w:r w:rsidRPr="007512C2">
        <w:rPr>
          <w:rFonts w:eastAsia="Calibri" w:cs="Calibri"/>
          <w:sz w:val="24"/>
          <w:szCs w:val="24"/>
        </w:rPr>
        <w:t xml:space="preserve"> dans la société M-COOL.</w:t>
      </w:r>
    </w:p>
    <w:p w:rsidR="007E52E7" w:rsidRPr="007512C2" w:rsidRDefault="007E52E7" w:rsidP="00A07A7E">
      <w:pPr>
        <w:numPr>
          <w:ilvl w:val="0"/>
          <w:numId w:val="92"/>
        </w:numPr>
        <w:tabs>
          <w:tab w:val="left" w:pos="720"/>
        </w:tabs>
        <w:spacing w:line="240" w:lineRule="auto"/>
        <w:ind w:left="720" w:hanging="360"/>
        <w:jc w:val="both"/>
        <w:rPr>
          <w:rFonts w:eastAsia="Calibri" w:cs="Calibri"/>
          <w:sz w:val="24"/>
          <w:szCs w:val="24"/>
        </w:rPr>
      </w:pPr>
      <w:r w:rsidRPr="007512C2">
        <w:rPr>
          <w:rFonts w:eastAsia="Calibri" w:cs="Calibri"/>
          <w:sz w:val="24"/>
          <w:szCs w:val="24"/>
        </w:rPr>
        <w:lastRenderedPageBreak/>
        <w:t xml:space="preserve">Septembre 2012 - Décembre </w:t>
      </w:r>
      <w:r w:rsidR="003A101B" w:rsidRPr="007512C2">
        <w:rPr>
          <w:rFonts w:eastAsia="Calibri" w:cs="Calibri"/>
          <w:sz w:val="24"/>
          <w:szCs w:val="24"/>
        </w:rPr>
        <w:t>2012 :</w:t>
      </w:r>
      <w:r w:rsidRPr="007512C2">
        <w:rPr>
          <w:rFonts w:eastAsia="Calibri" w:cs="Calibri"/>
          <w:sz w:val="24"/>
          <w:szCs w:val="24"/>
        </w:rPr>
        <w:t xml:space="preserve"> Développeur commercial au sein de FEED-BACK (</w:t>
      </w:r>
      <w:r w:rsidR="003A101B" w:rsidRPr="007512C2">
        <w:rPr>
          <w:rFonts w:eastAsia="Calibri" w:cs="Calibri"/>
          <w:sz w:val="24"/>
          <w:szCs w:val="24"/>
        </w:rPr>
        <w:t>une agence agréée</w:t>
      </w:r>
      <w:r w:rsidRPr="007512C2">
        <w:rPr>
          <w:rFonts w:eastAsia="Calibri" w:cs="Calibri"/>
          <w:sz w:val="24"/>
          <w:szCs w:val="24"/>
        </w:rPr>
        <w:t xml:space="preserve"> par Orange Madagascar)</w:t>
      </w:r>
    </w:p>
    <w:p w:rsidR="007E52E7" w:rsidRPr="007512C2" w:rsidRDefault="007E52E7" w:rsidP="007E52E7">
      <w:pPr>
        <w:spacing w:line="240" w:lineRule="auto"/>
        <w:jc w:val="both"/>
        <w:rPr>
          <w:rFonts w:eastAsia="Calibri" w:cs="Calibri"/>
          <w:sz w:val="24"/>
          <w:szCs w:val="24"/>
        </w:rPr>
      </w:pPr>
    </w:p>
    <w:p w:rsidR="007E52E7" w:rsidRPr="007512C2" w:rsidRDefault="007E52E7" w:rsidP="007E52E7">
      <w:pPr>
        <w:spacing w:line="240" w:lineRule="auto"/>
        <w:jc w:val="both"/>
        <w:outlineLvl w:val="0"/>
        <w:rPr>
          <w:rFonts w:eastAsia="Calibri" w:cs="Calibri"/>
          <w:b/>
          <w:sz w:val="24"/>
          <w:szCs w:val="24"/>
          <w:u w:val="single"/>
        </w:rPr>
      </w:pPr>
      <w:bookmarkStart w:id="393" w:name="_Toc26816240"/>
      <w:bookmarkStart w:id="394" w:name="_Toc26816542"/>
      <w:r w:rsidRPr="007512C2">
        <w:rPr>
          <w:rFonts w:eastAsia="Calibri" w:cs="Calibri"/>
          <w:b/>
          <w:sz w:val="24"/>
          <w:szCs w:val="24"/>
          <w:u w:val="single"/>
        </w:rPr>
        <w:t>PROJETS ET RECHERCHES PERSONNELS</w:t>
      </w:r>
      <w:bookmarkEnd w:id="393"/>
      <w:bookmarkEnd w:id="394"/>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Conception de l’application intelligente « KMZ APPLICATION » avec option de reconnaissance vocale</w:t>
      </w:r>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Création d’une application web qui permet de gérer les recrutements dans l’entreprise</w:t>
      </w:r>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Conception d’une assistante virtuelle pour des utilisateurs de Windows ayant comme titre « JARVIS PROJECT »</w:t>
      </w:r>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Conception du jeu éducatif « DES CHIFFRES ET DES LETTRES » avec option de langue Malagasy</w:t>
      </w:r>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Création d’une bibliothèque en ligne intitulé « </w:t>
      </w:r>
      <w:proofErr w:type="spellStart"/>
      <w:r w:rsidRPr="007512C2">
        <w:rPr>
          <w:rFonts w:eastAsia="Calibri" w:cs="Calibri"/>
          <w:sz w:val="24"/>
          <w:szCs w:val="24"/>
        </w:rPr>
        <w:t>Diarin’ny</w:t>
      </w:r>
      <w:proofErr w:type="spellEnd"/>
      <w:r w:rsidRPr="007512C2">
        <w:rPr>
          <w:rFonts w:eastAsia="Calibri" w:cs="Calibri"/>
          <w:sz w:val="24"/>
          <w:szCs w:val="24"/>
        </w:rPr>
        <w:t xml:space="preserve"> </w:t>
      </w:r>
      <w:proofErr w:type="spellStart"/>
      <w:r w:rsidRPr="007512C2">
        <w:rPr>
          <w:rFonts w:eastAsia="Calibri" w:cs="Calibri"/>
          <w:sz w:val="24"/>
          <w:szCs w:val="24"/>
        </w:rPr>
        <w:t>Literatiora</w:t>
      </w:r>
      <w:proofErr w:type="spellEnd"/>
      <w:r w:rsidRPr="007512C2">
        <w:rPr>
          <w:rFonts w:eastAsia="Calibri" w:cs="Calibri"/>
          <w:sz w:val="24"/>
          <w:szCs w:val="24"/>
        </w:rPr>
        <w:t xml:space="preserve"> Malagasy »</w:t>
      </w:r>
    </w:p>
    <w:p w:rsidR="007E52E7" w:rsidRPr="007512C2" w:rsidRDefault="007E52E7" w:rsidP="007E52E7">
      <w:pPr>
        <w:tabs>
          <w:tab w:val="left" w:pos="720"/>
        </w:tabs>
        <w:spacing w:line="240" w:lineRule="auto"/>
        <w:jc w:val="both"/>
        <w:rPr>
          <w:rFonts w:eastAsia="Calibri" w:cs="Calibri"/>
          <w:b/>
          <w:sz w:val="24"/>
          <w:szCs w:val="24"/>
        </w:rPr>
      </w:pPr>
    </w:p>
    <w:p w:rsidR="007E52E7" w:rsidRPr="007512C2" w:rsidRDefault="007E52E7" w:rsidP="007E52E7">
      <w:pPr>
        <w:spacing w:line="240" w:lineRule="auto"/>
        <w:jc w:val="both"/>
        <w:outlineLvl w:val="0"/>
        <w:rPr>
          <w:rFonts w:eastAsia="Calibri" w:cs="Calibri"/>
          <w:b/>
          <w:sz w:val="24"/>
          <w:szCs w:val="24"/>
          <w:u w:val="single"/>
        </w:rPr>
      </w:pPr>
      <w:bookmarkStart w:id="395" w:name="_Toc26816241"/>
      <w:bookmarkStart w:id="396" w:name="_Toc26816543"/>
      <w:r w:rsidRPr="007512C2">
        <w:rPr>
          <w:rFonts w:eastAsia="Calibri" w:cs="Calibri"/>
          <w:b/>
          <w:sz w:val="24"/>
          <w:szCs w:val="24"/>
          <w:u w:val="single"/>
        </w:rPr>
        <w:t>CONNAISSANCES EN INFORMATIQUES ET EN DEVELOPPEMENTS</w:t>
      </w:r>
      <w:bookmarkEnd w:id="395"/>
      <w:bookmarkEnd w:id="396"/>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Outils de programmation : C SHARP, Python, JAVA</w:t>
      </w:r>
    </w:p>
    <w:p w:rsidR="007E52E7" w:rsidRPr="007512C2" w:rsidRDefault="007E52E7" w:rsidP="00A07A7E">
      <w:pPr>
        <w:numPr>
          <w:ilvl w:val="0"/>
          <w:numId w:val="95"/>
        </w:numPr>
        <w:spacing w:line="240" w:lineRule="auto"/>
        <w:ind w:left="1068" w:hanging="360"/>
        <w:jc w:val="both"/>
        <w:rPr>
          <w:rFonts w:eastAsia="Calibri" w:cs="Calibri"/>
          <w:sz w:val="24"/>
          <w:szCs w:val="24"/>
          <w:lang w:val="en-US"/>
        </w:rPr>
      </w:pPr>
      <w:proofErr w:type="spellStart"/>
      <w:r w:rsidRPr="007512C2">
        <w:rPr>
          <w:rFonts w:eastAsia="Calibri" w:cs="Calibri"/>
          <w:sz w:val="24"/>
          <w:szCs w:val="24"/>
          <w:lang w:val="en-US"/>
        </w:rPr>
        <w:t>Programmation</w:t>
      </w:r>
      <w:proofErr w:type="spellEnd"/>
      <w:r w:rsidRPr="007512C2">
        <w:rPr>
          <w:rFonts w:eastAsia="Calibri" w:cs="Calibri"/>
          <w:sz w:val="24"/>
          <w:szCs w:val="24"/>
          <w:lang w:val="en-US"/>
        </w:rPr>
        <w:t xml:space="preserve"> </w:t>
      </w:r>
      <w:r w:rsidR="003C5B57" w:rsidRPr="007512C2">
        <w:rPr>
          <w:rFonts w:eastAsia="Calibri" w:cs="Calibri"/>
          <w:sz w:val="24"/>
          <w:szCs w:val="24"/>
          <w:lang w:val="en-US"/>
        </w:rPr>
        <w:t>web:</w:t>
      </w:r>
      <w:r w:rsidRPr="007512C2">
        <w:rPr>
          <w:rFonts w:eastAsia="Calibri" w:cs="Calibri"/>
          <w:sz w:val="24"/>
          <w:szCs w:val="24"/>
          <w:lang w:val="en-US"/>
        </w:rPr>
        <w:t xml:space="preserve"> HMTL, CSS, JavaScript, jQuery, AJAX, PHP, Angular</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Développement mobile : IONIC</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CMS : JOOMLA, WORDPRESS</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Framework</w:t>
      </w:r>
      <w:r w:rsidR="003C5B57" w:rsidRPr="007512C2">
        <w:rPr>
          <w:rFonts w:eastAsia="Calibri" w:cs="Calibri"/>
          <w:sz w:val="24"/>
          <w:szCs w:val="24"/>
        </w:rPr>
        <w:t xml:space="preserve"> : </w:t>
      </w:r>
      <w:proofErr w:type="spellStart"/>
      <w:r w:rsidR="003C5B57" w:rsidRPr="007512C2">
        <w:rPr>
          <w:rFonts w:eastAsia="Calibri" w:cs="Calibri"/>
          <w:sz w:val="24"/>
          <w:szCs w:val="24"/>
        </w:rPr>
        <w:t>CodeIgniter</w:t>
      </w:r>
      <w:proofErr w:type="spellEnd"/>
      <w:r w:rsidRPr="007512C2">
        <w:rPr>
          <w:rFonts w:eastAsia="Calibri" w:cs="Calibri"/>
          <w:sz w:val="24"/>
          <w:szCs w:val="24"/>
        </w:rPr>
        <w:t xml:space="preserve">, </w:t>
      </w:r>
      <w:proofErr w:type="spellStart"/>
      <w:r w:rsidRPr="007512C2">
        <w:rPr>
          <w:rFonts w:eastAsia="Calibri" w:cs="Calibri"/>
          <w:sz w:val="24"/>
          <w:szCs w:val="24"/>
        </w:rPr>
        <w:t>Symfony</w:t>
      </w:r>
      <w:proofErr w:type="spellEnd"/>
    </w:p>
    <w:p w:rsidR="007E52E7" w:rsidRPr="007512C2" w:rsidRDefault="007E52E7" w:rsidP="00A07A7E">
      <w:pPr>
        <w:numPr>
          <w:ilvl w:val="0"/>
          <w:numId w:val="95"/>
        </w:numPr>
        <w:spacing w:line="240" w:lineRule="auto"/>
        <w:ind w:left="1068" w:hanging="360"/>
        <w:jc w:val="both"/>
        <w:rPr>
          <w:rFonts w:eastAsia="Calibri" w:cs="Calibri"/>
          <w:sz w:val="24"/>
          <w:szCs w:val="24"/>
        </w:rPr>
      </w:pPr>
      <w:proofErr w:type="spellStart"/>
      <w:r w:rsidRPr="007512C2">
        <w:rPr>
          <w:rFonts w:eastAsia="Calibri" w:cs="Calibri"/>
          <w:sz w:val="24"/>
          <w:szCs w:val="24"/>
        </w:rPr>
        <w:t>Versionning</w:t>
      </w:r>
      <w:proofErr w:type="spellEnd"/>
      <w:r w:rsidRPr="007512C2">
        <w:rPr>
          <w:rFonts w:eastAsia="Calibri" w:cs="Calibri"/>
          <w:sz w:val="24"/>
          <w:szCs w:val="24"/>
        </w:rPr>
        <w:t xml:space="preserve"> : Git, </w:t>
      </w:r>
      <w:proofErr w:type="spellStart"/>
      <w:r w:rsidRPr="007512C2">
        <w:rPr>
          <w:rFonts w:eastAsia="Calibri" w:cs="Calibri"/>
          <w:sz w:val="24"/>
          <w:szCs w:val="24"/>
        </w:rPr>
        <w:t>Tortoise</w:t>
      </w:r>
      <w:proofErr w:type="spellEnd"/>
      <w:r w:rsidRPr="007512C2">
        <w:rPr>
          <w:rFonts w:eastAsia="Calibri" w:cs="Calibri"/>
          <w:sz w:val="24"/>
          <w:szCs w:val="24"/>
        </w:rPr>
        <w:t xml:space="preserve"> SVN</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 xml:space="preserve">Outils bureautiques :   Microsoft Office </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Outil graphique : Photoshop, GIMP</w:t>
      </w:r>
    </w:p>
    <w:p w:rsidR="007E52E7" w:rsidRPr="003C5B57" w:rsidRDefault="007E52E7" w:rsidP="00A07A7E">
      <w:pPr>
        <w:numPr>
          <w:ilvl w:val="0"/>
          <w:numId w:val="95"/>
        </w:numPr>
        <w:spacing w:line="240" w:lineRule="auto"/>
        <w:ind w:left="1068" w:hanging="360"/>
        <w:jc w:val="both"/>
        <w:rPr>
          <w:rFonts w:eastAsia="Calibri" w:cs="Calibri"/>
          <w:sz w:val="24"/>
          <w:szCs w:val="24"/>
        </w:rPr>
      </w:pPr>
      <w:r w:rsidRPr="003C5B57">
        <w:rPr>
          <w:sz w:val="24"/>
          <w:szCs w:val="24"/>
          <w:shd w:val="clear" w:color="auto" w:fill="F7F7F7"/>
        </w:rPr>
        <w:t>Architecture MVC</w:t>
      </w:r>
    </w:p>
    <w:p w:rsidR="007E52E7" w:rsidRPr="007512C2" w:rsidRDefault="007E52E7" w:rsidP="007E52E7">
      <w:pPr>
        <w:spacing w:line="240" w:lineRule="auto"/>
        <w:jc w:val="both"/>
        <w:rPr>
          <w:rFonts w:eastAsia="Calibri" w:cs="Calibri"/>
          <w:sz w:val="24"/>
          <w:szCs w:val="24"/>
        </w:rPr>
      </w:pPr>
    </w:p>
    <w:p w:rsidR="007E52E7" w:rsidRPr="007512C2" w:rsidRDefault="007E52E7" w:rsidP="007E52E7">
      <w:pPr>
        <w:spacing w:line="240" w:lineRule="auto"/>
        <w:jc w:val="both"/>
        <w:outlineLvl w:val="0"/>
        <w:rPr>
          <w:rFonts w:eastAsia="Calibri" w:cs="Calibri"/>
          <w:b/>
          <w:sz w:val="24"/>
          <w:szCs w:val="24"/>
          <w:u w:val="single"/>
        </w:rPr>
      </w:pPr>
      <w:bookmarkStart w:id="397" w:name="_Toc26816242"/>
      <w:bookmarkStart w:id="398" w:name="_Toc26816544"/>
      <w:r w:rsidRPr="007512C2">
        <w:rPr>
          <w:rFonts w:eastAsia="Calibri" w:cs="Calibri"/>
          <w:b/>
          <w:sz w:val="24"/>
          <w:szCs w:val="24"/>
          <w:u w:val="single"/>
        </w:rPr>
        <w:t>CONNAISSANCES LINGUSTIQUES</w:t>
      </w:r>
      <w:bookmarkEnd w:id="397"/>
      <w:bookmarkEnd w:id="398"/>
    </w:p>
    <w:p w:rsidR="007E52E7" w:rsidRPr="007512C2" w:rsidRDefault="007E52E7" w:rsidP="00A07A7E">
      <w:pPr>
        <w:numPr>
          <w:ilvl w:val="0"/>
          <w:numId w:val="94"/>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Malagasy</w:t>
      </w:r>
    </w:p>
    <w:p w:rsidR="007E52E7" w:rsidRPr="007512C2" w:rsidRDefault="007E52E7" w:rsidP="00A07A7E">
      <w:pPr>
        <w:numPr>
          <w:ilvl w:val="0"/>
          <w:numId w:val="94"/>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Français</w:t>
      </w:r>
    </w:p>
    <w:p w:rsidR="007E52E7" w:rsidRPr="007512C2" w:rsidRDefault="007E52E7" w:rsidP="00A07A7E">
      <w:pPr>
        <w:numPr>
          <w:ilvl w:val="0"/>
          <w:numId w:val="94"/>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 xml:space="preserve"> Anglais</w:t>
      </w:r>
    </w:p>
    <w:p w:rsidR="00974847" w:rsidRDefault="00974847" w:rsidP="00EB510C">
      <w:pPr>
        <w:pStyle w:val="Heading1"/>
        <w:jc w:val="left"/>
      </w:pPr>
      <w:r w:rsidRPr="007512C2">
        <w:rPr>
          <w:rFonts w:asciiTheme="minorHAnsi" w:hAnsiTheme="minorHAnsi"/>
          <w:sz w:val="24"/>
          <w:szCs w:val="24"/>
        </w:rPr>
        <w:br w:type="page"/>
      </w:r>
    </w:p>
    <w:p w:rsidR="002A4149" w:rsidRDefault="00974847" w:rsidP="002A4149">
      <w:pPr>
        <w:pStyle w:val="Heading1"/>
      </w:pPr>
      <w:bookmarkStart w:id="399" w:name="_Toc26477491"/>
      <w:bookmarkStart w:id="400" w:name="_Toc26816243"/>
      <w:bookmarkStart w:id="401" w:name="_Toc26816545"/>
      <w:r>
        <w:lastRenderedPageBreak/>
        <w:t>BIBLIOGRAPHIE</w:t>
      </w:r>
      <w:bookmarkEnd w:id="399"/>
      <w:bookmarkEnd w:id="400"/>
      <w:bookmarkEnd w:id="401"/>
    </w:p>
    <w:p w:rsidR="002A4149" w:rsidRDefault="002A4149" w:rsidP="002A4149"/>
    <w:p w:rsidR="002A4149" w:rsidRPr="002A4149" w:rsidRDefault="002A4149" w:rsidP="00A07A7E">
      <w:pPr>
        <w:pStyle w:val="Heading3"/>
        <w:numPr>
          <w:ilvl w:val="0"/>
          <w:numId w:val="19"/>
        </w:numPr>
      </w:pPr>
      <w:bookmarkStart w:id="402" w:name="_Toc26477492"/>
      <w:bookmarkStart w:id="403" w:name="_Toc26816546"/>
      <w:r>
        <w:t>Cours dispensés à l’ISPM</w:t>
      </w:r>
      <w:bookmarkEnd w:id="402"/>
      <w:bookmarkEnd w:id="403"/>
    </w:p>
    <w:p w:rsidR="00CC4679" w:rsidRPr="00522AEF" w:rsidRDefault="00CC4679" w:rsidP="00A07A7E">
      <w:pPr>
        <w:numPr>
          <w:ilvl w:val="0"/>
          <w:numId w:val="20"/>
        </w:numPr>
        <w:spacing w:after="166" w:line="248" w:lineRule="auto"/>
        <w:ind w:hanging="422"/>
        <w:jc w:val="both"/>
        <w:rPr>
          <w:sz w:val="24"/>
          <w:szCs w:val="24"/>
        </w:rPr>
      </w:pPr>
      <w:r w:rsidRPr="00522AEF">
        <w:rPr>
          <w:sz w:val="24"/>
          <w:szCs w:val="24"/>
        </w:rPr>
        <w:t xml:space="preserve">Professeur RABOANARY Julien Amédée, Gestion de </w:t>
      </w:r>
      <w:r w:rsidR="003840A1" w:rsidRPr="00522AEF">
        <w:rPr>
          <w:sz w:val="24"/>
          <w:szCs w:val="24"/>
        </w:rPr>
        <w:t>qualité (2016), Management (2018), Intelligence Artificielle (2018), Informatique décisionnel (2018).</w:t>
      </w:r>
    </w:p>
    <w:p w:rsidR="003840A1" w:rsidRPr="00522AEF" w:rsidRDefault="00522AEF" w:rsidP="00A07A7E">
      <w:pPr>
        <w:numPr>
          <w:ilvl w:val="0"/>
          <w:numId w:val="20"/>
        </w:numPr>
        <w:spacing w:after="166" w:line="248" w:lineRule="auto"/>
        <w:ind w:hanging="422"/>
        <w:jc w:val="both"/>
        <w:rPr>
          <w:sz w:val="24"/>
          <w:szCs w:val="24"/>
          <w:lang w:val="en-US"/>
        </w:rPr>
      </w:pPr>
      <w:r w:rsidRPr="00522AEF">
        <w:rPr>
          <w:sz w:val="24"/>
          <w:szCs w:val="24"/>
          <w:lang w:val="en-US"/>
        </w:rPr>
        <w:t xml:space="preserve">RABOANARY </w:t>
      </w:r>
      <w:proofErr w:type="spellStart"/>
      <w:r w:rsidRPr="00522AEF">
        <w:rPr>
          <w:sz w:val="24"/>
          <w:szCs w:val="24"/>
          <w:lang w:val="en-US"/>
        </w:rPr>
        <w:t>Toky</w:t>
      </w:r>
      <w:proofErr w:type="spellEnd"/>
      <w:r w:rsidRPr="00522AEF">
        <w:rPr>
          <w:sz w:val="24"/>
          <w:szCs w:val="24"/>
          <w:lang w:val="en-US"/>
        </w:rPr>
        <w:t xml:space="preserve"> </w:t>
      </w:r>
      <w:proofErr w:type="spellStart"/>
      <w:r w:rsidRPr="00522AEF">
        <w:rPr>
          <w:sz w:val="24"/>
          <w:szCs w:val="24"/>
          <w:lang w:val="en-US"/>
        </w:rPr>
        <w:t>Hajatiana</w:t>
      </w:r>
      <w:proofErr w:type="spellEnd"/>
      <w:r w:rsidRPr="00522AEF">
        <w:rPr>
          <w:sz w:val="24"/>
          <w:szCs w:val="24"/>
          <w:lang w:val="en-US"/>
        </w:rPr>
        <w:t xml:space="preserve">: POO </w:t>
      </w:r>
      <w:proofErr w:type="spellStart"/>
      <w:r w:rsidRPr="00522AEF">
        <w:rPr>
          <w:sz w:val="24"/>
          <w:szCs w:val="24"/>
          <w:lang w:val="en-US"/>
        </w:rPr>
        <w:t>avancé</w:t>
      </w:r>
      <w:ins w:id="404" w:author="Toky Hajatiana RABOANARY" w:date="2019-12-10T19:20:00Z">
        <w:r w:rsidR="00A92E9D">
          <w:rPr>
            <w:sz w:val="24"/>
            <w:szCs w:val="24"/>
            <w:lang w:val="en-US"/>
          </w:rPr>
          <w:t>e</w:t>
        </w:r>
      </w:ins>
      <w:proofErr w:type="spellEnd"/>
      <w:r w:rsidRPr="00522AEF">
        <w:rPr>
          <w:sz w:val="24"/>
          <w:szCs w:val="24"/>
          <w:lang w:val="en-US"/>
        </w:rPr>
        <w:t xml:space="preserve"> (2018).</w:t>
      </w:r>
    </w:p>
    <w:p w:rsidR="00522AEF" w:rsidRPr="00522AEF" w:rsidRDefault="00522AEF" w:rsidP="00A07A7E">
      <w:pPr>
        <w:numPr>
          <w:ilvl w:val="0"/>
          <w:numId w:val="20"/>
        </w:numPr>
        <w:spacing w:after="166" w:line="248" w:lineRule="auto"/>
        <w:ind w:hanging="422"/>
        <w:jc w:val="both"/>
        <w:rPr>
          <w:sz w:val="24"/>
          <w:szCs w:val="24"/>
          <w:lang w:val="en-US"/>
        </w:rPr>
      </w:pPr>
      <w:r w:rsidRPr="00522AEF">
        <w:rPr>
          <w:sz w:val="24"/>
          <w:szCs w:val="24"/>
        </w:rPr>
        <w:t xml:space="preserve">RAKOTONDRAHAJA </w:t>
      </w:r>
      <w:proofErr w:type="spellStart"/>
      <w:r w:rsidRPr="00522AEF">
        <w:rPr>
          <w:sz w:val="24"/>
          <w:szCs w:val="24"/>
        </w:rPr>
        <w:t>Clarel</w:t>
      </w:r>
      <w:proofErr w:type="spellEnd"/>
      <w:r w:rsidRPr="00522AEF">
        <w:rPr>
          <w:sz w:val="24"/>
          <w:szCs w:val="24"/>
        </w:rPr>
        <w:t xml:space="preserve"> : SGBDR (2018), COO (2018)</w:t>
      </w:r>
    </w:p>
    <w:p w:rsidR="00522AEF" w:rsidRPr="0092115B" w:rsidRDefault="00522AEF" w:rsidP="00A07A7E">
      <w:pPr>
        <w:numPr>
          <w:ilvl w:val="0"/>
          <w:numId w:val="20"/>
        </w:numPr>
        <w:spacing w:after="166" w:line="248" w:lineRule="auto"/>
        <w:ind w:hanging="422"/>
        <w:jc w:val="both"/>
        <w:rPr>
          <w:sz w:val="24"/>
          <w:szCs w:val="24"/>
          <w:lang w:val="en-US"/>
        </w:rPr>
      </w:pPr>
      <w:r w:rsidRPr="00522AEF">
        <w:rPr>
          <w:sz w:val="24"/>
          <w:szCs w:val="24"/>
        </w:rPr>
        <w:t xml:space="preserve">RASANDIMANANA </w:t>
      </w:r>
      <w:proofErr w:type="spellStart"/>
      <w:r w:rsidRPr="00522AEF">
        <w:rPr>
          <w:sz w:val="24"/>
          <w:szCs w:val="24"/>
        </w:rPr>
        <w:t>Tanjona</w:t>
      </w:r>
      <w:proofErr w:type="spellEnd"/>
      <w:r w:rsidRPr="00522AEF">
        <w:rPr>
          <w:sz w:val="24"/>
          <w:szCs w:val="24"/>
        </w:rPr>
        <w:t xml:space="preserve"> : SQL (2015).</w:t>
      </w:r>
    </w:p>
    <w:p w:rsidR="0092115B" w:rsidRPr="00522AEF" w:rsidRDefault="0092115B" w:rsidP="00A07A7E">
      <w:pPr>
        <w:numPr>
          <w:ilvl w:val="0"/>
          <w:numId w:val="20"/>
        </w:numPr>
        <w:spacing w:after="166" w:line="248" w:lineRule="auto"/>
        <w:ind w:hanging="422"/>
        <w:jc w:val="both"/>
        <w:rPr>
          <w:sz w:val="24"/>
          <w:szCs w:val="24"/>
          <w:lang w:val="en-US"/>
        </w:rPr>
      </w:pPr>
      <w:r>
        <w:t>ANDRIAMBAO Johnson : UML</w:t>
      </w:r>
    </w:p>
    <w:p w:rsidR="00CC4679" w:rsidRDefault="00CC4679" w:rsidP="00A07A7E">
      <w:pPr>
        <w:pStyle w:val="Heading3"/>
        <w:numPr>
          <w:ilvl w:val="0"/>
          <w:numId w:val="19"/>
        </w:numPr>
      </w:pPr>
      <w:bookmarkStart w:id="405" w:name="_Toc26477493"/>
      <w:bookmarkStart w:id="406" w:name="_Toc26816547"/>
      <w:r>
        <w:t>Webographies</w:t>
      </w:r>
      <w:bookmarkEnd w:id="405"/>
      <w:bookmarkEnd w:id="406"/>
      <w:r w:rsidR="003840A1">
        <w:t xml:space="preserve"> </w:t>
      </w:r>
    </w:p>
    <w:p w:rsidR="00CC4679" w:rsidRPr="00522AEF" w:rsidRDefault="0059575B" w:rsidP="00A07A7E">
      <w:pPr>
        <w:numPr>
          <w:ilvl w:val="0"/>
          <w:numId w:val="20"/>
        </w:numPr>
        <w:spacing w:after="261" w:line="360" w:lineRule="auto"/>
        <w:ind w:hanging="422"/>
        <w:jc w:val="both"/>
        <w:rPr>
          <w:color w:val="000000" w:themeColor="text1"/>
          <w:sz w:val="24"/>
          <w:szCs w:val="24"/>
        </w:rPr>
      </w:pPr>
      <w:hyperlink r:id="rId71">
        <w:r w:rsidR="00CC4679" w:rsidRPr="00522AEF">
          <w:rPr>
            <w:color w:val="000000" w:themeColor="text1"/>
            <w:sz w:val="24"/>
            <w:szCs w:val="24"/>
          </w:rPr>
          <w:t>http://www.ispm</w:t>
        </w:r>
      </w:hyperlink>
      <w:hyperlink r:id="rId72">
        <w:r w:rsidR="00CC4679" w:rsidRPr="00522AEF">
          <w:rPr>
            <w:color w:val="000000" w:themeColor="text1"/>
            <w:sz w:val="24"/>
            <w:szCs w:val="24"/>
          </w:rPr>
          <w:t>-</w:t>
        </w:r>
      </w:hyperlink>
      <w:hyperlink r:id="rId73">
        <w:r w:rsidR="00CC4679" w:rsidRPr="00522AEF">
          <w:rPr>
            <w:color w:val="000000" w:themeColor="text1"/>
            <w:sz w:val="24"/>
            <w:szCs w:val="24"/>
          </w:rPr>
          <w:t>edu.com</w:t>
        </w:r>
      </w:hyperlink>
      <w:r w:rsidR="008828F2">
        <w:rPr>
          <w:color w:val="000000" w:themeColor="text1"/>
          <w:sz w:val="24"/>
          <w:szCs w:val="24"/>
        </w:rPr>
        <w:t xml:space="preserve">, </w:t>
      </w:r>
      <w:r w:rsidR="003C4DBE">
        <w:rPr>
          <w:color w:val="000000" w:themeColor="text1"/>
          <w:sz w:val="24"/>
          <w:szCs w:val="24"/>
        </w:rPr>
        <w:t>Juillet</w:t>
      </w:r>
      <w:r w:rsidR="008828F2">
        <w:rPr>
          <w:color w:val="000000" w:themeColor="text1"/>
          <w:sz w:val="24"/>
          <w:szCs w:val="24"/>
        </w:rPr>
        <w:t xml:space="preserve"> 2018</w:t>
      </w:r>
      <w:hyperlink r:id="rId74"/>
    </w:p>
    <w:p w:rsidR="0061332D" w:rsidRDefault="0059575B" w:rsidP="00A07A7E">
      <w:pPr>
        <w:numPr>
          <w:ilvl w:val="0"/>
          <w:numId w:val="20"/>
        </w:numPr>
        <w:spacing w:after="104" w:line="360" w:lineRule="auto"/>
        <w:ind w:hanging="422"/>
        <w:jc w:val="both"/>
        <w:rPr>
          <w:rStyle w:val="Hyperlink"/>
          <w:color w:val="000000" w:themeColor="text1"/>
          <w:sz w:val="24"/>
          <w:szCs w:val="24"/>
          <w:u w:val="none"/>
        </w:rPr>
      </w:pPr>
      <w:hyperlink r:id="rId75" w:history="1">
        <w:r w:rsidR="00CC4679" w:rsidRPr="00522AEF">
          <w:rPr>
            <w:rStyle w:val="Hyperlink"/>
            <w:color w:val="000000" w:themeColor="text1"/>
            <w:sz w:val="24"/>
            <w:szCs w:val="24"/>
            <w:u w:val="none"/>
          </w:rPr>
          <w:t>http://www.eqima.mg</w:t>
        </w:r>
      </w:hyperlink>
      <w:r w:rsidR="008828F2">
        <w:rPr>
          <w:rStyle w:val="Hyperlink"/>
          <w:color w:val="000000" w:themeColor="text1"/>
          <w:sz w:val="24"/>
          <w:szCs w:val="24"/>
          <w:u w:val="none"/>
        </w:rPr>
        <w:t xml:space="preserve">, </w:t>
      </w:r>
      <w:r w:rsidR="00DD7911">
        <w:rPr>
          <w:rStyle w:val="Hyperlink"/>
          <w:color w:val="000000" w:themeColor="text1"/>
          <w:sz w:val="24"/>
          <w:szCs w:val="24"/>
          <w:u w:val="none"/>
        </w:rPr>
        <w:t>Juillet</w:t>
      </w:r>
      <w:r w:rsidR="008828F2">
        <w:rPr>
          <w:rStyle w:val="Hyperlink"/>
          <w:color w:val="000000" w:themeColor="text1"/>
          <w:sz w:val="24"/>
          <w:szCs w:val="24"/>
          <w:u w:val="none"/>
        </w:rPr>
        <w:t xml:space="preserve"> 2018</w:t>
      </w:r>
    </w:p>
    <w:p w:rsidR="00DD7911" w:rsidRPr="00DD7911" w:rsidRDefault="008828F2" w:rsidP="00A07A7E">
      <w:pPr>
        <w:numPr>
          <w:ilvl w:val="0"/>
          <w:numId w:val="20"/>
        </w:numPr>
        <w:spacing w:after="104" w:line="360" w:lineRule="auto"/>
        <w:ind w:hanging="422"/>
        <w:jc w:val="both"/>
        <w:rPr>
          <w:color w:val="000000" w:themeColor="text1"/>
          <w:sz w:val="24"/>
          <w:szCs w:val="24"/>
        </w:rPr>
      </w:pPr>
      <w:r w:rsidRPr="00DD7911">
        <w:rPr>
          <w:sz w:val="24"/>
          <w:szCs w:val="24"/>
        </w:rPr>
        <w:t>https://ionicframework.com</w:t>
      </w:r>
      <w:r>
        <w:rPr>
          <w:sz w:val="24"/>
          <w:szCs w:val="24"/>
        </w:rPr>
        <w:t xml:space="preserve">, </w:t>
      </w:r>
      <w:r w:rsidR="00DD7911">
        <w:rPr>
          <w:sz w:val="24"/>
          <w:szCs w:val="24"/>
        </w:rPr>
        <w:t>Août 2018</w:t>
      </w:r>
    </w:p>
    <w:p w:rsidR="00DD7911" w:rsidRPr="00DD7911" w:rsidRDefault="00DD7911" w:rsidP="00A07A7E">
      <w:pPr>
        <w:numPr>
          <w:ilvl w:val="0"/>
          <w:numId w:val="20"/>
        </w:numPr>
        <w:spacing w:after="104" w:line="360" w:lineRule="auto"/>
        <w:ind w:hanging="422"/>
        <w:jc w:val="both"/>
      </w:pPr>
      <w:r w:rsidRPr="00DD7911">
        <w:rPr>
          <w:sz w:val="24"/>
          <w:szCs w:val="24"/>
        </w:rPr>
        <w:t>https://developers.facebook.com</w:t>
      </w:r>
      <w:r>
        <w:rPr>
          <w:sz w:val="24"/>
          <w:szCs w:val="24"/>
        </w:rPr>
        <w:t>/docs</w:t>
      </w:r>
      <w:r w:rsidRPr="00DD7911">
        <w:t xml:space="preserve">, </w:t>
      </w:r>
      <w:r w:rsidRPr="00DD7911">
        <w:rPr>
          <w:sz w:val="24"/>
          <w:szCs w:val="24"/>
        </w:rPr>
        <w:t>Août 2018</w:t>
      </w:r>
    </w:p>
    <w:p w:rsidR="003C4DBE" w:rsidRPr="003C4DBE" w:rsidRDefault="00DD7911" w:rsidP="00A07A7E">
      <w:pPr>
        <w:numPr>
          <w:ilvl w:val="0"/>
          <w:numId w:val="20"/>
        </w:numPr>
        <w:spacing w:after="104" w:line="360" w:lineRule="auto"/>
        <w:ind w:hanging="422"/>
        <w:jc w:val="both"/>
      </w:pPr>
      <w:r w:rsidRPr="003C4DBE">
        <w:rPr>
          <w:sz w:val="24"/>
          <w:szCs w:val="24"/>
        </w:rPr>
        <w:t xml:space="preserve">https://firebase.google.com/docs, </w:t>
      </w:r>
      <w:r w:rsidR="003C4DBE" w:rsidRPr="003C4DBE">
        <w:rPr>
          <w:sz w:val="24"/>
          <w:szCs w:val="24"/>
        </w:rPr>
        <w:t>Août 2018</w:t>
      </w:r>
    </w:p>
    <w:p w:rsidR="00DD7911" w:rsidRPr="003C4DBE" w:rsidRDefault="003C4DBE" w:rsidP="00A07A7E">
      <w:pPr>
        <w:numPr>
          <w:ilvl w:val="0"/>
          <w:numId w:val="20"/>
        </w:numPr>
        <w:spacing w:after="104" w:line="259" w:lineRule="auto"/>
        <w:ind w:hanging="422"/>
        <w:jc w:val="both"/>
        <w:rPr>
          <w:sz w:val="24"/>
          <w:szCs w:val="24"/>
        </w:rPr>
      </w:pPr>
      <w:r w:rsidRPr="003C4DBE">
        <w:rPr>
          <w:sz w:val="24"/>
          <w:szCs w:val="24"/>
        </w:rPr>
        <w:t>https://console.developers.google.com/apis, Septembre 2018</w:t>
      </w:r>
      <w:hyperlink r:id="rId76"/>
    </w:p>
    <w:p w:rsidR="004C5D7D" w:rsidRPr="003C4DBE" w:rsidRDefault="004C5D7D" w:rsidP="00A07A7E">
      <w:pPr>
        <w:numPr>
          <w:ilvl w:val="0"/>
          <w:numId w:val="20"/>
        </w:numPr>
        <w:spacing w:after="104" w:line="259" w:lineRule="auto"/>
        <w:ind w:hanging="422"/>
        <w:jc w:val="both"/>
        <w:rPr>
          <w:color w:val="000000" w:themeColor="text1"/>
          <w:sz w:val="24"/>
          <w:szCs w:val="24"/>
        </w:rPr>
      </w:pPr>
      <w:r w:rsidRPr="003C4DBE">
        <w:br w:type="page"/>
      </w:r>
    </w:p>
    <w:p w:rsidR="00065E91" w:rsidRDefault="00065E91">
      <w:bookmarkStart w:id="407" w:name="_Toc26477494"/>
    </w:p>
    <w:p w:rsidR="00065E91" w:rsidRDefault="00065E91"/>
    <w:p w:rsidR="00065E91" w:rsidRDefault="00065E91"/>
    <w:p w:rsidR="00065E91" w:rsidRDefault="00065E91"/>
    <w:p w:rsidR="00065E91" w:rsidRDefault="00065E91"/>
    <w:p w:rsidR="00065E91" w:rsidRDefault="00065E91"/>
    <w:p w:rsidR="00065E91" w:rsidRDefault="00065E91"/>
    <w:p w:rsidR="00065E91" w:rsidRDefault="00065E91"/>
    <w:p w:rsidR="00065E91" w:rsidRDefault="00065E91"/>
    <w:p w:rsidR="00065E91" w:rsidRDefault="00065E91" w:rsidP="00065E91">
      <w:pPr>
        <w:pStyle w:val="Heading1"/>
      </w:pPr>
      <w:bookmarkStart w:id="408" w:name="_Toc26816244"/>
      <w:bookmarkStart w:id="409" w:name="_Toc26816548"/>
      <w:r>
        <w:t>ANNEXES</w:t>
      </w:r>
      <w:bookmarkEnd w:id="408"/>
      <w:bookmarkEnd w:id="409"/>
    </w:p>
    <w:p w:rsidR="00065E91" w:rsidRDefault="00065E91">
      <w:r>
        <w:br w:type="page"/>
      </w:r>
    </w:p>
    <w:p w:rsidR="00065E91" w:rsidRDefault="00065E91" w:rsidP="00065E91">
      <w:pPr>
        <w:jc w:val="center"/>
        <w:rPr>
          <w:rFonts w:eastAsiaTheme="majorEastAsia" w:cstheme="majorBidi"/>
          <w:b/>
          <w:bCs/>
          <w:sz w:val="28"/>
          <w:szCs w:val="28"/>
        </w:rPr>
      </w:pPr>
      <w:r w:rsidRPr="00065E91">
        <w:rPr>
          <w:rFonts w:eastAsiaTheme="majorEastAsia" w:cstheme="majorBidi"/>
          <w:b/>
          <w:bCs/>
          <w:sz w:val="28"/>
          <w:szCs w:val="28"/>
        </w:rPr>
        <w:lastRenderedPageBreak/>
        <w:t>Lettre d’approbation des encadreurs</w:t>
      </w:r>
    </w:p>
    <w:p w:rsidR="00065E91" w:rsidRDefault="00065E91" w:rsidP="00065E91">
      <w:pPr>
        <w:jc w:val="center"/>
        <w:rPr>
          <w:rFonts w:eastAsiaTheme="majorEastAsia" w:cstheme="majorBidi"/>
          <w:b/>
          <w:bCs/>
          <w:sz w:val="28"/>
          <w:szCs w:val="28"/>
        </w:rPr>
      </w:pPr>
    </w:p>
    <w:p w:rsidR="00065E91" w:rsidRPr="00C21D50" w:rsidRDefault="00065E91" w:rsidP="00065E91">
      <w:pPr>
        <w:jc w:val="center"/>
        <w:rPr>
          <w:rFonts w:eastAsiaTheme="majorEastAsia"/>
          <w:sz w:val="24"/>
          <w:szCs w:val="24"/>
        </w:rPr>
      </w:pPr>
      <w:r w:rsidRPr="00C21D50">
        <w:rPr>
          <w:rFonts w:eastAsiaTheme="majorEastAsia"/>
          <w:sz w:val="24"/>
          <w:szCs w:val="24"/>
        </w:rPr>
        <w:t>Lu et approuvé</w:t>
      </w:r>
    </w:p>
    <w:p w:rsidR="00065E91" w:rsidRPr="00C21D50" w:rsidRDefault="00065E91" w:rsidP="00065E91">
      <w:pPr>
        <w:spacing w:line="360" w:lineRule="auto"/>
        <w:jc w:val="center"/>
        <w:rPr>
          <w:sz w:val="24"/>
          <w:szCs w:val="24"/>
        </w:rPr>
      </w:pPr>
      <w:r w:rsidRPr="00C21D50">
        <w:rPr>
          <w:sz w:val="24"/>
          <w:szCs w:val="24"/>
        </w:rPr>
        <w:t>Antananarivo, ……………………………</w:t>
      </w:r>
    </w:p>
    <w:p w:rsidR="00065E91" w:rsidRPr="00C21D50" w:rsidRDefault="00C21D50" w:rsidP="00C21D50">
      <w:pPr>
        <w:spacing w:line="360" w:lineRule="auto"/>
        <w:jc w:val="center"/>
        <w:rPr>
          <w:sz w:val="24"/>
          <w:szCs w:val="24"/>
        </w:rPr>
      </w:pPr>
      <w:r w:rsidRPr="00C21D50">
        <w:rPr>
          <w:sz w:val="24"/>
          <w:szCs w:val="24"/>
        </w:rPr>
        <w:t>L’e</w:t>
      </w:r>
      <w:r w:rsidR="00065E91" w:rsidRPr="00C21D50">
        <w:rPr>
          <w:sz w:val="24"/>
          <w:szCs w:val="24"/>
        </w:rPr>
        <w:t>ncadreur pédagogique</w:t>
      </w:r>
    </w:p>
    <w:p w:rsidR="00065E91" w:rsidRPr="00C21D50" w:rsidRDefault="00065E91" w:rsidP="00C21D50">
      <w:pPr>
        <w:spacing w:line="360" w:lineRule="auto"/>
        <w:jc w:val="center"/>
        <w:rPr>
          <w:sz w:val="24"/>
          <w:szCs w:val="24"/>
        </w:rPr>
      </w:pPr>
      <w:r w:rsidRPr="00C21D50">
        <w:rPr>
          <w:sz w:val="24"/>
          <w:szCs w:val="24"/>
        </w:rPr>
        <w:t xml:space="preserve">RABOANARY </w:t>
      </w:r>
      <w:proofErr w:type="spellStart"/>
      <w:r w:rsidRPr="00C21D50">
        <w:rPr>
          <w:sz w:val="24"/>
          <w:szCs w:val="24"/>
        </w:rPr>
        <w:t>Toky</w:t>
      </w:r>
      <w:proofErr w:type="spellEnd"/>
      <w:r w:rsidRPr="00C21D50">
        <w:rPr>
          <w:sz w:val="24"/>
          <w:szCs w:val="24"/>
        </w:rPr>
        <w:t xml:space="preserve"> </w:t>
      </w:r>
      <w:proofErr w:type="spellStart"/>
      <w:r w:rsidRPr="00C21D50">
        <w:rPr>
          <w:sz w:val="24"/>
          <w:szCs w:val="24"/>
        </w:rPr>
        <w:t>Hajatiana</w:t>
      </w:r>
      <w:proofErr w:type="spellEnd"/>
    </w:p>
    <w:p w:rsidR="00C21D50" w:rsidRDefault="00C21D50" w:rsidP="00C21D50">
      <w:pPr>
        <w:spacing w:line="360" w:lineRule="auto"/>
        <w:jc w:val="center"/>
        <w:rPr>
          <w:sz w:val="24"/>
          <w:szCs w:val="24"/>
        </w:rPr>
      </w:pPr>
    </w:p>
    <w:p w:rsidR="00C21D50" w:rsidRPr="00C21D50" w:rsidRDefault="00C21D50" w:rsidP="00C21D50">
      <w:pPr>
        <w:spacing w:line="360" w:lineRule="auto"/>
        <w:jc w:val="center"/>
        <w:rPr>
          <w:sz w:val="24"/>
          <w:szCs w:val="24"/>
        </w:rPr>
      </w:pPr>
    </w:p>
    <w:p w:rsidR="00C21D50" w:rsidRDefault="00C21D50" w:rsidP="00C21D50">
      <w:pPr>
        <w:spacing w:line="360" w:lineRule="auto"/>
        <w:jc w:val="center"/>
        <w:rPr>
          <w:sz w:val="24"/>
          <w:szCs w:val="24"/>
        </w:rPr>
      </w:pPr>
    </w:p>
    <w:p w:rsidR="00C21D50" w:rsidRPr="00C21D50" w:rsidRDefault="00C21D50" w:rsidP="00C21D50">
      <w:pPr>
        <w:spacing w:line="360" w:lineRule="auto"/>
        <w:jc w:val="center"/>
        <w:rPr>
          <w:sz w:val="24"/>
          <w:szCs w:val="24"/>
        </w:rPr>
      </w:pPr>
    </w:p>
    <w:p w:rsidR="00065E91" w:rsidRPr="00C21D50" w:rsidRDefault="00065E91" w:rsidP="00C21D50">
      <w:pPr>
        <w:spacing w:line="360" w:lineRule="auto"/>
        <w:jc w:val="center"/>
        <w:rPr>
          <w:sz w:val="24"/>
          <w:szCs w:val="24"/>
        </w:rPr>
      </w:pPr>
      <w:r w:rsidRPr="00C21D50">
        <w:rPr>
          <w:sz w:val="24"/>
          <w:szCs w:val="24"/>
        </w:rPr>
        <w:t>Antananarivo, ……………………………</w:t>
      </w:r>
    </w:p>
    <w:p w:rsidR="00065E91" w:rsidRPr="00C21D50" w:rsidRDefault="00C21D50" w:rsidP="00C21D50">
      <w:pPr>
        <w:spacing w:line="360" w:lineRule="auto"/>
        <w:jc w:val="center"/>
        <w:rPr>
          <w:sz w:val="24"/>
          <w:szCs w:val="24"/>
        </w:rPr>
      </w:pPr>
      <w:r w:rsidRPr="00C21D50">
        <w:rPr>
          <w:sz w:val="24"/>
          <w:szCs w:val="24"/>
        </w:rPr>
        <w:t>L’e</w:t>
      </w:r>
      <w:r w:rsidR="00065E91" w:rsidRPr="00C21D50">
        <w:rPr>
          <w:sz w:val="24"/>
          <w:szCs w:val="24"/>
        </w:rPr>
        <w:t>ncadreur professionnel</w:t>
      </w:r>
    </w:p>
    <w:p w:rsidR="00065E91" w:rsidRPr="00C21D50" w:rsidRDefault="00065E91" w:rsidP="00C21D50">
      <w:pPr>
        <w:spacing w:line="360" w:lineRule="auto"/>
        <w:jc w:val="center"/>
        <w:rPr>
          <w:sz w:val="24"/>
          <w:szCs w:val="24"/>
        </w:rPr>
      </w:pPr>
      <w:r w:rsidRPr="00C21D50">
        <w:rPr>
          <w:sz w:val="24"/>
          <w:szCs w:val="24"/>
        </w:rPr>
        <w:t xml:space="preserve">ANDRIAMANANTENASOA </w:t>
      </w:r>
      <w:proofErr w:type="spellStart"/>
      <w:r w:rsidRPr="00C21D50">
        <w:rPr>
          <w:sz w:val="24"/>
          <w:szCs w:val="24"/>
        </w:rPr>
        <w:t>Mirana</w:t>
      </w:r>
      <w:proofErr w:type="spellEnd"/>
    </w:p>
    <w:p w:rsidR="00065E91" w:rsidRPr="00C21D50" w:rsidRDefault="00065E91" w:rsidP="00065E91">
      <w:pPr>
        <w:spacing w:line="360" w:lineRule="auto"/>
        <w:rPr>
          <w:sz w:val="24"/>
          <w:szCs w:val="24"/>
        </w:rPr>
      </w:pPr>
    </w:p>
    <w:p w:rsidR="00065E91" w:rsidRPr="00C21D50" w:rsidRDefault="00065E91" w:rsidP="00C21D50">
      <w:pPr>
        <w:rPr>
          <w:rFonts w:eastAsiaTheme="majorEastAsia"/>
        </w:rPr>
      </w:pPr>
      <w:r w:rsidRPr="00065E91">
        <w:rPr>
          <w:rFonts w:eastAsiaTheme="majorEastAsia"/>
        </w:rPr>
        <w:br w:type="page"/>
      </w:r>
    </w:p>
    <w:p w:rsidR="00625F95" w:rsidRPr="0002609E" w:rsidRDefault="004C5D7D" w:rsidP="0002609E">
      <w:pPr>
        <w:pStyle w:val="Heading1"/>
        <w:rPr>
          <w:lang w:val="en-US"/>
        </w:rPr>
      </w:pPr>
      <w:bookmarkStart w:id="410" w:name="_Toc26816245"/>
      <w:bookmarkStart w:id="411" w:name="_Toc26816549"/>
      <w:r w:rsidRPr="00065E91">
        <w:rPr>
          <w:lang w:val="en-US"/>
        </w:rPr>
        <w:lastRenderedPageBreak/>
        <w:t>TABLE DES MATIERES</w:t>
      </w:r>
      <w:bookmarkEnd w:id="407"/>
      <w:bookmarkEnd w:id="410"/>
      <w:bookmarkEnd w:id="411"/>
      <w:r w:rsidR="00AA3793">
        <w:fldChar w:fldCharType="begin"/>
      </w:r>
      <w:r w:rsidR="00AA3793">
        <w:instrText xml:space="preserve"> TOC \o "1-5" \h \z \u </w:instrText>
      </w:r>
      <w:r w:rsidR="00AA3793">
        <w:fldChar w:fldCharType="separate"/>
      </w:r>
    </w:p>
    <w:p w:rsidR="00625F95" w:rsidRDefault="0059575B">
      <w:pPr>
        <w:pStyle w:val="TOC1"/>
        <w:tabs>
          <w:tab w:val="right" w:leader="dot" w:pos="9062"/>
        </w:tabs>
        <w:rPr>
          <w:noProof/>
        </w:rPr>
      </w:pPr>
      <w:hyperlink w:anchor="_Toc26816383" w:history="1">
        <w:r w:rsidR="00625F95" w:rsidRPr="00B945F5">
          <w:rPr>
            <w:rStyle w:val="Hyperlink"/>
            <w:noProof/>
          </w:rPr>
          <w:t>INTRODUCTION</w:t>
        </w:r>
        <w:r w:rsidR="00625F95">
          <w:rPr>
            <w:noProof/>
            <w:webHidden/>
          </w:rPr>
          <w:tab/>
        </w:r>
        <w:r w:rsidR="00625F95">
          <w:rPr>
            <w:noProof/>
            <w:webHidden/>
          </w:rPr>
          <w:fldChar w:fldCharType="begin"/>
        </w:r>
        <w:r w:rsidR="00625F95">
          <w:rPr>
            <w:noProof/>
            <w:webHidden/>
          </w:rPr>
          <w:instrText xml:space="preserve"> PAGEREF _Toc26816383 \h </w:instrText>
        </w:r>
        <w:r w:rsidR="00625F95">
          <w:rPr>
            <w:noProof/>
            <w:webHidden/>
          </w:rPr>
        </w:r>
        <w:r w:rsidR="00625F95">
          <w:rPr>
            <w:noProof/>
            <w:webHidden/>
          </w:rPr>
          <w:fldChar w:fldCharType="separate"/>
        </w:r>
        <w:r w:rsidR="00625F95">
          <w:rPr>
            <w:noProof/>
            <w:webHidden/>
          </w:rPr>
          <w:t>1</w:t>
        </w:r>
        <w:r w:rsidR="00625F95">
          <w:rPr>
            <w:noProof/>
            <w:webHidden/>
          </w:rPr>
          <w:fldChar w:fldCharType="end"/>
        </w:r>
      </w:hyperlink>
    </w:p>
    <w:p w:rsidR="00625F95" w:rsidRDefault="0059575B">
      <w:pPr>
        <w:pStyle w:val="TOC1"/>
        <w:tabs>
          <w:tab w:val="right" w:leader="dot" w:pos="9062"/>
        </w:tabs>
        <w:rPr>
          <w:noProof/>
        </w:rPr>
      </w:pPr>
      <w:hyperlink w:anchor="_Toc26816384" w:history="1">
        <w:r w:rsidR="00625F95" w:rsidRPr="00B945F5">
          <w:rPr>
            <w:rStyle w:val="Hyperlink"/>
            <w:noProof/>
          </w:rPr>
          <w:t>PARTIE 1</w:t>
        </w:r>
        <w:r w:rsidR="00625F95">
          <w:rPr>
            <w:noProof/>
            <w:webHidden/>
          </w:rPr>
          <w:tab/>
        </w:r>
        <w:r w:rsidR="00625F95">
          <w:rPr>
            <w:noProof/>
            <w:webHidden/>
          </w:rPr>
          <w:fldChar w:fldCharType="begin"/>
        </w:r>
        <w:r w:rsidR="00625F95">
          <w:rPr>
            <w:noProof/>
            <w:webHidden/>
          </w:rPr>
          <w:instrText xml:space="preserve"> PAGEREF _Toc26816384 \h </w:instrText>
        </w:r>
        <w:r w:rsidR="00625F95">
          <w:rPr>
            <w:noProof/>
            <w:webHidden/>
          </w:rPr>
        </w:r>
        <w:r w:rsidR="00625F95">
          <w:rPr>
            <w:noProof/>
            <w:webHidden/>
          </w:rPr>
          <w:fldChar w:fldCharType="separate"/>
        </w:r>
        <w:r w:rsidR="00625F95">
          <w:rPr>
            <w:noProof/>
            <w:webHidden/>
          </w:rPr>
          <w:t>2</w:t>
        </w:r>
        <w:r w:rsidR="00625F95">
          <w:rPr>
            <w:noProof/>
            <w:webHidden/>
          </w:rPr>
          <w:fldChar w:fldCharType="end"/>
        </w:r>
      </w:hyperlink>
    </w:p>
    <w:p w:rsidR="00625F95" w:rsidRDefault="0059575B">
      <w:pPr>
        <w:pStyle w:val="TOC1"/>
        <w:tabs>
          <w:tab w:val="right" w:leader="dot" w:pos="9062"/>
        </w:tabs>
        <w:rPr>
          <w:noProof/>
        </w:rPr>
      </w:pPr>
      <w:hyperlink w:anchor="_Toc26816385" w:history="1">
        <w:r w:rsidR="00625F95" w:rsidRPr="00B945F5">
          <w:rPr>
            <w:rStyle w:val="Hyperlink"/>
            <w:noProof/>
          </w:rPr>
          <w:t>PRESENTATION GENERALE</w:t>
        </w:r>
        <w:r w:rsidR="00625F95">
          <w:rPr>
            <w:noProof/>
            <w:webHidden/>
          </w:rPr>
          <w:tab/>
        </w:r>
        <w:r w:rsidR="00625F95">
          <w:rPr>
            <w:noProof/>
            <w:webHidden/>
          </w:rPr>
          <w:fldChar w:fldCharType="begin"/>
        </w:r>
        <w:r w:rsidR="00625F95">
          <w:rPr>
            <w:noProof/>
            <w:webHidden/>
          </w:rPr>
          <w:instrText xml:space="preserve"> PAGEREF _Toc26816385 \h </w:instrText>
        </w:r>
        <w:r w:rsidR="00625F95">
          <w:rPr>
            <w:noProof/>
            <w:webHidden/>
          </w:rPr>
        </w:r>
        <w:r w:rsidR="00625F95">
          <w:rPr>
            <w:noProof/>
            <w:webHidden/>
          </w:rPr>
          <w:fldChar w:fldCharType="separate"/>
        </w:r>
        <w:r w:rsidR="00625F95">
          <w:rPr>
            <w:noProof/>
            <w:webHidden/>
          </w:rPr>
          <w:t>2</w:t>
        </w:r>
        <w:r w:rsidR="00625F95">
          <w:rPr>
            <w:noProof/>
            <w:webHidden/>
          </w:rPr>
          <w:fldChar w:fldCharType="end"/>
        </w:r>
      </w:hyperlink>
    </w:p>
    <w:p w:rsidR="00625F95" w:rsidRDefault="0059575B">
      <w:pPr>
        <w:pStyle w:val="TOC2"/>
        <w:tabs>
          <w:tab w:val="right" w:leader="dot" w:pos="9062"/>
        </w:tabs>
        <w:rPr>
          <w:noProof/>
        </w:rPr>
      </w:pPr>
      <w:hyperlink w:anchor="_Toc26816386" w:history="1">
        <w:r w:rsidR="00625F95" w:rsidRPr="00B945F5">
          <w:rPr>
            <w:rStyle w:val="Hyperlink"/>
            <w:noProof/>
          </w:rPr>
          <w:t>CHAPITRE 1 : PRESENTATION DE L’ISPM</w:t>
        </w:r>
        <w:r w:rsidR="00625F95">
          <w:rPr>
            <w:noProof/>
            <w:webHidden/>
          </w:rPr>
          <w:tab/>
        </w:r>
        <w:r w:rsidR="00625F95">
          <w:rPr>
            <w:noProof/>
            <w:webHidden/>
          </w:rPr>
          <w:fldChar w:fldCharType="begin"/>
        </w:r>
        <w:r w:rsidR="00625F95">
          <w:rPr>
            <w:noProof/>
            <w:webHidden/>
          </w:rPr>
          <w:instrText xml:space="preserve"> PAGEREF _Toc26816386 \h </w:instrText>
        </w:r>
        <w:r w:rsidR="00625F95">
          <w:rPr>
            <w:noProof/>
            <w:webHidden/>
          </w:rPr>
        </w:r>
        <w:r w:rsidR="00625F95">
          <w:rPr>
            <w:noProof/>
            <w:webHidden/>
          </w:rPr>
          <w:fldChar w:fldCharType="separate"/>
        </w:r>
        <w:r w:rsidR="00625F95">
          <w:rPr>
            <w:noProof/>
            <w:webHidden/>
          </w:rPr>
          <w:t>3</w:t>
        </w:r>
        <w:r w:rsidR="00625F95">
          <w:rPr>
            <w:noProof/>
            <w:webHidden/>
          </w:rPr>
          <w:fldChar w:fldCharType="end"/>
        </w:r>
      </w:hyperlink>
    </w:p>
    <w:p w:rsidR="00625F95" w:rsidRDefault="0059575B">
      <w:pPr>
        <w:pStyle w:val="TOC3"/>
        <w:tabs>
          <w:tab w:val="left" w:pos="880"/>
          <w:tab w:val="right" w:leader="dot" w:pos="9062"/>
        </w:tabs>
        <w:rPr>
          <w:noProof/>
        </w:rPr>
      </w:pPr>
      <w:hyperlink w:anchor="_Toc26816387" w:history="1">
        <w:r w:rsidR="00625F95" w:rsidRPr="00B945F5">
          <w:rPr>
            <w:rStyle w:val="Hyperlink"/>
            <w:rFonts w:ascii="Cambria" w:hAnsi="Cambria"/>
            <w:noProof/>
          </w:rPr>
          <w:t>A.</w:t>
        </w:r>
        <w:r w:rsidR="00625F95">
          <w:rPr>
            <w:noProof/>
          </w:rPr>
          <w:tab/>
        </w:r>
        <w:r w:rsidR="00625F95" w:rsidRPr="00B945F5">
          <w:rPr>
            <w:rStyle w:val="Hyperlink"/>
            <w:noProof/>
          </w:rPr>
          <w:t xml:space="preserve">HISTORIQUE </w:t>
        </w:r>
        <w:r w:rsidR="00625F95" w:rsidRPr="00B945F5">
          <w:rPr>
            <w:rStyle w:val="Hyperlink"/>
            <w:noProof/>
            <w:vertAlign w:val="superscript"/>
          </w:rPr>
          <w:t>[6]</w:t>
        </w:r>
        <w:r w:rsidR="00625F95">
          <w:rPr>
            <w:noProof/>
            <w:webHidden/>
          </w:rPr>
          <w:tab/>
        </w:r>
        <w:r w:rsidR="00625F95">
          <w:rPr>
            <w:noProof/>
            <w:webHidden/>
          </w:rPr>
          <w:fldChar w:fldCharType="begin"/>
        </w:r>
        <w:r w:rsidR="00625F95">
          <w:rPr>
            <w:noProof/>
            <w:webHidden/>
          </w:rPr>
          <w:instrText xml:space="preserve"> PAGEREF _Toc26816387 \h </w:instrText>
        </w:r>
        <w:r w:rsidR="00625F95">
          <w:rPr>
            <w:noProof/>
            <w:webHidden/>
          </w:rPr>
        </w:r>
        <w:r w:rsidR="00625F95">
          <w:rPr>
            <w:noProof/>
            <w:webHidden/>
          </w:rPr>
          <w:fldChar w:fldCharType="separate"/>
        </w:r>
        <w:r w:rsidR="00625F95">
          <w:rPr>
            <w:noProof/>
            <w:webHidden/>
          </w:rPr>
          <w:t>3</w:t>
        </w:r>
        <w:r w:rsidR="00625F95">
          <w:rPr>
            <w:noProof/>
            <w:webHidden/>
          </w:rPr>
          <w:fldChar w:fldCharType="end"/>
        </w:r>
      </w:hyperlink>
    </w:p>
    <w:p w:rsidR="00625F95" w:rsidRDefault="0059575B">
      <w:pPr>
        <w:pStyle w:val="TOC3"/>
        <w:tabs>
          <w:tab w:val="left" w:pos="880"/>
          <w:tab w:val="right" w:leader="dot" w:pos="9062"/>
        </w:tabs>
        <w:rPr>
          <w:noProof/>
        </w:rPr>
      </w:pPr>
      <w:hyperlink w:anchor="_Toc26816388" w:history="1">
        <w:r w:rsidR="00625F95" w:rsidRPr="00B945F5">
          <w:rPr>
            <w:rStyle w:val="Hyperlink"/>
            <w:rFonts w:ascii="Cambria" w:hAnsi="Cambria"/>
            <w:noProof/>
          </w:rPr>
          <w:t>B.</w:t>
        </w:r>
        <w:r w:rsidR="00625F95">
          <w:rPr>
            <w:noProof/>
          </w:rPr>
          <w:tab/>
        </w:r>
        <w:r w:rsidR="00625F95" w:rsidRPr="00B945F5">
          <w:rPr>
            <w:rStyle w:val="Hyperlink"/>
            <w:noProof/>
          </w:rPr>
          <w:t>IDENTITE DE L’ISPM</w:t>
        </w:r>
        <w:r w:rsidR="00625F95">
          <w:rPr>
            <w:noProof/>
            <w:webHidden/>
          </w:rPr>
          <w:tab/>
        </w:r>
        <w:r w:rsidR="00625F95">
          <w:rPr>
            <w:noProof/>
            <w:webHidden/>
          </w:rPr>
          <w:fldChar w:fldCharType="begin"/>
        </w:r>
        <w:r w:rsidR="00625F95">
          <w:rPr>
            <w:noProof/>
            <w:webHidden/>
          </w:rPr>
          <w:instrText xml:space="preserve"> PAGEREF _Toc26816388 \h </w:instrText>
        </w:r>
        <w:r w:rsidR="00625F95">
          <w:rPr>
            <w:noProof/>
            <w:webHidden/>
          </w:rPr>
        </w:r>
        <w:r w:rsidR="00625F95">
          <w:rPr>
            <w:noProof/>
            <w:webHidden/>
          </w:rPr>
          <w:fldChar w:fldCharType="separate"/>
        </w:r>
        <w:r w:rsidR="00625F95">
          <w:rPr>
            <w:noProof/>
            <w:webHidden/>
          </w:rPr>
          <w:t>5</w:t>
        </w:r>
        <w:r w:rsidR="00625F95">
          <w:rPr>
            <w:noProof/>
            <w:webHidden/>
          </w:rPr>
          <w:fldChar w:fldCharType="end"/>
        </w:r>
      </w:hyperlink>
    </w:p>
    <w:p w:rsidR="00625F95" w:rsidRDefault="0059575B">
      <w:pPr>
        <w:pStyle w:val="TOC4"/>
        <w:tabs>
          <w:tab w:val="left" w:pos="1100"/>
          <w:tab w:val="right" w:leader="dot" w:pos="9062"/>
        </w:tabs>
        <w:rPr>
          <w:noProof/>
        </w:rPr>
      </w:pPr>
      <w:hyperlink w:anchor="_Toc26816389" w:history="1">
        <w:r w:rsidR="00625F95" w:rsidRPr="00B945F5">
          <w:rPr>
            <w:rStyle w:val="Hyperlink"/>
            <w:noProof/>
          </w:rPr>
          <w:t>1.</w:t>
        </w:r>
        <w:r w:rsidR="00625F95">
          <w:rPr>
            <w:noProof/>
          </w:rPr>
          <w:tab/>
        </w:r>
        <w:r w:rsidR="00625F95" w:rsidRPr="00B945F5">
          <w:rPr>
            <w:rStyle w:val="Hyperlink"/>
            <w:noProof/>
          </w:rPr>
          <w:t>Situation actuelle</w:t>
        </w:r>
        <w:r w:rsidR="00625F95">
          <w:rPr>
            <w:noProof/>
            <w:webHidden/>
          </w:rPr>
          <w:tab/>
        </w:r>
        <w:r w:rsidR="00625F95">
          <w:rPr>
            <w:noProof/>
            <w:webHidden/>
          </w:rPr>
          <w:fldChar w:fldCharType="begin"/>
        </w:r>
        <w:r w:rsidR="00625F95">
          <w:rPr>
            <w:noProof/>
            <w:webHidden/>
          </w:rPr>
          <w:instrText xml:space="preserve"> PAGEREF _Toc26816389 \h </w:instrText>
        </w:r>
        <w:r w:rsidR="00625F95">
          <w:rPr>
            <w:noProof/>
            <w:webHidden/>
          </w:rPr>
        </w:r>
        <w:r w:rsidR="00625F95">
          <w:rPr>
            <w:noProof/>
            <w:webHidden/>
          </w:rPr>
          <w:fldChar w:fldCharType="separate"/>
        </w:r>
        <w:r w:rsidR="00625F95">
          <w:rPr>
            <w:noProof/>
            <w:webHidden/>
          </w:rPr>
          <w:t>5</w:t>
        </w:r>
        <w:r w:rsidR="00625F95">
          <w:rPr>
            <w:noProof/>
            <w:webHidden/>
          </w:rPr>
          <w:fldChar w:fldCharType="end"/>
        </w:r>
      </w:hyperlink>
    </w:p>
    <w:p w:rsidR="00625F95" w:rsidRDefault="0059575B">
      <w:pPr>
        <w:pStyle w:val="TOC4"/>
        <w:tabs>
          <w:tab w:val="left" w:pos="1100"/>
          <w:tab w:val="right" w:leader="dot" w:pos="9062"/>
        </w:tabs>
        <w:rPr>
          <w:noProof/>
        </w:rPr>
      </w:pPr>
      <w:hyperlink w:anchor="_Toc26816390" w:history="1">
        <w:r w:rsidR="00625F95" w:rsidRPr="00B945F5">
          <w:rPr>
            <w:rStyle w:val="Hyperlink"/>
            <w:noProof/>
          </w:rPr>
          <w:t>2.</w:t>
        </w:r>
        <w:r w:rsidR="00625F95">
          <w:rPr>
            <w:noProof/>
          </w:rPr>
          <w:tab/>
        </w:r>
        <w:r w:rsidR="00625F95" w:rsidRPr="00B945F5">
          <w:rPr>
            <w:rStyle w:val="Hyperlink"/>
            <w:noProof/>
          </w:rPr>
          <w:t>Logo</w:t>
        </w:r>
        <w:r w:rsidR="00625F95">
          <w:rPr>
            <w:noProof/>
            <w:webHidden/>
          </w:rPr>
          <w:tab/>
        </w:r>
        <w:r w:rsidR="00625F95">
          <w:rPr>
            <w:noProof/>
            <w:webHidden/>
          </w:rPr>
          <w:fldChar w:fldCharType="begin"/>
        </w:r>
        <w:r w:rsidR="00625F95">
          <w:rPr>
            <w:noProof/>
            <w:webHidden/>
          </w:rPr>
          <w:instrText xml:space="preserve"> PAGEREF _Toc26816390 \h </w:instrText>
        </w:r>
        <w:r w:rsidR="00625F95">
          <w:rPr>
            <w:noProof/>
            <w:webHidden/>
          </w:rPr>
        </w:r>
        <w:r w:rsidR="00625F95">
          <w:rPr>
            <w:noProof/>
            <w:webHidden/>
          </w:rPr>
          <w:fldChar w:fldCharType="separate"/>
        </w:r>
        <w:r w:rsidR="00625F95">
          <w:rPr>
            <w:noProof/>
            <w:webHidden/>
          </w:rPr>
          <w:t>5</w:t>
        </w:r>
        <w:r w:rsidR="00625F95">
          <w:rPr>
            <w:noProof/>
            <w:webHidden/>
          </w:rPr>
          <w:fldChar w:fldCharType="end"/>
        </w:r>
      </w:hyperlink>
    </w:p>
    <w:p w:rsidR="00625F95" w:rsidRDefault="0059575B">
      <w:pPr>
        <w:pStyle w:val="TOC4"/>
        <w:tabs>
          <w:tab w:val="left" w:pos="1100"/>
          <w:tab w:val="right" w:leader="dot" w:pos="9062"/>
        </w:tabs>
        <w:rPr>
          <w:noProof/>
        </w:rPr>
      </w:pPr>
      <w:hyperlink w:anchor="_Toc26816391" w:history="1">
        <w:r w:rsidR="00625F95" w:rsidRPr="00B945F5">
          <w:rPr>
            <w:rStyle w:val="Hyperlink"/>
            <w:noProof/>
            <w:lang w:val="en-US"/>
          </w:rPr>
          <w:t>3.</w:t>
        </w:r>
        <w:r w:rsidR="00625F95">
          <w:rPr>
            <w:noProof/>
          </w:rPr>
          <w:tab/>
        </w:r>
        <w:r w:rsidR="00625F95" w:rsidRPr="00B945F5">
          <w:rPr>
            <w:rStyle w:val="Hyperlink"/>
            <w:noProof/>
            <w:lang w:val="en-US"/>
          </w:rPr>
          <w:t>Hira Faneva: « ILAY ISPM TENA MAMINAY »</w:t>
        </w:r>
        <w:r w:rsidR="00625F95">
          <w:rPr>
            <w:noProof/>
            <w:webHidden/>
          </w:rPr>
          <w:tab/>
        </w:r>
        <w:r w:rsidR="00625F95">
          <w:rPr>
            <w:noProof/>
            <w:webHidden/>
          </w:rPr>
          <w:fldChar w:fldCharType="begin"/>
        </w:r>
        <w:r w:rsidR="00625F95">
          <w:rPr>
            <w:noProof/>
            <w:webHidden/>
          </w:rPr>
          <w:instrText xml:space="preserve"> PAGEREF _Toc26816391 \h </w:instrText>
        </w:r>
        <w:r w:rsidR="00625F95">
          <w:rPr>
            <w:noProof/>
            <w:webHidden/>
          </w:rPr>
        </w:r>
        <w:r w:rsidR="00625F95">
          <w:rPr>
            <w:noProof/>
            <w:webHidden/>
          </w:rPr>
          <w:fldChar w:fldCharType="separate"/>
        </w:r>
        <w:r w:rsidR="00625F95">
          <w:rPr>
            <w:noProof/>
            <w:webHidden/>
          </w:rPr>
          <w:t>6</w:t>
        </w:r>
        <w:r w:rsidR="00625F95">
          <w:rPr>
            <w:noProof/>
            <w:webHidden/>
          </w:rPr>
          <w:fldChar w:fldCharType="end"/>
        </w:r>
      </w:hyperlink>
    </w:p>
    <w:p w:rsidR="00625F95" w:rsidRDefault="0059575B">
      <w:pPr>
        <w:pStyle w:val="TOC4"/>
        <w:tabs>
          <w:tab w:val="left" w:pos="1100"/>
          <w:tab w:val="right" w:leader="dot" w:pos="9062"/>
        </w:tabs>
        <w:rPr>
          <w:noProof/>
        </w:rPr>
      </w:pPr>
      <w:hyperlink w:anchor="_Toc26816392" w:history="1">
        <w:r w:rsidR="00625F95" w:rsidRPr="00B945F5">
          <w:rPr>
            <w:rStyle w:val="Hyperlink"/>
            <w:noProof/>
          </w:rPr>
          <w:t>4.</w:t>
        </w:r>
        <w:r w:rsidR="00625F95">
          <w:rPr>
            <w:noProof/>
          </w:rPr>
          <w:tab/>
        </w:r>
        <w:r w:rsidR="00625F95" w:rsidRPr="00B945F5">
          <w:rPr>
            <w:rStyle w:val="Hyperlink"/>
            <w:noProof/>
          </w:rPr>
          <w:t>Hira Faneva 25</w:t>
        </w:r>
        <w:r w:rsidR="00625F95" w:rsidRPr="00B945F5">
          <w:rPr>
            <w:rStyle w:val="Hyperlink"/>
            <w:noProof/>
            <w:vertAlign w:val="superscript"/>
          </w:rPr>
          <w:t>ème</w:t>
        </w:r>
        <w:r w:rsidR="00625F95" w:rsidRPr="00B945F5">
          <w:rPr>
            <w:rStyle w:val="Hyperlink"/>
            <w:noProof/>
          </w:rPr>
          <w:t xml:space="preserve"> anniversaire</w:t>
        </w:r>
        <w:r w:rsidR="00625F95">
          <w:rPr>
            <w:noProof/>
            <w:webHidden/>
          </w:rPr>
          <w:tab/>
        </w:r>
        <w:r w:rsidR="00625F95">
          <w:rPr>
            <w:noProof/>
            <w:webHidden/>
          </w:rPr>
          <w:fldChar w:fldCharType="begin"/>
        </w:r>
        <w:r w:rsidR="00625F95">
          <w:rPr>
            <w:noProof/>
            <w:webHidden/>
          </w:rPr>
          <w:instrText xml:space="preserve"> PAGEREF _Toc26816392 \h </w:instrText>
        </w:r>
        <w:r w:rsidR="00625F95">
          <w:rPr>
            <w:noProof/>
            <w:webHidden/>
          </w:rPr>
        </w:r>
        <w:r w:rsidR="00625F95">
          <w:rPr>
            <w:noProof/>
            <w:webHidden/>
          </w:rPr>
          <w:fldChar w:fldCharType="separate"/>
        </w:r>
        <w:r w:rsidR="00625F95">
          <w:rPr>
            <w:noProof/>
            <w:webHidden/>
          </w:rPr>
          <w:t>7</w:t>
        </w:r>
        <w:r w:rsidR="00625F95">
          <w:rPr>
            <w:noProof/>
            <w:webHidden/>
          </w:rPr>
          <w:fldChar w:fldCharType="end"/>
        </w:r>
      </w:hyperlink>
    </w:p>
    <w:p w:rsidR="00625F95" w:rsidRDefault="0059575B">
      <w:pPr>
        <w:pStyle w:val="TOC3"/>
        <w:tabs>
          <w:tab w:val="left" w:pos="880"/>
          <w:tab w:val="right" w:leader="dot" w:pos="9062"/>
        </w:tabs>
        <w:rPr>
          <w:noProof/>
        </w:rPr>
      </w:pPr>
      <w:hyperlink w:anchor="_Toc26816393" w:history="1">
        <w:r w:rsidR="00625F95" w:rsidRPr="00B945F5">
          <w:rPr>
            <w:rStyle w:val="Hyperlink"/>
            <w:rFonts w:ascii="Cambria" w:hAnsi="Cambria"/>
            <w:noProof/>
            <w:lang w:val="en-US"/>
          </w:rPr>
          <w:t>C.</w:t>
        </w:r>
        <w:r w:rsidR="00625F95">
          <w:rPr>
            <w:noProof/>
          </w:rPr>
          <w:tab/>
        </w:r>
        <w:r w:rsidR="00625F95" w:rsidRPr="00B945F5">
          <w:rPr>
            <w:rStyle w:val="Hyperlink"/>
            <w:noProof/>
            <w:lang w:val="en-US"/>
          </w:rPr>
          <w:t>OBJECTIF ET CURSUS DE FORMATION</w:t>
        </w:r>
        <w:r w:rsidR="00625F95">
          <w:rPr>
            <w:noProof/>
            <w:webHidden/>
          </w:rPr>
          <w:tab/>
        </w:r>
        <w:r w:rsidR="00625F95">
          <w:rPr>
            <w:noProof/>
            <w:webHidden/>
          </w:rPr>
          <w:fldChar w:fldCharType="begin"/>
        </w:r>
        <w:r w:rsidR="00625F95">
          <w:rPr>
            <w:noProof/>
            <w:webHidden/>
          </w:rPr>
          <w:instrText xml:space="preserve"> PAGEREF _Toc26816393 \h </w:instrText>
        </w:r>
        <w:r w:rsidR="00625F95">
          <w:rPr>
            <w:noProof/>
            <w:webHidden/>
          </w:rPr>
        </w:r>
        <w:r w:rsidR="00625F95">
          <w:rPr>
            <w:noProof/>
            <w:webHidden/>
          </w:rPr>
          <w:fldChar w:fldCharType="separate"/>
        </w:r>
        <w:r w:rsidR="00625F95">
          <w:rPr>
            <w:noProof/>
            <w:webHidden/>
          </w:rPr>
          <w:t>8</w:t>
        </w:r>
        <w:r w:rsidR="00625F95">
          <w:rPr>
            <w:noProof/>
            <w:webHidden/>
          </w:rPr>
          <w:fldChar w:fldCharType="end"/>
        </w:r>
      </w:hyperlink>
    </w:p>
    <w:p w:rsidR="00625F95" w:rsidRDefault="0059575B">
      <w:pPr>
        <w:pStyle w:val="TOC3"/>
        <w:tabs>
          <w:tab w:val="left" w:pos="880"/>
          <w:tab w:val="right" w:leader="dot" w:pos="9062"/>
        </w:tabs>
        <w:rPr>
          <w:noProof/>
        </w:rPr>
      </w:pPr>
      <w:hyperlink w:anchor="_Toc26816394" w:history="1">
        <w:r w:rsidR="00625F95" w:rsidRPr="00B945F5">
          <w:rPr>
            <w:rStyle w:val="Hyperlink"/>
            <w:rFonts w:ascii="Cambria" w:hAnsi="Cambria"/>
            <w:noProof/>
          </w:rPr>
          <w:t>D.</w:t>
        </w:r>
        <w:r w:rsidR="00625F95">
          <w:rPr>
            <w:noProof/>
          </w:rPr>
          <w:tab/>
        </w:r>
        <w:r w:rsidR="00625F95" w:rsidRPr="00B945F5">
          <w:rPr>
            <w:rStyle w:val="Hyperlink"/>
            <w:noProof/>
          </w:rPr>
          <w:t>FORMATIONS PROPOSEES PAR L’ISPM</w:t>
        </w:r>
        <w:r w:rsidR="00625F95">
          <w:rPr>
            <w:noProof/>
            <w:webHidden/>
          </w:rPr>
          <w:tab/>
        </w:r>
        <w:r w:rsidR="00625F95">
          <w:rPr>
            <w:noProof/>
            <w:webHidden/>
          </w:rPr>
          <w:fldChar w:fldCharType="begin"/>
        </w:r>
        <w:r w:rsidR="00625F95">
          <w:rPr>
            <w:noProof/>
            <w:webHidden/>
          </w:rPr>
          <w:instrText xml:space="preserve"> PAGEREF _Toc26816394 \h </w:instrText>
        </w:r>
        <w:r w:rsidR="00625F95">
          <w:rPr>
            <w:noProof/>
            <w:webHidden/>
          </w:rPr>
        </w:r>
        <w:r w:rsidR="00625F95">
          <w:rPr>
            <w:noProof/>
            <w:webHidden/>
          </w:rPr>
          <w:fldChar w:fldCharType="separate"/>
        </w:r>
        <w:r w:rsidR="00625F95">
          <w:rPr>
            <w:noProof/>
            <w:webHidden/>
          </w:rPr>
          <w:t>9</w:t>
        </w:r>
        <w:r w:rsidR="00625F95">
          <w:rPr>
            <w:noProof/>
            <w:webHidden/>
          </w:rPr>
          <w:fldChar w:fldCharType="end"/>
        </w:r>
      </w:hyperlink>
    </w:p>
    <w:p w:rsidR="00625F95" w:rsidRDefault="0059575B">
      <w:pPr>
        <w:pStyle w:val="TOC3"/>
        <w:tabs>
          <w:tab w:val="left" w:pos="880"/>
          <w:tab w:val="right" w:leader="dot" w:pos="9062"/>
        </w:tabs>
        <w:rPr>
          <w:noProof/>
        </w:rPr>
      </w:pPr>
      <w:hyperlink w:anchor="_Toc26816395" w:history="1">
        <w:r w:rsidR="00625F95" w:rsidRPr="00B945F5">
          <w:rPr>
            <w:rStyle w:val="Hyperlink"/>
            <w:rFonts w:ascii="Cambria" w:hAnsi="Cambria"/>
            <w:noProof/>
          </w:rPr>
          <w:t>E.</w:t>
        </w:r>
        <w:r w:rsidR="00625F95">
          <w:rPr>
            <w:noProof/>
          </w:rPr>
          <w:tab/>
        </w:r>
        <w:r w:rsidR="00625F95" w:rsidRPr="00B945F5">
          <w:rPr>
            <w:rStyle w:val="Hyperlink"/>
            <w:noProof/>
          </w:rPr>
          <w:t>ORGANIGRAMME DE L’ISPM</w:t>
        </w:r>
        <w:r w:rsidR="00625F95">
          <w:rPr>
            <w:noProof/>
            <w:webHidden/>
          </w:rPr>
          <w:tab/>
        </w:r>
        <w:r w:rsidR="00625F95">
          <w:rPr>
            <w:noProof/>
            <w:webHidden/>
          </w:rPr>
          <w:fldChar w:fldCharType="begin"/>
        </w:r>
        <w:r w:rsidR="00625F95">
          <w:rPr>
            <w:noProof/>
            <w:webHidden/>
          </w:rPr>
          <w:instrText xml:space="preserve"> PAGEREF _Toc26816395 \h </w:instrText>
        </w:r>
        <w:r w:rsidR="00625F95">
          <w:rPr>
            <w:noProof/>
            <w:webHidden/>
          </w:rPr>
        </w:r>
        <w:r w:rsidR="00625F95">
          <w:rPr>
            <w:noProof/>
            <w:webHidden/>
          </w:rPr>
          <w:fldChar w:fldCharType="separate"/>
        </w:r>
        <w:r w:rsidR="00625F95">
          <w:rPr>
            <w:noProof/>
            <w:webHidden/>
          </w:rPr>
          <w:t>10</w:t>
        </w:r>
        <w:r w:rsidR="00625F95">
          <w:rPr>
            <w:noProof/>
            <w:webHidden/>
          </w:rPr>
          <w:fldChar w:fldCharType="end"/>
        </w:r>
      </w:hyperlink>
    </w:p>
    <w:p w:rsidR="00625F95" w:rsidRDefault="0059575B">
      <w:pPr>
        <w:pStyle w:val="TOC3"/>
        <w:tabs>
          <w:tab w:val="left" w:pos="880"/>
          <w:tab w:val="right" w:leader="dot" w:pos="9062"/>
        </w:tabs>
        <w:rPr>
          <w:noProof/>
        </w:rPr>
      </w:pPr>
      <w:hyperlink w:anchor="_Toc26816396" w:history="1">
        <w:r w:rsidR="00625F95" w:rsidRPr="00B945F5">
          <w:rPr>
            <w:rStyle w:val="Hyperlink"/>
            <w:rFonts w:ascii="Cambria" w:hAnsi="Cambria"/>
            <w:noProof/>
          </w:rPr>
          <w:t>F.</w:t>
        </w:r>
        <w:r w:rsidR="00625F95">
          <w:rPr>
            <w:noProof/>
          </w:rPr>
          <w:tab/>
        </w:r>
        <w:r w:rsidR="00625F95" w:rsidRPr="00B945F5">
          <w:rPr>
            <w:rStyle w:val="Hyperlink"/>
            <w:noProof/>
          </w:rPr>
          <w:t>PARTICULARITES DE L’ISPM</w:t>
        </w:r>
        <w:r w:rsidR="00625F95">
          <w:rPr>
            <w:noProof/>
            <w:webHidden/>
          </w:rPr>
          <w:tab/>
        </w:r>
        <w:r w:rsidR="00625F95">
          <w:rPr>
            <w:noProof/>
            <w:webHidden/>
          </w:rPr>
          <w:fldChar w:fldCharType="begin"/>
        </w:r>
        <w:r w:rsidR="00625F95">
          <w:rPr>
            <w:noProof/>
            <w:webHidden/>
          </w:rPr>
          <w:instrText xml:space="preserve"> PAGEREF _Toc26816396 \h </w:instrText>
        </w:r>
        <w:r w:rsidR="00625F95">
          <w:rPr>
            <w:noProof/>
            <w:webHidden/>
          </w:rPr>
        </w:r>
        <w:r w:rsidR="00625F95">
          <w:rPr>
            <w:noProof/>
            <w:webHidden/>
          </w:rPr>
          <w:fldChar w:fldCharType="separate"/>
        </w:r>
        <w:r w:rsidR="00625F95">
          <w:rPr>
            <w:noProof/>
            <w:webHidden/>
          </w:rPr>
          <w:t>10</w:t>
        </w:r>
        <w:r w:rsidR="00625F95">
          <w:rPr>
            <w:noProof/>
            <w:webHidden/>
          </w:rPr>
          <w:fldChar w:fldCharType="end"/>
        </w:r>
      </w:hyperlink>
    </w:p>
    <w:p w:rsidR="00625F95" w:rsidRDefault="0059575B">
      <w:pPr>
        <w:pStyle w:val="TOC4"/>
        <w:tabs>
          <w:tab w:val="left" w:pos="1100"/>
          <w:tab w:val="right" w:leader="dot" w:pos="9062"/>
        </w:tabs>
        <w:rPr>
          <w:noProof/>
        </w:rPr>
      </w:pPr>
      <w:hyperlink w:anchor="_Toc26816397" w:history="1">
        <w:r w:rsidR="00625F95" w:rsidRPr="00B945F5">
          <w:rPr>
            <w:rStyle w:val="Hyperlink"/>
            <w:noProof/>
          </w:rPr>
          <w:t>1.</w:t>
        </w:r>
        <w:r w:rsidR="00625F95">
          <w:rPr>
            <w:noProof/>
          </w:rPr>
          <w:tab/>
        </w:r>
        <w:r w:rsidR="00625F95" w:rsidRPr="00B945F5">
          <w:rPr>
            <w:rStyle w:val="Hyperlink"/>
            <w:noProof/>
          </w:rPr>
          <w:t>Recherches scientifiques sur les plans national et international</w:t>
        </w:r>
        <w:r w:rsidR="00625F95">
          <w:rPr>
            <w:noProof/>
            <w:webHidden/>
          </w:rPr>
          <w:tab/>
        </w:r>
        <w:r w:rsidR="00625F95">
          <w:rPr>
            <w:noProof/>
            <w:webHidden/>
          </w:rPr>
          <w:fldChar w:fldCharType="begin"/>
        </w:r>
        <w:r w:rsidR="00625F95">
          <w:rPr>
            <w:noProof/>
            <w:webHidden/>
          </w:rPr>
          <w:instrText xml:space="preserve"> PAGEREF _Toc26816397 \h </w:instrText>
        </w:r>
        <w:r w:rsidR="00625F95">
          <w:rPr>
            <w:noProof/>
            <w:webHidden/>
          </w:rPr>
        </w:r>
        <w:r w:rsidR="00625F95">
          <w:rPr>
            <w:noProof/>
            <w:webHidden/>
          </w:rPr>
          <w:fldChar w:fldCharType="separate"/>
        </w:r>
        <w:r w:rsidR="00625F95">
          <w:rPr>
            <w:noProof/>
            <w:webHidden/>
          </w:rPr>
          <w:t>11</w:t>
        </w:r>
        <w:r w:rsidR="00625F95">
          <w:rPr>
            <w:noProof/>
            <w:webHidden/>
          </w:rPr>
          <w:fldChar w:fldCharType="end"/>
        </w:r>
      </w:hyperlink>
    </w:p>
    <w:p w:rsidR="00625F95" w:rsidRDefault="0059575B">
      <w:pPr>
        <w:pStyle w:val="TOC4"/>
        <w:tabs>
          <w:tab w:val="left" w:pos="1100"/>
          <w:tab w:val="right" w:leader="dot" w:pos="9062"/>
        </w:tabs>
        <w:rPr>
          <w:noProof/>
        </w:rPr>
      </w:pPr>
      <w:hyperlink w:anchor="_Toc26816398" w:history="1">
        <w:r w:rsidR="00625F95" w:rsidRPr="00B945F5">
          <w:rPr>
            <w:rStyle w:val="Hyperlink"/>
            <w:noProof/>
          </w:rPr>
          <w:t>2.</w:t>
        </w:r>
        <w:r w:rsidR="00625F95">
          <w:rPr>
            <w:noProof/>
          </w:rPr>
          <w:tab/>
        </w:r>
        <w:r w:rsidR="00625F95" w:rsidRPr="00B945F5">
          <w:rPr>
            <w:rStyle w:val="Hyperlink"/>
            <w:noProof/>
          </w:rPr>
          <w:t>Portes ouvertes et salon de l’ISPM</w:t>
        </w:r>
        <w:r w:rsidR="00625F95">
          <w:rPr>
            <w:noProof/>
            <w:webHidden/>
          </w:rPr>
          <w:tab/>
        </w:r>
        <w:r w:rsidR="00625F95">
          <w:rPr>
            <w:noProof/>
            <w:webHidden/>
          </w:rPr>
          <w:fldChar w:fldCharType="begin"/>
        </w:r>
        <w:r w:rsidR="00625F95">
          <w:rPr>
            <w:noProof/>
            <w:webHidden/>
          </w:rPr>
          <w:instrText xml:space="preserve"> PAGEREF _Toc26816398 \h </w:instrText>
        </w:r>
        <w:r w:rsidR="00625F95">
          <w:rPr>
            <w:noProof/>
            <w:webHidden/>
          </w:rPr>
        </w:r>
        <w:r w:rsidR="00625F95">
          <w:rPr>
            <w:noProof/>
            <w:webHidden/>
          </w:rPr>
          <w:fldChar w:fldCharType="separate"/>
        </w:r>
        <w:r w:rsidR="00625F95">
          <w:rPr>
            <w:noProof/>
            <w:webHidden/>
          </w:rPr>
          <w:t>11</w:t>
        </w:r>
        <w:r w:rsidR="00625F95">
          <w:rPr>
            <w:noProof/>
            <w:webHidden/>
          </w:rPr>
          <w:fldChar w:fldCharType="end"/>
        </w:r>
      </w:hyperlink>
    </w:p>
    <w:p w:rsidR="00625F95" w:rsidRDefault="0059575B">
      <w:pPr>
        <w:pStyle w:val="TOC4"/>
        <w:tabs>
          <w:tab w:val="left" w:pos="1100"/>
          <w:tab w:val="right" w:leader="dot" w:pos="9062"/>
        </w:tabs>
        <w:rPr>
          <w:noProof/>
        </w:rPr>
      </w:pPr>
      <w:hyperlink w:anchor="_Toc26816399" w:history="1">
        <w:r w:rsidR="00625F95" w:rsidRPr="00B945F5">
          <w:rPr>
            <w:rStyle w:val="Hyperlink"/>
            <w:noProof/>
          </w:rPr>
          <w:t>3.</w:t>
        </w:r>
        <w:r w:rsidR="00625F95">
          <w:rPr>
            <w:noProof/>
          </w:rPr>
          <w:tab/>
        </w:r>
        <w:r w:rsidR="00625F95" w:rsidRPr="00B945F5">
          <w:rPr>
            <w:rStyle w:val="Hyperlink"/>
            <w:noProof/>
          </w:rPr>
          <w:t>Supports pédagogiques</w:t>
        </w:r>
        <w:r w:rsidR="00625F95">
          <w:rPr>
            <w:noProof/>
            <w:webHidden/>
          </w:rPr>
          <w:tab/>
        </w:r>
        <w:r w:rsidR="00625F95">
          <w:rPr>
            <w:noProof/>
            <w:webHidden/>
          </w:rPr>
          <w:fldChar w:fldCharType="begin"/>
        </w:r>
        <w:r w:rsidR="00625F95">
          <w:rPr>
            <w:noProof/>
            <w:webHidden/>
          </w:rPr>
          <w:instrText xml:space="preserve"> PAGEREF _Toc26816399 \h </w:instrText>
        </w:r>
        <w:r w:rsidR="00625F95">
          <w:rPr>
            <w:noProof/>
            <w:webHidden/>
          </w:rPr>
        </w:r>
        <w:r w:rsidR="00625F95">
          <w:rPr>
            <w:noProof/>
            <w:webHidden/>
          </w:rPr>
          <w:fldChar w:fldCharType="separate"/>
        </w:r>
        <w:r w:rsidR="00625F95">
          <w:rPr>
            <w:noProof/>
            <w:webHidden/>
          </w:rPr>
          <w:t>11</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00" w:history="1">
        <w:r w:rsidR="00625F95" w:rsidRPr="00B945F5">
          <w:rPr>
            <w:rStyle w:val="Hyperlink"/>
            <w:noProof/>
          </w:rPr>
          <w:t>4.</w:t>
        </w:r>
        <w:r w:rsidR="00625F95">
          <w:rPr>
            <w:noProof/>
          </w:rPr>
          <w:tab/>
        </w:r>
        <w:r w:rsidR="00625F95" w:rsidRPr="00B945F5">
          <w:rPr>
            <w:rStyle w:val="Hyperlink"/>
            <w:noProof/>
          </w:rPr>
          <w:t>L’Examen Clinique</w:t>
        </w:r>
        <w:r w:rsidR="00625F95">
          <w:rPr>
            <w:noProof/>
            <w:webHidden/>
          </w:rPr>
          <w:tab/>
        </w:r>
        <w:r w:rsidR="00625F95">
          <w:rPr>
            <w:noProof/>
            <w:webHidden/>
          </w:rPr>
          <w:fldChar w:fldCharType="begin"/>
        </w:r>
        <w:r w:rsidR="00625F95">
          <w:rPr>
            <w:noProof/>
            <w:webHidden/>
          </w:rPr>
          <w:instrText xml:space="preserve"> PAGEREF _Toc26816400 \h </w:instrText>
        </w:r>
        <w:r w:rsidR="00625F95">
          <w:rPr>
            <w:noProof/>
            <w:webHidden/>
          </w:rPr>
        </w:r>
        <w:r w:rsidR="00625F95">
          <w:rPr>
            <w:noProof/>
            <w:webHidden/>
          </w:rPr>
          <w:fldChar w:fldCharType="separate"/>
        </w:r>
        <w:r w:rsidR="00625F95">
          <w:rPr>
            <w:noProof/>
            <w:webHidden/>
          </w:rPr>
          <w:t>11</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01" w:history="1">
        <w:r w:rsidR="00625F95" w:rsidRPr="00B945F5">
          <w:rPr>
            <w:rStyle w:val="Hyperlink"/>
            <w:noProof/>
          </w:rPr>
          <w:t>5.</w:t>
        </w:r>
        <w:r w:rsidR="00625F95">
          <w:rPr>
            <w:noProof/>
          </w:rPr>
          <w:tab/>
        </w:r>
        <w:r w:rsidR="00625F95" w:rsidRPr="00B945F5">
          <w:rPr>
            <w:rStyle w:val="Hyperlink"/>
            <w:noProof/>
          </w:rPr>
          <w:t>Supports académiques</w:t>
        </w:r>
        <w:r w:rsidR="00625F95">
          <w:rPr>
            <w:noProof/>
            <w:webHidden/>
          </w:rPr>
          <w:tab/>
        </w:r>
        <w:r w:rsidR="00625F95">
          <w:rPr>
            <w:noProof/>
            <w:webHidden/>
          </w:rPr>
          <w:fldChar w:fldCharType="begin"/>
        </w:r>
        <w:r w:rsidR="00625F95">
          <w:rPr>
            <w:noProof/>
            <w:webHidden/>
          </w:rPr>
          <w:instrText xml:space="preserve"> PAGEREF _Toc26816401 \h </w:instrText>
        </w:r>
        <w:r w:rsidR="00625F95">
          <w:rPr>
            <w:noProof/>
            <w:webHidden/>
          </w:rPr>
        </w:r>
        <w:r w:rsidR="00625F95">
          <w:rPr>
            <w:noProof/>
            <w:webHidden/>
          </w:rPr>
          <w:fldChar w:fldCharType="separate"/>
        </w:r>
        <w:r w:rsidR="00625F95">
          <w:rPr>
            <w:noProof/>
            <w:webHidden/>
          </w:rPr>
          <w:t>12</w:t>
        </w:r>
        <w:r w:rsidR="00625F95">
          <w:rPr>
            <w:noProof/>
            <w:webHidden/>
          </w:rPr>
          <w:fldChar w:fldCharType="end"/>
        </w:r>
      </w:hyperlink>
    </w:p>
    <w:p w:rsidR="00625F95" w:rsidRDefault="0059575B">
      <w:pPr>
        <w:pStyle w:val="TOC2"/>
        <w:tabs>
          <w:tab w:val="right" w:leader="dot" w:pos="9062"/>
        </w:tabs>
        <w:rPr>
          <w:noProof/>
        </w:rPr>
      </w:pPr>
      <w:hyperlink w:anchor="_Toc26816402" w:history="1">
        <w:r w:rsidR="00625F95" w:rsidRPr="00B945F5">
          <w:rPr>
            <w:rStyle w:val="Hyperlink"/>
            <w:noProof/>
          </w:rPr>
          <w:t>CHAPITRE 2 : PRESENTATION DE L’ENTREPRISE</w:t>
        </w:r>
        <w:r w:rsidR="00625F95">
          <w:rPr>
            <w:noProof/>
            <w:webHidden/>
          </w:rPr>
          <w:tab/>
        </w:r>
        <w:r w:rsidR="00625F95">
          <w:rPr>
            <w:noProof/>
            <w:webHidden/>
          </w:rPr>
          <w:fldChar w:fldCharType="begin"/>
        </w:r>
        <w:r w:rsidR="00625F95">
          <w:rPr>
            <w:noProof/>
            <w:webHidden/>
          </w:rPr>
          <w:instrText xml:space="preserve"> PAGEREF _Toc26816402 \h </w:instrText>
        </w:r>
        <w:r w:rsidR="00625F95">
          <w:rPr>
            <w:noProof/>
            <w:webHidden/>
          </w:rPr>
        </w:r>
        <w:r w:rsidR="00625F95">
          <w:rPr>
            <w:noProof/>
            <w:webHidden/>
          </w:rPr>
          <w:fldChar w:fldCharType="separate"/>
        </w:r>
        <w:r w:rsidR="00625F95">
          <w:rPr>
            <w:noProof/>
            <w:webHidden/>
          </w:rPr>
          <w:t>13</w:t>
        </w:r>
        <w:r w:rsidR="00625F95">
          <w:rPr>
            <w:noProof/>
            <w:webHidden/>
          </w:rPr>
          <w:fldChar w:fldCharType="end"/>
        </w:r>
      </w:hyperlink>
    </w:p>
    <w:p w:rsidR="00625F95" w:rsidRDefault="0059575B">
      <w:pPr>
        <w:pStyle w:val="TOC3"/>
        <w:tabs>
          <w:tab w:val="left" w:pos="880"/>
          <w:tab w:val="right" w:leader="dot" w:pos="9062"/>
        </w:tabs>
        <w:rPr>
          <w:noProof/>
        </w:rPr>
      </w:pPr>
      <w:hyperlink w:anchor="_Toc26816403" w:history="1">
        <w:r w:rsidR="00625F95" w:rsidRPr="00B945F5">
          <w:rPr>
            <w:rStyle w:val="Hyperlink"/>
            <w:rFonts w:ascii="Cambria" w:hAnsi="Cambria"/>
            <w:noProof/>
          </w:rPr>
          <w:t>A.</w:t>
        </w:r>
        <w:r w:rsidR="00625F95">
          <w:rPr>
            <w:noProof/>
          </w:rPr>
          <w:tab/>
        </w:r>
        <w:r w:rsidR="00625F95" w:rsidRPr="00B945F5">
          <w:rPr>
            <w:rStyle w:val="Hyperlink"/>
            <w:noProof/>
          </w:rPr>
          <w:t>HISTORIQUE</w:t>
        </w:r>
        <w:r w:rsidR="00625F95" w:rsidRPr="00B945F5">
          <w:rPr>
            <w:rStyle w:val="Hyperlink"/>
            <w:noProof/>
            <w:vertAlign w:val="superscript"/>
          </w:rPr>
          <w:t xml:space="preserve"> [7]</w:t>
        </w:r>
        <w:r w:rsidR="00625F95">
          <w:rPr>
            <w:noProof/>
            <w:webHidden/>
          </w:rPr>
          <w:tab/>
        </w:r>
        <w:r w:rsidR="00625F95">
          <w:rPr>
            <w:noProof/>
            <w:webHidden/>
          </w:rPr>
          <w:fldChar w:fldCharType="begin"/>
        </w:r>
        <w:r w:rsidR="00625F95">
          <w:rPr>
            <w:noProof/>
            <w:webHidden/>
          </w:rPr>
          <w:instrText xml:space="preserve"> PAGEREF _Toc26816403 \h </w:instrText>
        </w:r>
        <w:r w:rsidR="00625F95">
          <w:rPr>
            <w:noProof/>
            <w:webHidden/>
          </w:rPr>
        </w:r>
        <w:r w:rsidR="00625F95">
          <w:rPr>
            <w:noProof/>
            <w:webHidden/>
          </w:rPr>
          <w:fldChar w:fldCharType="separate"/>
        </w:r>
        <w:r w:rsidR="00625F95">
          <w:rPr>
            <w:noProof/>
            <w:webHidden/>
          </w:rPr>
          <w:t>13</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04" w:history="1">
        <w:r w:rsidR="00625F95" w:rsidRPr="00B945F5">
          <w:rPr>
            <w:rStyle w:val="Hyperlink"/>
            <w:rFonts w:ascii="Cambria" w:hAnsi="Cambria"/>
            <w:noProof/>
          </w:rPr>
          <w:t>1.</w:t>
        </w:r>
        <w:r w:rsidR="00625F95">
          <w:rPr>
            <w:noProof/>
          </w:rPr>
          <w:tab/>
        </w:r>
        <w:r w:rsidR="00625F95" w:rsidRPr="00B945F5">
          <w:rPr>
            <w:rStyle w:val="Hyperlink"/>
            <w:noProof/>
          </w:rPr>
          <w:t>Logo de l’Entreprise</w:t>
        </w:r>
        <w:r w:rsidR="00625F95">
          <w:rPr>
            <w:noProof/>
            <w:webHidden/>
          </w:rPr>
          <w:tab/>
        </w:r>
        <w:r w:rsidR="00625F95">
          <w:rPr>
            <w:noProof/>
            <w:webHidden/>
          </w:rPr>
          <w:fldChar w:fldCharType="begin"/>
        </w:r>
        <w:r w:rsidR="00625F95">
          <w:rPr>
            <w:noProof/>
            <w:webHidden/>
          </w:rPr>
          <w:instrText xml:space="preserve"> PAGEREF _Toc26816404 \h </w:instrText>
        </w:r>
        <w:r w:rsidR="00625F95">
          <w:rPr>
            <w:noProof/>
            <w:webHidden/>
          </w:rPr>
        </w:r>
        <w:r w:rsidR="00625F95">
          <w:rPr>
            <w:noProof/>
            <w:webHidden/>
          </w:rPr>
          <w:fldChar w:fldCharType="separate"/>
        </w:r>
        <w:r w:rsidR="00625F95">
          <w:rPr>
            <w:noProof/>
            <w:webHidden/>
          </w:rPr>
          <w:t>13</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05" w:history="1">
        <w:r w:rsidR="00625F95" w:rsidRPr="00B945F5">
          <w:rPr>
            <w:rStyle w:val="Hyperlink"/>
            <w:rFonts w:ascii="Cambria" w:hAnsi="Cambria"/>
            <w:noProof/>
          </w:rPr>
          <w:t>2.</w:t>
        </w:r>
        <w:r w:rsidR="00625F95">
          <w:rPr>
            <w:noProof/>
          </w:rPr>
          <w:tab/>
        </w:r>
        <w:r w:rsidR="00625F95" w:rsidRPr="00B945F5">
          <w:rPr>
            <w:rStyle w:val="Hyperlink"/>
            <w:noProof/>
          </w:rPr>
          <w:t>Site web de l’EQIMA :</w:t>
        </w:r>
        <w:r w:rsidR="00625F95">
          <w:rPr>
            <w:noProof/>
            <w:webHidden/>
          </w:rPr>
          <w:tab/>
        </w:r>
        <w:r w:rsidR="00625F95">
          <w:rPr>
            <w:noProof/>
            <w:webHidden/>
          </w:rPr>
          <w:fldChar w:fldCharType="begin"/>
        </w:r>
        <w:r w:rsidR="00625F95">
          <w:rPr>
            <w:noProof/>
            <w:webHidden/>
          </w:rPr>
          <w:instrText xml:space="preserve"> PAGEREF _Toc26816405 \h </w:instrText>
        </w:r>
        <w:r w:rsidR="00625F95">
          <w:rPr>
            <w:noProof/>
            <w:webHidden/>
          </w:rPr>
        </w:r>
        <w:r w:rsidR="00625F95">
          <w:rPr>
            <w:noProof/>
            <w:webHidden/>
          </w:rPr>
          <w:fldChar w:fldCharType="separate"/>
        </w:r>
        <w:r w:rsidR="00625F95">
          <w:rPr>
            <w:noProof/>
            <w:webHidden/>
          </w:rPr>
          <w:t>14</w:t>
        </w:r>
        <w:r w:rsidR="00625F95">
          <w:rPr>
            <w:noProof/>
            <w:webHidden/>
          </w:rPr>
          <w:fldChar w:fldCharType="end"/>
        </w:r>
      </w:hyperlink>
    </w:p>
    <w:p w:rsidR="00625F95" w:rsidRDefault="0059575B">
      <w:pPr>
        <w:pStyle w:val="TOC3"/>
        <w:tabs>
          <w:tab w:val="left" w:pos="880"/>
          <w:tab w:val="right" w:leader="dot" w:pos="9062"/>
        </w:tabs>
        <w:rPr>
          <w:noProof/>
        </w:rPr>
      </w:pPr>
      <w:hyperlink w:anchor="_Toc26816406" w:history="1">
        <w:r w:rsidR="00625F95" w:rsidRPr="00B945F5">
          <w:rPr>
            <w:rStyle w:val="Hyperlink"/>
            <w:rFonts w:ascii="Cambria" w:hAnsi="Cambria"/>
            <w:noProof/>
          </w:rPr>
          <w:t>B.</w:t>
        </w:r>
        <w:r w:rsidR="00625F95">
          <w:rPr>
            <w:noProof/>
          </w:rPr>
          <w:tab/>
        </w:r>
        <w:r w:rsidR="00625F95" w:rsidRPr="00B945F5">
          <w:rPr>
            <w:rStyle w:val="Hyperlink"/>
            <w:noProof/>
          </w:rPr>
          <w:t>ByEQIMA:</w:t>
        </w:r>
        <w:r w:rsidR="00625F95">
          <w:rPr>
            <w:noProof/>
            <w:webHidden/>
          </w:rPr>
          <w:tab/>
        </w:r>
        <w:r w:rsidR="00625F95">
          <w:rPr>
            <w:noProof/>
            <w:webHidden/>
          </w:rPr>
          <w:fldChar w:fldCharType="begin"/>
        </w:r>
        <w:r w:rsidR="00625F95">
          <w:rPr>
            <w:noProof/>
            <w:webHidden/>
          </w:rPr>
          <w:instrText xml:space="preserve"> PAGEREF _Toc26816406 \h </w:instrText>
        </w:r>
        <w:r w:rsidR="00625F95">
          <w:rPr>
            <w:noProof/>
            <w:webHidden/>
          </w:rPr>
        </w:r>
        <w:r w:rsidR="00625F95">
          <w:rPr>
            <w:noProof/>
            <w:webHidden/>
          </w:rPr>
          <w:fldChar w:fldCharType="separate"/>
        </w:r>
        <w:r w:rsidR="00625F95">
          <w:rPr>
            <w:noProof/>
            <w:webHidden/>
          </w:rPr>
          <w:t>14</w:t>
        </w:r>
        <w:r w:rsidR="00625F95">
          <w:rPr>
            <w:noProof/>
            <w:webHidden/>
          </w:rPr>
          <w:fldChar w:fldCharType="end"/>
        </w:r>
      </w:hyperlink>
    </w:p>
    <w:p w:rsidR="00625F95" w:rsidRDefault="0059575B">
      <w:pPr>
        <w:pStyle w:val="TOC3"/>
        <w:tabs>
          <w:tab w:val="left" w:pos="880"/>
          <w:tab w:val="right" w:leader="dot" w:pos="9062"/>
        </w:tabs>
        <w:rPr>
          <w:noProof/>
        </w:rPr>
      </w:pPr>
      <w:hyperlink w:anchor="_Toc26816407" w:history="1">
        <w:r w:rsidR="00625F95" w:rsidRPr="00B945F5">
          <w:rPr>
            <w:rStyle w:val="Hyperlink"/>
            <w:rFonts w:ascii="Cambria" w:hAnsi="Cambria"/>
            <w:noProof/>
          </w:rPr>
          <w:t>C.</w:t>
        </w:r>
        <w:r w:rsidR="00625F95">
          <w:rPr>
            <w:noProof/>
          </w:rPr>
          <w:tab/>
        </w:r>
        <w:r w:rsidR="00625F95" w:rsidRPr="00B945F5">
          <w:rPr>
            <w:rStyle w:val="Hyperlink"/>
            <w:noProof/>
          </w:rPr>
          <w:t>Organigramme de l’EQIMA</w:t>
        </w:r>
        <w:r w:rsidR="00625F95">
          <w:rPr>
            <w:noProof/>
            <w:webHidden/>
          </w:rPr>
          <w:tab/>
        </w:r>
        <w:r w:rsidR="00625F95">
          <w:rPr>
            <w:noProof/>
            <w:webHidden/>
          </w:rPr>
          <w:fldChar w:fldCharType="begin"/>
        </w:r>
        <w:r w:rsidR="00625F95">
          <w:rPr>
            <w:noProof/>
            <w:webHidden/>
          </w:rPr>
          <w:instrText xml:space="preserve"> PAGEREF _Toc26816407 \h </w:instrText>
        </w:r>
        <w:r w:rsidR="00625F95">
          <w:rPr>
            <w:noProof/>
            <w:webHidden/>
          </w:rPr>
        </w:r>
        <w:r w:rsidR="00625F95">
          <w:rPr>
            <w:noProof/>
            <w:webHidden/>
          </w:rPr>
          <w:fldChar w:fldCharType="separate"/>
        </w:r>
        <w:r w:rsidR="00625F95">
          <w:rPr>
            <w:noProof/>
            <w:webHidden/>
          </w:rPr>
          <w:t>15</w:t>
        </w:r>
        <w:r w:rsidR="00625F95">
          <w:rPr>
            <w:noProof/>
            <w:webHidden/>
          </w:rPr>
          <w:fldChar w:fldCharType="end"/>
        </w:r>
      </w:hyperlink>
    </w:p>
    <w:p w:rsidR="00625F95" w:rsidRDefault="0059575B">
      <w:pPr>
        <w:pStyle w:val="TOC2"/>
        <w:tabs>
          <w:tab w:val="right" w:leader="dot" w:pos="9062"/>
        </w:tabs>
        <w:rPr>
          <w:noProof/>
        </w:rPr>
      </w:pPr>
      <w:hyperlink w:anchor="_Toc26816408" w:history="1">
        <w:r w:rsidR="00625F95" w:rsidRPr="00B945F5">
          <w:rPr>
            <w:rStyle w:val="Hyperlink"/>
            <w:noProof/>
          </w:rPr>
          <w:t>CHAPITRE 3 : PRESENTATION DU PROJET</w:t>
        </w:r>
        <w:r w:rsidR="00625F95">
          <w:rPr>
            <w:noProof/>
            <w:webHidden/>
          </w:rPr>
          <w:tab/>
        </w:r>
        <w:r w:rsidR="00625F95">
          <w:rPr>
            <w:noProof/>
            <w:webHidden/>
          </w:rPr>
          <w:fldChar w:fldCharType="begin"/>
        </w:r>
        <w:r w:rsidR="00625F95">
          <w:rPr>
            <w:noProof/>
            <w:webHidden/>
          </w:rPr>
          <w:instrText xml:space="preserve"> PAGEREF _Toc26816408 \h </w:instrText>
        </w:r>
        <w:r w:rsidR="00625F95">
          <w:rPr>
            <w:noProof/>
            <w:webHidden/>
          </w:rPr>
        </w:r>
        <w:r w:rsidR="00625F95">
          <w:rPr>
            <w:noProof/>
            <w:webHidden/>
          </w:rPr>
          <w:fldChar w:fldCharType="separate"/>
        </w:r>
        <w:r w:rsidR="00625F95">
          <w:rPr>
            <w:noProof/>
            <w:webHidden/>
          </w:rPr>
          <w:t>16</w:t>
        </w:r>
        <w:r w:rsidR="00625F95">
          <w:rPr>
            <w:noProof/>
            <w:webHidden/>
          </w:rPr>
          <w:fldChar w:fldCharType="end"/>
        </w:r>
      </w:hyperlink>
    </w:p>
    <w:p w:rsidR="00625F95" w:rsidRDefault="0059575B">
      <w:pPr>
        <w:pStyle w:val="TOC3"/>
        <w:tabs>
          <w:tab w:val="left" w:pos="880"/>
          <w:tab w:val="right" w:leader="dot" w:pos="9062"/>
        </w:tabs>
        <w:rPr>
          <w:noProof/>
        </w:rPr>
      </w:pPr>
      <w:hyperlink w:anchor="_Toc26816409" w:history="1">
        <w:r w:rsidR="00625F95" w:rsidRPr="00B945F5">
          <w:rPr>
            <w:rStyle w:val="Hyperlink"/>
            <w:rFonts w:ascii="Cambria" w:hAnsi="Cambria"/>
            <w:noProof/>
          </w:rPr>
          <w:t>A.</w:t>
        </w:r>
        <w:r w:rsidR="00625F95">
          <w:rPr>
            <w:noProof/>
          </w:rPr>
          <w:tab/>
        </w:r>
        <w:r w:rsidR="00625F95" w:rsidRPr="00B945F5">
          <w:rPr>
            <w:rStyle w:val="Hyperlink"/>
            <w:noProof/>
          </w:rPr>
          <w:t>GENERALITE</w:t>
        </w:r>
        <w:r w:rsidR="00625F95">
          <w:rPr>
            <w:noProof/>
            <w:webHidden/>
          </w:rPr>
          <w:tab/>
        </w:r>
        <w:r w:rsidR="00625F95">
          <w:rPr>
            <w:noProof/>
            <w:webHidden/>
          </w:rPr>
          <w:fldChar w:fldCharType="begin"/>
        </w:r>
        <w:r w:rsidR="00625F95">
          <w:rPr>
            <w:noProof/>
            <w:webHidden/>
          </w:rPr>
          <w:instrText xml:space="preserve"> PAGEREF _Toc26816409 \h </w:instrText>
        </w:r>
        <w:r w:rsidR="00625F95">
          <w:rPr>
            <w:noProof/>
            <w:webHidden/>
          </w:rPr>
        </w:r>
        <w:r w:rsidR="00625F95">
          <w:rPr>
            <w:noProof/>
            <w:webHidden/>
          </w:rPr>
          <w:fldChar w:fldCharType="separate"/>
        </w:r>
        <w:r w:rsidR="00625F95">
          <w:rPr>
            <w:noProof/>
            <w:webHidden/>
          </w:rPr>
          <w:t>16</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10" w:history="1">
        <w:r w:rsidR="00625F95" w:rsidRPr="00B945F5">
          <w:rPr>
            <w:rStyle w:val="Hyperlink"/>
            <w:rFonts w:ascii="Cambria" w:hAnsi="Cambria"/>
            <w:noProof/>
          </w:rPr>
          <w:t>1.</w:t>
        </w:r>
        <w:r w:rsidR="00625F95">
          <w:rPr>
            <w:noProof/>
          </w:rPr>
          <w:tab/>
        </w:r>
        <w:r w:rsidR="00625F95" w:rsidRPr="00B945F5">
          <w:rPr>
            <w:rStyle w:val="Hyperlink"/>
            <w:noProof/>
          </w:rPr>
          <w:t>Contexte et Problématique</w:t>
        </w:r>
        <w:r w:rsidR="00625F95">
          <w:rPr>
            <w:noProof/>
            <w:webHidden/>
          </w:rPr>
          <w:tab/>
        </w:r>
        <w:r w:rsidR="00625F95">
          <w:rPr>
            <w:noProof/>
            <w:webHidden/>
          </w:rPr>
          <w:fldChar w:fldCharType="begin"/>
        </w:r>
        <w:r w:rsidR="00625F95">
          <w:rPr>
            <w:noProof/>
            <w:webHidden/>
          </w:rPr>
          <w:instrText xml:space="preserve"> PAGEREF _Toc26816410 \h </w:instrText>
        </w:r>
        <w:r w:rsidR="00625F95">
          <w:rPr>
            <w:noProof/>
            <w:webHidden/>
          </w:rPr>
        </w:r>
        <w:r w:rsidR="00625F95">
          <w:rPr>
            <w:noProof/>
            <w:webHidden/>
          </w:rPr>
          <w:fldChar w:fldCharType="separate"/>
        </w:r>
        <w:r w:rsidR="00625F95">
          <w:rPr>
            <w:noProof/>
            <w:webHidden/>
          </w:rPr>
          <w:t>16</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11" w:history="1">
        <w:r w:rsidR="00625F95" w:rsidRPr="00B945F5">
          <w:rPr>
            <w:rStyle w:val="Hyperlink"/>
            <w:rFonts w:ascii="Cambria" w:hAnsi="Cambria"/>
            <w:noProof/>
          </w:rPr>
          <w:t>2.</w:t>
        </w:r>
        <w:r w:rsidR="00625F95">
          <w:rPr>
            <w:noProof/>
          </w:rPr>
          <w:tab/>
        </w:r>
        <w:r w:rsidR="00625F95" w:rsidRPr="00B945F5">
          <w:rPr>
            <w:rStyle w:val="Hyperlink"/>
            <w:noProof/>
          </w:rPr>
          <w:t>Solutions</w:t>
        </w:r>
        <w:r w:rsidR="00625F95">
          <w:rPr>
            <w:noProof/>
            <w:webHidden/>
          </w:rPr>
          <w:tab/>
        </w:r>
        <w:r w:rsidR="00625F95">
          <w:rPr>
            <w:noProof/>
            <w:webHidden/>
          </w:rPr>
          <w:fldChar w:fldCharType="begin"/>
        </w:r>
        <w:r w:rsidR="00625F95">
          <w:rPr>
            <w:noProof/>
            <w:webHidden/>
          </w:rPr>
          <w:instrText xml:space="preserve"> PAGEREF _Toc26816411 \h </w:instrText>
        </w:r>
        <w:r w:rsidR="00625F95">
          <w:rPr>
            <w:noProof/>
            <w:webHidden/>
          </w:rPr>
        </w:r>
        <w:r w:rsidR="00625F95">
          <w:rPr>
            <w:noProof/>
            <w:webHidden/>
          </w:rPr>
          <w:fldChar w:fldCharType="separate"/>
        </w:r>
        <w:r w:rsidR="00625F95">
          <w:rPr>
            <w:noProof/>
            <w:webHidden/>
          </w:rPr>
          <w:t>16</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12" w:history="1">
        <w:r w:rsidR="00625F95" w:rsidRPr="00B945F5">
          <w:rPr>
            <w:rStyle w:val="Hyperlink"/>
            <w:rFonts w:ascii="Cambria" w:hAnsi="Cambria"/>
            <w:noProof/>
          </w:rPr>
          <w:t>3.</w:t>
        </w:r>
        <w:r w:rsidR="00625F95">
          <w:rPr>
            <w:noProof/>
          </w:rPr>
          <w:tab/>
        </w:r>
        <w:r w:rsidR="00625F95" w:rsidRPr="00B945F5">
          <w:rPr>
            <w:rStyle w:val="Hyperlink"/>
            <w:noProof/>
          </w:rPr>
          <w:t>Objectifs</w:t>
        </w:r>
        <w:r w:rsidR="00625F95">
          <w:rPr>
            <w:noProof/>
            <w:webHidden/>
          </w:rPr>
          <w:tab/>
        </w:r>
        <w:r w:rsidR="00625F95">
          <w:rPr>
            <w:noProof/>
            <w:webHidden/>
          </w:rPr>
          <w:fldChar w:fldCharType="begin"/>
        </w:r>
        <w:r w:rsidR="00625F95">
          <w:rPr>
            <w:noProof/>
            <w:webHidden/>
          </w:rPr>
          <w:instrText xml:space="preserve"> PAGEREF _Toc26816412 \h </w:instrText>
        </w:r>
        <w:r w:rsidR="00625F95">
          <w:rPr>
            <w:noProof/>
            <w:webHidden/>
          </w:rPr>
        </w:r>
        <w:r w:rsidR="00625F95">
          <w:rPr>
            <w:noProof/>
            <w:webHidden/>
          </w:rPr>
          <w:fldChar w:fldCharType="separate"/>
        </w:r>
        <w:r w:rsidR="00625F95">
          <w:rPr>
            <w:noProof/>
            <w:webHidden/>
          </w:rPr>
          <w:t>16</w:t>
        </w:r>
        <w:r w:rsidR="00625F95">
          <w:rPr>
            <w:noProof/>
            <w:webHidden/>
          </w:rPr>
          <w:fldChar w:fldCharType="end"/>
        </w:r>
      </w:hyperlink>
    </w:p>
    <w:p w:rsidR="00625F95" w:rsidRDefault="0059575B">
      <w:pPr>
        <w:pStyle w:val="TOC3"/>
        <w:tabs>
          <w:tab w:val="left" w:pos="880"/>
          <w:tab w:val="right" w:leader="dot" w:pos="9062"/>
        </w:tabs>
        <w:rPr>
          <w:noProof/>
        </w:rPr>
      </w:pPr>
      <w:hyperlink w:anchor="_Toc26816413" w:history="1">
        <w:r w:rsidR="00625F95" w:rsidRPr="00B945F5">
          <w:rPr>
            <w:rStyle w:val="Hyperlink"/>
            <w:rFonts w:ascii="Cambria" w:hAnsi="Cambria"/>
            <w:noProof/>
          </w:rPr>
          <w:t>B.</w:t>
        </w:r>
        <w:r w:rsidR="00625F95">
          <w:rPr>
            <w:noProof/>
          </w:rPr>
          <w:tab/>
        </w:r>
        <w:r w:rsidR="00625F95" w:rsidRPr="00B945F5">
          <w:rPr>
            <w:rStyle w:val="Hyperlink"/>
            <w:noProof/>
          </w:rPr>
          <w:t>CHOIX DES OUTILS ET LANGAGES</w:t>
        </w:r>
        <w:r w:rsidR="00625F95">
          <w:rPr>
            <w:noProof/>
            <w:webHidden/>
          </w:rPr>
          <w:tab/>
        </w:r>
        <w:r w:rsidR="00625F95">
          <w:rPr>
            <w:noProof/>
            <w:webHidden/>
          </w:rPr>
          <w:fldChar w:fldCharType="begin"/>
        </w:r>
        <w:r w:rsidR="00625F95">
          <w:rPr>
            <w:noProof/>
            <w:webHidden/>
          </w:rPr>
          <w:instrText xml:space="preserve"> PAGEREF _Toc26816413 \h </w:instrText>
        </w:r>
        <w:r w:rsidR="00625F95">
          <w:rPr>
            <w:noProof/>
            <w:webHidden/>
          </w:rPr>
        </w:r>
        <w:r w:rsidR="00625F95">
          <w:rPr>
            <w:noProof/>
            <w:webHidden/>
          </w:rPr>
          <w:fldChar w:fldCharType="separate"/>
        </w:r>
        <w:r w:rsidR="00625F95">
          <w:rPr>
            <w:noProof/>
            <w:webHidden/>
          </w:rPr>
          <w:t>17</w:t>
        </w:r>
        <w:r w:rsidR="00625F95">
          <w:rPr>
            <w:noProof/>
            <w:webHidden/>
          </w:rPr>
          <w:fldChar w:fldCharType="end"/>
        </w:r>
      </w:hyperlink>
    </w:p>
    <w:p w:rsidR="00625F95" w:rsidRDefault="0059575B">
      <w:pPr>
        <w:pStyle w:val="TOC1"/>
        <w:tabs>
          <w:tab w:val="right" w:leader="dot" w:pos="9062"/>
        </w:tabs>
        <w:rPr>
          <w:noProof/>
        </w:rPr>
      </w:pPr>
      <w:hyperlink w:anchor="_Toc26816414" w:history="1">
        <w:r w:rsidR="00625F95" w:rsidRPr="00B945F5">
          <w:rPr>
            <w:rStyle w:val="Hyperlink"/>
            <w:noProof/>
          </w:rPr>
          <w:t>PARTIE 2</w:t>
        </w:r>
        <w:r w:rsidR="00625F95">
          <w:rPr>
            <w:noProof/>
            <w:webHidden/>
          </w:rPr>
          <w:tab/>
        </w:r>
        <w:r w:rsidR="00625F95">
          <w:rPr>
            <w:noProof/>
            <w:webHidden/>
          </w:rPr>
          <w:fldChar w:fldCharType="begin"/>
        </w:r>
        <w:r w:rsidR="00625F95">
          <w:rPr>
            <w:noProof/>
            <w:webHidden/>
          </w:rPr>
          <w:instrText xml:space="preserve"> PAGEREF _Toc26816414 \h </w:instrText>
        </w:r>
        <w:r w:rsidR="00625F95">
          <w:rPr>
            <w:noProof/>
            <w:webHidden/>
          </w:rPr>
        </w:r>
        <w:r w:rsidR="00625F95">
          <w:rPr>
            <w:noProof/>
            <w:webHidden/>
          </w:rPr>
          <w:fldChar w:fldCharType="separate"/>
        </w:r>
        <w:r w:rsidR="00625F95">
          <w:rPr>
            <w:noProof/>
            <w:webHidden/>
          </w:rPr>
          <w:t>19</w:t>
        </w:r>
        <w:r w:rsidR="00625F95">
          <w:rPr>
            <w:noProof/>
            <w:webHidden/>
          </w:rPr>
          <w:fldChar w:fldCharType="end"/>
        </w:r>
      </w:hyperlink>
    </w:p>
    <w:p w:rsidR="00625F95" w:rsidRDefault="0059575B">
      <w:pPr>
        <w:pStyle w:val="TOC3"/>
        <w:tabs>
          <w:tab w:val="left" w:pos="880"/>
          <w:tab w:val="right" w:leader="dot" w:pos="9062"/>
        </w:tabs>
        <w:rPr>
          <w:noProof/>
        </w:rPr>
      </w:pPr>
      <w:hyperlink w:anchor="_Toc26816415" w:history="1">
        <w:r w:rsidR="00625F95" w:rsidRPr="00B945F5">
          <w:rPr>
            <w:rStyle w:val="Hyperlink"/>
            <w:rFonts w:ascii="Cambria" w:hAnsi="Cambria"/>
            <w:noProof/>
          </w:rPr>
          <w:t>A.</w:t>
        </w:r>
        <w:r w:rsidR="00625F95">
          <w:rPr>
            <w:noProof/>
          </w:rPr>
          <w:tab/>
        </w:r>
        <w:r w:rsidR="00625F95" w:rsidRPr="00B945F5">
          <w:rPr>
            <w:rStyle w:val="Hyperlink"/>
            <w:noProof/>
          </w:rPr>
          <w:t>ENVIRONNEMENT DE DEVELOPPEMENT</w:t>
        </w:r>
        <w:r w:rsidR="00625F95">
          <w:rPr>
            <w:noProof/>
            <w:webHidden/>
          </w:rPr>
          <w:tab/>
        </w:r>
        <w:r w:rsidR="00625F95">
          <w:rPr>
            <w:noProof/>
            <w:webHidden/>
          </w:rPr>
          <w:fldChar w:fldCharType="begin"/>
        </w:r>
        <w:r w:rsidR="00625F95">
          <w:rPr>
            <w:noProof/>
            <w:webHidden/>
          </w:rPr>
          <w:instrText xml:space="preserve"> PAGEREF _Toc26816415 \h </w:instrText>
        </w:r>
        <w:r w:rsidR="00625F95">
          <w:rPr>
            <w:noProof/>
            <w:webHidden/>
          </w:rPr>
        </w:r>
        <w:r w:rsidR="00625F95">
          <w:rPr>
            <w:noProof/>
            <w:webHidden/>
          </w:rPr>
          <w:fldChar w:fldCharType="separate"/>
        </w:r>
        <w:r w:rsidR="00625F95">
          <w:rPr>
            <w:noProof/>
            <w:webHidden/>
          </w:rPr>
          <w:t>20</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16" w:history="1">
        <w:r w:rsidR="00625F95" w:rsidRPr="00B945F5">
          <w:rPr>
            <w:rStyle w:val="Hyperlink"/>
            <w:rFonts w:ascii="Cambria" w:hAnsi="Cambria"/>
            <w:noProof/>
          </w:rPr>
          <w:t>4.</w:t>
        </w:r>
        <w:r w:rsidR="00625F95">
          <w:rPr>
            <w:noProof/>
          </w:rPr>
          <w:tab/>
        </w:r>
        <w:r w:rsidR="00625F95" w:rsidRPr="00B945F5">
          <w:rPr>
            <w:rStyle w:val="Hyperlink"/>
            <w:noProof/>
          </w:rPr>
          <w:t>Généralisation</w:t>
        </w:r>
        <w:r w:rsidR="00625F95">
          <w:rPr>
            <w:noProof/>
            <w:webHidden/>
          </w:rPr>
          <w:tab/>
        </w:r>
        <w:r w:rsidR="00625F95">
          <w:rPr>
            <w:noProof/>
            <w:webHidden/>
          </w:rPr>
          <w:fldChar w:fldCharType="begin"/>
        </w:r>
        <w:r w:rsidR="00625F95">
          <w:rPr>
            <w:noProof/>
            <w:webHidden/>
          </w:rPr>
          <w:instrText xml:space="preserve"> PAGEREF _Toc26816416 \h </w:instrText>
        </w:r>
        <w:r w:rsidR="00625F95">
          <w:rPr>
            <w:noProof/>
            <w:webHidden/>
          </w:rPr>
        </w:r>
        <w:r w:rsidR="00625F95">
          <w:rPr>
            <w:noProof/>
            <w:webHidden/>
          </w:rPr>
          <w:fldChar w:fldCharType="separate"/>
        </w:r>
        <w:r w:rsidR="00625F95">
          <w:rPr>
            <w:noProof/>
            <w:webHidden/>
          </w:rPr>
          <w:t>20</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17" w:history="1">
        <w:r w:rsidR="00625F95" w:rsidRPr="00B945F5">
          <w:rPr>
            <w:rStyle w:val="Hyperlink"/>
            <w:rFonts w:ascii="Cambria" w:hAnsi="Cambria"/>
            <w:noProof/>
          </w:rPr>
          <w:t>a.</w:t>
        </w:r>
        <w:r w:rsidR="00625F95">
          <w:rPr>
            <w:noProof/>
          </w:rPr>
          <w:tab/>
        </w:r>
        <w:r w:rsidR="00625F95" w:rsidRPr="00B945F5">
          <w:rPr>
            <w:rStyle w:val="Hyperlink"/>
            <w:noProof/>
          </w:rPr>
          <w:t>Définition</w:t>
        </w:r>
        <w:r w:rsidR="00625F95">
          <w:rPr>
            <w:noProof/>
            <w:webHidden/>
          </w:rPr>
          <w:tab/>
        </w:r>
        <w:r w:rsidR="00625F95">
          <w:rPr>
            <w:noProof/>
            <w:webHidden/>
          </w:rPr>
          <w:fldChar w:fldCharType="begin"/>
        </w:r>
        <w:r w:rsidR="00625F95">
          <w:rPr>
            <w:noProof/>
            <w:webHidden/>
          </w:rPr>
          <w:instrText xml:space="preserve"> PAGEREF _Toc26816417 \h </w:instrText>
        </w:r>
        <w:r w:rsidR="00625F95">
          <w:rPr>
            <w:noProof/>
            <w:webHidden/>
          </w:rPr>
        </w:r>
        <w:r w:rsidR="00625F95">
          <w:rPr>
            <w:noProof/>
            <w:webHidden/>
          </w:rPr>
          <w:fldChar w:fldCharType="separate"/>
        </w:r>
        <w:r w:rsidR="00625F95">
          <w:rPr>
            <w:noProof/>
            <w:webHidden/>
          </w:rPr>
          <w:t>20</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18" w:history="1">
        <w:r w:rsidR="00625F95" w:rsidRPr="00B945F5">
          <w:rPr>
            <w:rStyle w:val="Hyperlink"/>
            <w:rFonts w:ascii="Cambria" w:hAnsi="Cambria"/>
            <w:noProof/>
          </w:rPr>
          <w:t>b.</w:t>
        </w:r>
        <w:r w:rsidR="00625F95">
          <w:rPr>
            <w:noProof/>
          </w:rPr>
          <w:tab/>
        </w:r>
        <w:r w:rsidR="00625F95" w:rsidRPr="00B945F5">
          <w:rPr>
            <w:rStyle w:val="Hyperlink"/>
            <w:noProof/>
          </w:rPr>
          <w:t>Types de Framework</w:t>
        </w:r>
        <w:r w:rsidR="00625F95">
          <w:rPr>
            <w:noProof/>
            <w:webHidden/>
          </w:rPr>
          <w:tab/>
        </w:r>
        <w:r w:rsidR="00625F95">
          <w:rPr>
            <w:noProof/>
            <w:webHidden/>
          </w:rPr>
          <w:fldChar w:fldCharType="begin"/>
        </w:r>
        <w:r w:rsidR="00625F95">
          <w:rPr>
            <w:noProof/>
            <w:webHidden/>
          </w:rPr>
          <w:instrText xml:space="preserve"> PAGEREF _Toc26816418 \h </w:instrText>
        </w:r>
        <w:r w:rsidR="00625F95">
          <w:rPr>
            <w:noProof/>
            <w:webHidden/>
          </w:rPr>
        </w:r>
        <w:r w:rsidR="00625F95">
          <w:rPr>
            <w:noProof/>
            <w:webHidden/>
          </w:rPr>
          <w:fldChar w:fldCharType="separate"/>
        </w:r>
        <w:r w:rsidR="00625F95">
          <w:rPr>
            <w:noProof/>
            <w:webHidden/>
          </w:rPr>
          <w:t>20</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19" w:history="1">
        <w:r w:rsidR="00625F95" w:rsidRPr="00B945F5">
          <w:rPr>
            <w:rStyle w:val="Hyperlink"/>
            <w:rFonts w:ascii="Cambria" w:hAnsi="Cambria"/>
            <w:noProof/>
          </w:rPr>
          <w:t>c.</w:t>
        </w:r>
        <w:r w:rsidR="00625F95">
          <w:rPr>
            <w:noProof/>
          </w:rPr>
          <w:tab/>
        </w:r>
        <w:r w:rsidR="00625F95" w:rsidRPr="00B945F5">
          <w:rPr>
            <w:rStyle w:val="Hyperlink"/>
            <w:noProof/>
          </w:rPr>
          <w:t>Avantage d’un « Framework »</w:t>
        </w:r>
        <w:r w:rsidR="00625F95">
          <w:rPr>
            <w:noProof/>
            <w:webHidden/>
          </w:rPr>
          <w:tab/>
        </w:r>
        <w:r w:rsidR="00625F95">
          <w:rPr>
            <w:noProof/>
            <w:webHidden/>
          </w:rPr>
          <w:fldChar w:fldCharType="begin"/>
        </w:r>
        <w:r w:rsidR="00625F95">
          <w:rPr>
            <w:noProof/>
            <w:webHidden/>
          </w:rPr>
          <w:instrText xml:space="preserve"> PAGEREF _Toc26816419 \h </w:instrText>
        </w:r>
        <w:r w:rsidR="00625F95">
          <w:rPr>
            <w:noProof/>
            <w:webHidden/>
          </w:rPr>
        </w:r>
        <w:r w:rsidR="00625F95">
          <w:rPr>
            <w:noProof/>
            <w:webHidden/>
          </w:rPr>
          <w:fldChar w:fldCharType="separate"/>
        </w:r>
        <w:r w:rsidR="00625F95">
          <w:rPr>
            <w:noProof/>
            <w:webHidden/>
          </w:rPr>
          <w:t>21</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20" w:history="1">
        <w:r w:rsidR="00625F95" w:rsidRPr="00B945F5">
          <w:rPr>
            <w:rStyle w:val="Hyperlink"/>
            <w:rFonts w:ascii="Cambria" w:hAnsi="Cambria"/>
            <w:noProof/>
          </w:rPr>
          <w:t>5.</w:t>
        </w:r>
        <w:r w:rsidR="00625F95">
          <w:rPr>
            <w:noProof/>
          </w:rPr>
          <w:tab/>
        </w:r>
        <w:r w:rsidR="00625F95" w:rsidRPr="00B945F5">
          <w:rPr>
            <w:rStyle w:val="Hyperlink"/>
            <w:noProof/>
          </w:rPr>
          <w:t xml:space="preserve">IONIC Framework </w:t>
        </w:r>
        <w:r w:rsidR="00625F95" w:rsidRPr="00B945F5">
          <w:rPr>
            <w:rStyle w:val="Hyperlink"/>
            <w:noProof/>
            <w:vertAlign w:val="superscript"/>
          </w:rPr>
          <w:t>[8]</w:t>
        </w:r>
        <w:r w:rsidR="00625F95">
          <w:rPr>
            <w:noProof/>
            <w:webHidden/>
          </w:rPr>
          <w:tab/>
        </w:r>
        <w:r w:rsidR="00625F95">
          <w:rPr>
            <w:noProof/>
            <w:webHidden/>
          </w:rPr>
          <w:fldChar w:fldCharType="begin"/>
        </w:r>
        <w:r w:rsidR="00625F95">
          <w:rPr>
            <w:noProof/>
            <w:webHidden/>
          </w:rPr>
          <w:instrText xml:space="preserve"> PAGEREF _Toc26816420 \h </w:instrText>
        </w:r>
        <w:r w:rsidR="00625F95">
          <w:rPr>
            <w:noProof/>
            <w:webHidden/>
          </w:rPr>
        </w:r>
        <w:r w:rsidR="00625F95">
          <w:rPr>
            <w:noProof/>
            <w:webHidden/>
          </w:rPr>
          <w:fldChar w:fldCharType="separate"/>
        </w:r>
        <w:r w:rsidR="00625F95">
          <w:rPr>
            <w:noProof/>
            <w:webHidden/>
          </w:rPr>
          <w:t>22</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21" w:history="1">
        <w:r w:rsidR="00625F95" w:rsidRPr="00B945F5">
          <w:rPr>
            <w:rStyle w:val="Hyperlink"/>
            <w:rFonts w:ascii="Cambria" w:hAnsi="Cambria"/>
            <w:noProof/>
          </w:rPr>
          <w:t>a.</w:t>
        </w:r>
        <w:r w:rsidR="00625F95">
          <w:rPr>
            <w:noProof/>
          </w:rPr>
          <w:tab/>
        </w:r>
        <w:r w:rsidR="00625F95" w:rsidRPr="00B945F5">
          <w:rPr>
            <w:rStyle w:val="Hyperlink"/>
            <w:noProof/>
          </w:rPr>
          <w:t>Historique :</w:t>
        </w:r>
        <w:r w:rsidR="00625F95">
          <w:rPr>
            <w:noProof/>
            <w:webHidden/>
          </w:rPr>
          <w:tab/>
        </w:r>
        <w:r w:rsidR="00625F95">
          <w:rPr>
            <w:noProof/>
            <w:webHidden/>
          </w:rPr>
          <w:fldChar w:fldCharType="begin"/>
        </w:r>
        <w:r w:rsidR="00625F95">
          <w:rPr>
            <w:noProof/>
            <w:webHidden/>
          </w:rPr>
          <w:instrText xml:space="preserve"> PAGEREF _Toc26816421 \h </w:instrText>
        </w:r>
        <w:r w:rsidR="00625F95">
          <w:rPr>
            <w:noProof/>
            <w:webHidden/>
          </w:rPr>
        </w:r>
        <w:r w:rsidR="00625F95">
          <w:rPr>
            <w:noProof/>
            <w:webHidden/>
          </w:rPr>
          <w:fldChar w:fldCharType="separate"/>
        </w:r>
        <w:r w:rsidR="00625F95">
          <w:rPr>
            <w:noProof/>
            <w:webHidden/>
          </w:rPr>
          <w:t>23</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22" w:history="1">
        <w:r w:rsidR="00625F95" w:rsidRPr="00B945F5">
          <w:rPr>
            <w:rStyle w:val="Hyperlink"/>
            <w:rFonts w:ascii="Cambria" w:hAnsi="Cambria"/>
            <w:noProof/>
          </w:rPr>
          <w:t>b.</w:t>
        </w:r>
        <w:r w:rsidR="00625F95">
          <w:rPr>
            <w:noProof/>
          </w:rPr>
          <w:tab/>
        </w:r>
        <w:r w:rsidR="00625F95" w:rsidRPr="00B945F5">
          <w:rPr>
            <w:rStyle w:val="Hyperlink"/>
            <w:noProof/>
          </w:rPr>
          <w:t>Définition :</w:t>
        </w:r>
        <w:r w:rsidR="00625F95">
          <w:rPr>
            <w:noProof/>
            <w:webHidden/>
          </w:rPr>
          <w:tab/>
        </w:r>
        <w:r w:rsidR="00625F95">
          <w:rPr>
            <w:noProof/>
            <w:webHidden/>
          </w:rPr>
          <w:fldChar w:fldCharType="begin"/>
        </w:r>
        <w:r w:rsidR="00625F95">
          <w:rPr>
            <w:noProof/>
            <w:webHidden/>
          </w:rPr>
          <w:instrText xml:space="preserve"> PAGEREF _Toc26816422 \h </w:instrText>
        </w:r>
        <w:r w:rsidR="00625F95">
          <w:rPr>
            <w:noProof/>
            <w:webHidden/>
          </w:rPr>
        </w:r>
        <w:r w:rsidR="00625F95">
          <w:rPr>
            <w:noProof/>
            <w:webHidden/>
          </w:rPr>
          <w:fldChar w:fldCharType="separate"/>
        </w:r>
        <w:r w:rsidR="00625F95">
          <w:rPr>
            <w:noProof/>
            <w:webHidden/>
          </w:rPr>
          <w:t>23</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23" w:history="1">
        <w:r w:rsidR="00625F95" w:rsidRPr="00B945F5">
          <w:rPr>
            <w:rStyle w:val="Hyperlink"/>
            <w:rFonts w:ascii="Cambria" w:hAnsi="Cambria"/>
            <w:noProof/>
          </w:rPr>
          <w:t>6.</w:t>
        </w:r>
        <w:r w:rsidR="00625F95">
          <w:rPr>
            <w:noProof/>
          </w:rPr>
          <w:tab/>
        </w:r>
        <w:r w:rsidR="00625F95" w:rsidRPr="00B945F5">
          <w:rPr>
            <w:rStyle w:val="Hyperlink"/>
            <w:noProof/>
          </w:rPr>
          <w:t>Objectifs</w:t>
        </w:r>
        <w:r w:rsidR="00625F95">
          <w:rPr>
            <w:noProof/>
            <w:webHidden/>
          </w:rPr>
          <w:tab/>
        </w:r>
        <w:r w:rsidR="00625F95">
          <w:rPr>
            <w:noProof/>
            <w:webHidden/>
          </w:rPr>
          <w:fldChar w:fldCharType="begin"/>
        </w:r>
        <w:r w:rsidR="00625F95">
          <w:rPr>
            <w:noProof/>
            <w:webHidden/>
          </w:rPr>
          <w:instrText xml:space="preserve"> PAGEREF _Toc26816423 \h </w:instrText>
        </w:r>
        <w:r w:rsidR="00625F95">
          <w:rPr>
            <w:noProof/>
            <w:webHidden/>
          </w:rPr>
        </w:r>
        <w:r w:rsidR="00625F95">
          <w:rPr>
            <w:noProof/>
            <w:webHidden/>
          </w:rPr>
          <w:fldChar w:fldCharType="separate"/>
        </w:r>
        <w:r w:rsidR="00625F95">
          <w:rPr>
            <w:noProof/>
            <w:webHidden/>
          </w:rPr>
          <w:t>23</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24" w:history="1">
        <w:r w:rsidR="00625F95" w:rsidRPr="00B945F5">
          <w:rPr>
            <w:rStyle w:val="Hyperlink"/>
            <w:rFonts w:ascii="Cambria" w:hAnsi="Cambria"/>
            <w:noProof/>
          </w:rPr>
          <w:t>a.</w:t>
        </w:r>
        <w:r w:rsidR="00625F95">
          <w:rPr>
            <w:noProof/>
          </w:rPr>
          <w:tab/>
        </w:r>
        <w:r w:rsidR="00625F95" w:rsidRPr="00B945F5">
          <w:rPr>
            <w:rStyle w:val="Hyperlink"/>
            <w:noProof/>
          </w:rPr>
          <w:t>Multiplateforme (Cross-platform)</w:t>
        </w:r>
        <w:r w:rsidR="00625F95">
          <w:rPr>
            <w:noProof/>
            <w:webHidden/>
          </w:rPr>
          <w:tab/>
        </w:r>
        <w:r w:rsidR="00625F95">
          <w:rPr>
            <w:noProof/>
            <w:webHidden/>
          </w:rPr>
          <w:fldChar w:fldCharType="begin"/>
        </w:r>
        <w:r w:rsidR="00625F95">
          <w:rPr>
            <w:noProof/>
            <w:webHidden/>
          </w:rPr>
          <w:instrText xml:space="preserve"> PAGEREF _Toc26816424 \h </w:instrText>
        </w:r>
        <w:r w:rsidR="00625F95">
          <w:rPr>
            <w:noProof/>
            <w:webHidden/>
          </w:rPr>
        </w:r>
        <w:r w:rsidR="00625F95">
          <w:rPr>
            <w:noProof/>
            <w:webHidden/>
          </w:rPr>
          <w:fldChar w:fldCharType="separate"/>
        </w:r>
        <w:r w:rsidR="00625F95">
          <w:rPr>
            <w:noProof/>
            <w:webHidden/>
          </w:rPr>
          <w:t>23</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25" w:history="1">
        <w:r w:rsidR="00625F95" w:rsidRPr="00B945F5">
          <w:rPr>
            <w:rStyle w:val="Hyperlink"/>
            <w:rFonts w:ascii="Cambria" w:hAnsi="Cambria"/>
            <w:noProof/>
          </w:rPr>
          <w:t>b.</w:t>
        </w:r>
        <w:r w:rsidR="00625F95">
          <w:rPr>
            <w:noProof/>
          </w:rPr>
          <w:tab/>
        </w:r>
        <w:r w:rsidR="00625F95" w:rsidRPr="00B945F5">
          <w:rPr>
            <w:rStyle w:val="Hyperlink"/>
            <w:noProof/>
          </w:rPr>
          <w:t>Basé sur des standards web (Web standards-based)</w:t>
        </w:r>
        <w:r w:rsidR="00625F95">
          <w:rPr>
            <w:noProof/>
            <w:webHidden/>
          </w:rPr>
          <w:tab/>
        </w:r>
        <w:r w:rsidR="00625F95">
          <w:rPr>
            <w:noProof/>
            <w:webHidden/>
          </w:rPr>
          <w:fldChar w:fldCharType="begin"/>
        </w:r>
        <w:r w:rsidR="00625F95">
          <w:rPr>
            <w:noProof/>
            <w:webHidden/>
          </w:rPr>
          <w:instrText xml:space="preserve"> PAGEREF _Toc26816425 \h </w:instrText>
        </w:r>
        <w:r w:rsidR="00625F95">
          <w:rPr>
            <w:noProof/>
            <w:webHidden/>
          </w:rPr>
        </w:r>
        <w:r w:rsidR="00625F95">
          <w:rPr>
            <w:noProof/>
            <w:webHidden/>
          </w:rPr>
          <w:fldChar w:fldCharType="separate"/>
        </w:r>
        <w:r w:rsidR="00625F95">
          <w:rPr>
            <w:noProof/>
            <w:webHidden/>
          </w:rPr>
          <w:t>23</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26" w:history="1">
        <w:r w:rsidR="00625F95" w:rsidRPr="00B945F5">
          <w:rPr>
            <w:rStyle w:val="Hyperlink"/>
            <w:rFonts w:ascii="Cambria" w:hAnsi="Cambria"/>
            <w:noProof/>
          </w:rPr>
          <w:t>c.</w:t>
        </w:r>
        <w:r w:rsidR="00625F95">
          <w:rPr>
            <w:noProof/>
          </w:rPr>
          <w:tab/>
        </w:r>
        <w:r w:rsidR="00625F95" w:rsidRPr="00B945F5">
          <w:rPr>
            <w:rStyle w:val="Hyperlink"/>
            <w:noProof/>
          </w:rPr>
          <w:t>Beau design (Beautiful Design)</w:t>
        </w:r>
        <w:r w:rsidR="00625F95">
          <w:rPr>
            <w:noProof/>
            <w:webHidden/>
          </w:rPr>
          <w:tab/>
        </w:r>
        <w:r w:rsidR="00625F95">
          <w:rPr>
            <w:noProof/>
            <w:webHidden/>
          </w:rPr>
          <w:fldChar w:fldCharType="begin"/>
        </w:r>
        <w:r w:rsidR="00625F95">
          <w:rPr>
            <w:noProof/>
            <w:webHidden/>
          </w:rPr>
          <w:instrText xml:space="preserve"> PAGEREF _Toc26816426 \h </w:instrText>
        </w:r>
        <w:r w:rsidR="00625F95">
          <w:rPr>
            <w:noProof/>
            <w:webHidden/>
          </w:rPr>
        </w:r>
        <w:r w:rsidR="00625F95">
          <w:rPr>
            <w:noProof/>
            <w:webHidden/>
          </w:rPr>
          <w:fldChar w:fldCharType="separate"/>
        </w:r>
        <w:r w:rsidR="00625F95">
          <w:rPr>
            <w:noProof/>
            <w:webHidden/>
          </w:rPr>
          <w:t>24</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27" w:history="1">
        <w:r w:rsidR="00625F95" w:rsidRPr="00B945F5">
          <w:rPr>
            <w:rStyle w:val="Hyperlink"/>
            <w:rFonts w:ascii="Cambria" w:hAnsi="Cambria"/>
            <w:noProof/>
          </w:rPr>
          <w:t>d.</w:t>
        </w:r>
        <w:r w:rsidR="00625F95">
          <w:rPr>
            <w:noProof/>
          </w:rPr>
          <w:tab/>
        </w:r>
        <w:r w:rsidR="00625F95" w:rsidRPr="00B945F5">
          <w:rPr>
            <w:rStyle w:val="Hyperlink"/>
            <w:noProof/>
          </w:rPr>
          <w:t>Simplicité (Simplicity)</w:t>
        </w:r>
        <w:r w:rsidR="00625F95">
          <w:rPr>
            <w:noProof/>
            <w:webHidden/>
          </w:rPr>
          <w:tab/>
        </w:r>
        <w:r w:rsidR="00625F95">
          <w:rPr>
            <w:noProof/>
            <w:webHidden/>
          </w:rPr>
          <w:fldChar w:fldCharType="begin"/>
        </w:r>
        <w:r w:rsidR="00625F95">
          <w:rPr>
            <w:noProof/>
            <w:webHidden/>
          </w:rPr>
          <w:instrText xml:space="preserve"> PAGEREF _Toc26816427 \h </w:instrText>
        </w:r>
        <w:r w:rsidR="00625F95">
          <w:rPr>
            <w:noProof/>
            <w:webHidden/>
          </w:rPr>
        </w:r>
        <w:r w:rsidR="00625F95">
          <w:rPr>
            <w:noProof/>
            <w:webHidden/>
          </w:rPr>
          <w:fldChar w:fldCharType="separate"/>
        </w:r>
        <w:r w:rsidR="00625F95">
          <w:rPr>
            <w:noProof/>
            <w:webHidden/>
          </w:rPr>
          <w:t>24</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28" w:history="1">
        <w:r w:rsidR="00625F95" w:rsidRPr="00B945F5">
          <w:rPr>
            <w:rStyle w:val="Hyperlink"/>
            <w:rFonts w:ascii="Cambria" w:hAnsi="Cambria"/>
            <w:noProof/>
          </w:rPr>
          <w:t>e.</w:t>
        </w:r>
        <w:r w:rsidR="00625F95">
          <w:rPr>
            <w:noProof/>
          </w:rPr>
          <w:tab/>
        </w:r>
        <w:r w:rsidR="00625F95" w:rsidRPr="00B945F5">
          <w:rPr>
            <w:rStyle w:val="Hyperlink"/>
            <w:noProof/>
          </w:rPr>
          <w:t>License</w:t>
        </w:r>
        <w:r w:rsidR="00625F95">
          <w:rPr>
            <w:noProof/>
            <w:webHidden/>
          </w:rPr>
          <w:tab/>
        </w:r>
        <w:r w:rsidR="00625F95">
          <w:rPr>
            <w:noProof/>
            <w:webHidden/>
          </w:rPr>
          <w:fldChar w:fldCharType="begin"/>
        </w:r>
        <w:r w:rsidR="00625F95">
          <w:rPr>
            <w:noProof/>
            <w:webHidden/>
          </w:rPr>
          <w:instrText xml:space="preserve"> PAGEREF _Toc26816428 \h </w:instrText>
        </w:r>
        <w:r w:rsidR="00625F95">
          <w:rPr>
            <w:noProof/>
            <w:webHidden/>
          </w:rPr>
        </w:r>
        <w:r w:rsidR="00625F95">
          <w:rPr>
            <w:noProof/>
            <w:webHidden/>
          </w:rPr>
          <w:fldChar w:fldCharType="separate"/>
        </w:r>
        <w:r w:rsidR="00625F95">
          <w:rPr>
            <w:noProof/>
            <w:webHidden/>
          </w:rPr>
          <w:t>24</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29" w:history="1">
        <w:r w:rsidR="00625F95" w:rsidRPr="00B945F5">
          <w:rPr>
            <w:rStyle w:val="Hyperlink"/>
            <w:rFonts w:ascii="Cambria" w:hAnsi="Cambria"/>
            <w:noProof/>
          </w:rPr>
          <w:t>f.</w:t>
        </w:r>
        <w:r w:rsidR="00625F95">
          <w:rPr>
            <w:noProof/>
          </w:rPr>
          <w:tab/>
        </w:r>
        <w:r w:rsidR="00625F95" w:rsidRPr="00B945F5">
          <w:rPr>
            <w:rStyle w:val="Hyperlink"/>
            <w:noProof/>
          </w:rPr>
          <w:t>IONIC CLI</w:t>
        </w:r>
        <w:r w:rsidR="00625F95">
          <w:rPr>
            <w:noProof/>
            <w:webHidden/>
          </w:rPr>
          <w:tab/>
        </w:r>
        <w:r w:rsidR="00625F95">
          <w:rPr>
            <w:noProof/>
            <w:webHidden/>
          </w:rPr>
          <w:fldChar w:fldCharType="begin"/>
        </w:r>
        <w:r w:rsidR="00625F95">
          <w:rPr>
            <w:noProof/>
            <w:webHidden/>
          </w:rPr>
          <w:instrText xml:space="preserve"> PAGEREF _Toc26816429 \h </w:instrText>
        </w:r>
        <w:r w:rsidR="00625F95">
          <w:rPr>
            <w:noProof/>
            <w:webHidden/>
          </w:rPr>
        </w:r>
        <w:r w:rsidR="00625F95">
          <w:rPr>
            <w:noProof/>
            <w:webHidden/>
          </w:rPr>
          <w:fldChar w:fldCharType="separate"/>
        </w:r>
        <w:r w:rsidR="00625F95">
          <w:rPr>
            <w:noProof/>
            <w:webHidden/>
          </w:rPr>
          <w:t>24</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30" w:history="1">
        <w:r w:rsidR="00625F95" w:rsidRPr="00B945F5">
          <w:rPr>
            <w:rStyle w:val="Hyperlink"/>
            <w:rFonts w:ascii="Cambria" w:hAnsi="Cambria"/>
            <w:noProof/>
          </w:rPr>
          <w:t>g.</w:t>
        </w:r>
        <w:r w:rsidR="00625F95">
          <w:rPr>
            <w:noProof/>
          </w:rPr>
          <w:tab/>
        </w:r>
        <w:r w:rsidR="00625F95" w:rsidRPr="00B945F5">
          <w:rPr>
            <w:rStyle w:val="Hyperlink"/>
            <w:noProof/>
          </w:rPr>
          <w:t>STRUCTURE</w:t>
        </w:r>
        <w:r w:rsidR="00625F95">
          <w:rPr>
            <w:noProof/>
            <w:webHidden/>
          </w:rPr>
          <w:tab/>
        </w:r>
        <w:r w:rsidR="00625F95">
          <w:rPr>
            <w:noProof/>
            <w:webHidden/>
          </w:rPr>
          <w:fldChar w:fldCharType="begin"/>
        </w:r>
        <w:r w:rsidR="00625F95">
          <w:rPr>
            <w:noProof/>
            <w:webHidden/>
          </w:rPr>
          <w:instrText xml:space="preserve"> PAGEREF _Toc26816430 \h </w:instrText>
        </w:r>
        <w:r w:rsidR="00625F95">
          <w:rPr>
            <w:noProof/>
            <w:webHidden/>
          </w:rPr>
        </w:r>
        <w:r w:rsidR="00625F95">
          <w:rPr>
            <w:noProof/>
            <w:webHidden/>
          </w:rPr>
          <w:fldChar w:fldCharType="separate"/>
        </w:r>
        <w:r w:rsidR="00625F95">
          <w:rPr>
            <w:noProof/>
            <w:webHidden/>
          </w:rPr>
          <w:t>24</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31" w:history="1">
        <w:r w:rsidR="00625F95" w:rsidRPr="00B945F5">
          <w:rPr>
            <w:rStyle w:val="Hyperlink"/>
            <w:rFonts w:ascii="Cambria" w:hAnsi="Cambria"/>
            <w:noProof/>
          </w:rPr>
          <w:t>7.</w:t>
        </w:r>
        <w:r w:rsidR="00625F95">
          <w:rPr>
            <w:noProof/>
          </w:rPr>
          <w:tab/>
        </w:r>
        <w:r w:rsidR="00625F95" w:rsidRPr="00B945F5">
          <w:rPr>
            <w:rStyle w:val="Hyperlink"/>
            <w:noProof/>
          </w:rPr>
          <w:t>ARCHITECTURE MVC</w:t>
        </w:r>
        <w:r w:rsidR="00625F95">
          <w:rPr>
            <w:noProof/>
            <w:webHidden/>
          </w:rPr>
          <w:tab/>
        </w:r>
        <w:r w:rsidR="00625F95">
          <w:rPr>
            <w:noProof/>
            <w:webHidden/>
          </w:rPr>
          <w:fldChar w:fldCharType="begin"/>
        </w:r>
        <w:r w:rsidR="00625F95">
          <w:rPr>
            <w:noProof/>
            <w:webHidden/>
          </w:rPr>
          <w:instrText xml:space="preserve"> PAGEREF _Toc26816431 \h </w:instrText>
        </w:r>
        <w:r w:rsidR="00625F95">
          <w:rPr>
            <w:noProof/>
            <w:webHidden/>
          </w:rPr>
        </w:r>
        <w:r w:rsidR="00625F95">
          <w:rPr>
            <w:noProof/>
            <w:webHidden/>
          </w:rPr>
          <w:fldChar w:fldCharType="separate"/>
        </w:r>
        <w:r w:rsidR="00625F95">
          <w:rPr>
            <w:noProof/>
            <w:webHidden/>
          </w:rPr>
          <w:t>25</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32" w:history="1">
        <w:r w:rsidR="00625F95" w:rsidRPr="00B945F5">
          <w:rPr>
            <w:rStyle w:val="Hyperlink"/>
            <w:rFonts w:ascii="Cambria" w:hAnsi="Cambria"/>
            <w:noProof/>
          </w:rPr>
          <w:t>a.</w:t>
        </w:r>
        <w:r w:rsidR="00625F95">
          <w:rPr>
            <w:noProof/>
          </w:rPr>
          <w:tab/>
        </w:r>
        <w:r w:rsidR="00625F95" w:rsidRPr="00B945F5">
          <w:rPr>
            <w:rStyle w:val="Hyperlink"/>
            <w:noProof/>
          </w:rPr>
          <w:t>Le modèle :</w:t>
        </w:r>
        <w:r w:rsidR="00625F95">
          <w:rPr>
            <w:noProof/>
            <w:webHidden/>
          </w:rPr>
          <w:tab/>
        </w:r>
        <w:r w:rsidR="00625F95">
          <w:rPr>
            <w:noProof/>
            <w:webHidden/>
          </w:rPr>
          <w:fldChar w:fldCharType="begin"/>
        </w:r>
        <w:r w:rsidR="00625F95">
          <w:rPr>
            <w:noProof/>
            <w:webHidden/>
          </w:rPr>
          <w:instrText xml:space="preserve"> PAGEREF _Toc26816432 \h </w:instrText>
        </w:r>
        <w:r w:rsidR="00625F95">
          <w:rPr>
            <w:noProof/>
            <w:webHidden/>
          </w:rPr>
        </w:r>
        <w:r w:rsidR="00625F95">
          <w:rPr>
            <w:noProof/>
            <w:webHidden/>
          </w:rPr>
          <w:fldChar w:fldCharType="separate"/>
        </w:r>
        <w:r w:rsidR="00625F95">
          <w:rPr>
            <w:noProof/>
            <w:webHidden/>
          </w:rPr>
          <w:t>25</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33" w:history="1">
        <w:r w:rsidR="00625F95" w:rsidRPr="00B945F5">
          <w:rPr>
            <w:rStyle w:val="Hyperlink"/>
            <w:rFonts w:ascii="Cambria" w:hAnsi="Cambria"/>
            <w:noProof/>
          </w:rPr>
          <w:t>b.</w:t>
        </w:r>
        <w:r w:rsidR="00625F95">
          <w:rPr>
            <w:noProof/>
          </w:rPr>
          <w:tab/>
        </w:r>
        <w:r w:rsidR="00625F95" w:rsidRPr="00B945F5">
          <w:rPr>
            <w:rStyle w:val="Hyperlink"/>
            <w:noProof/>
          </w:rPr>
          <w:t>La vue :</w:t>
        </w:r>
        <w:r w:rsidR="00625F95">
          <w:rPr>
            <w:noProof/>
            <w:webHidden/>
          </w:rPr>
          <w:tab/>
        </w:r>
        <w:r w:rsidR="00625F95">
          <w:rPr>
            <w:noProof/>
            <w:webHidden/>
          </w:rPr>
          <w:fldChar w:fldCharType="begin"/>
        </w:r>
        <w:r w:rsidR="00625F95">
          <w:rPr>
            <w:noProof/>
            <w:webHidden/>
          </w:rPr>
          <w:instrText xml:space="preserve"> PAGEREF _Toc26816433 \h </w:instrText>
        </w:r>
        <w:r w:rsidR="00625F95">
          <w:rPr>
            <w:noProof/>
            <w:webHidden/>
          </w:rPr>
        </w:r>
        <w:r w:rsidR="00625F95">
          <w:rPr>
            <w:noProof/>
            <w:webHidden/>
          </w:rPr>
          <w:fldChar w:fldCharType="separate"/>
        </w:r>
        <w:r w:rsidR="00625F95">
          <w:rPr>
            <w:noProof/>
            <w:webHidden/>
          </w:rPr>
          <w:t>25</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34" w:history="1">
        <w:r w:rsidR="00625F95" w:rsidRPr="00B945F5">
          <w:rPr>
            <w:rStyle w:val="Hyperlink"/>
            <w:rFonts w:ascii="Cambria" w:hAnsi="Cambria"/>
            <w:noProof/>
          </w:rPr>
          <w:t>c.</w:t>
        </w:r>
        <w:r w:rsidR="00625F95">
          <w:rPr>
            <w:noProof/>
          </w:rPr>
          <w:tab/>
        </w:r>
        <w:r w:rsidR="00625F95" w:rsidRPr="00B945F5">
          <w:rPr>
            <w:rStyle w:val="Hyperlink"/>
            <w:noProof/>
          </w:rPr>
          <w:t>Le contrôleur :</w:t>
        </w:r>
        <w:r w:rsidR="00625F95">
          <w:rPr>
            <w:noProof/>
            <w:webHidden/>
          </w:rPr>
          <w:tab/>
        </w:r>
        <w:r w:rsidR="00625F95">
          <w:rPr>
            <w:noProof/>
            <w:webHidden/>
          </w:rPr>
          <w:fldChar w:fldCharType="begin"/>
        </w:r>
        <w:r w:rsidR="00625F95">
          <w:rPr>
            <w:noProof/>
            <w:webHidden/>
          </w:rPr>
          <w:instrText xml:space="preserve"> PAGEREF _Toc26816434 \h </w:instrText>
        </w:r>
        <w:r w:rsidR="00625F95">
          <w:rPr>
            <w:noProof/>
            <w:webHidden/>
          </w:rPr>
        </w:r>
        <w:r w:rsidR="00625F95">
          <w:rPr>
            <w:noProof/>
            <w:webHidden/>
          </w:rPr>
          <w:fldChar w:fldCharType="separate"/>
        </w:r>
        <w:r w:rsidR="00625F95">
          <w:rPr>
            <w:noProof/>
            <w:webHidden/>
          </w:rPr>
          <w:t>25</w:t>
        </w:r>
        <w:r w:rsidR="00625F95">
          <w:rPr>
            <w:noProof/>
            <w:webHidden/>
          </w:rPr>
          <w:fldChar w:fldCharType="end"/>
        </w:r>
      </w:hyperlink>
    </w:p>
    <w:p w:rsidR="00625F95" w:rsidRDefault="0059575B">
      <w:pPr>
        <w:pStyle w:val="TOC3"/>
        <w:tabs>
          <w:tab w:val="left" w:pos="880"/>
          <w:tab w:val="right" w:leader="dot" w:pos="9062"/>
        </w:tabs>
        <w:rPr>
          <w:noProof/>
        </w:rPr>
      </w:pPr>
      <w:hyperlink w:anchor="_Toc26816435" w:history="1">
        <w:r w:rsidR="00625F95" w:rsidRPr="00B945F5">
          <w:rPr>
            <w:rStyle w:val="Hyperlink"/>
            <w:rFonts w:ascii="Cambria" w:hAnsi="Cambria"/>
            <w:noProof/>
          </w:rPr>
          <w:t>B.</w:t>
        </w:r>
        <w:r w:rsidR="00625F95">
          <w:rPr>
            <w:noProof/>
          </w:rPr>
          <w:tab/>
        </w:r>
        <w:r w:rsidR="00625F95" w:rsidRPr="00B945F5">
          <w:rPr>
            <w:rStyle w:val="Hyperlink"/>
            <w:noProof/>
          </w:rPr>
          <w:t>LANGAGES DE PROGRAMMATION</w:t>
        </w:r>
        <w:r w:rsidR="00625F95">
          <w:rPr>
            <w:noProof/>
            <w:webHidden/>
          </w:rPr>
          <w:tab/>
        </w:r>
        <w:r w:rsidR="00625F95">
          <w:rPr>
            <w:noProof/>
            <w:webHidden/>
          </w:rPr>
          <w:fldChar w:fldCharType="begin"/>
        </w:r>
        <w:r w:rsidR="00625F95">
          <w:rPr>
            <w:noProof/>
            <w:webHidden/>
          </w:rPr>
          <w:instrText xml:space="preserve"> PAGEREF _Toc26816435 \h </w:instrText>
        </w:r>
        <w:r w:rsidR="00625F95">
          <w:rPr>
            <w:noProof/>
            <w:webHidden/>
          </w:rPr>
        </w:r>
        <w:r w:rsidR="00625F95">
          <w:rPr>
            <w:noProof/>
            <w:webHidden/>
          </w:rPr>
          <w:fldChar w:fldCharType="separate"/>
        </w:r>
        <w:r w:rsidR="00625F95">
          <w:rPr>
            <w:noProof/>
            <w:webHidden/>
          </w:rPr>
          <w:t>25</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36" w:history="1">
        <w:r w:rsidR="00625F95" w:rsidRPr="00B945F5">
          <w:rPr>
            <w:rStyle w:val="Hyperlink"/>
            <w:noProof/>
          </w:rPr>
          <w:t>1.</w:t>
        </w:r>
        <w:r w:rsidR="00625F95">
          <w:rPr>
            <w:noProof/>
          </w:rPr>
          <w:tab/>
        </w:r>
        <w:r w:rsidR="00625F95" w:rsidRPr="00B945F5">
          <w:rPr>
            <w:rStyle w:val="Hyperlink"/>
            <w:noProof/>
            <w:lang w:val="de-DE"/>
          </w:rPr>
          <w:t>HyperText Markup Langage (H.T.M.L):</w:t>
        </w:r>
        <w:r w:rsidR="00625F95">
          <w:rPr>
            <w:noProof/>
            <w:webHidden/>
          </w:rPr>
          <w:tab/>
        </w:r>
        <w:r w:rsidR="00625F95">
          <w:rPr>
            <w:noProof/>
            <w:webHidden/>
          </w:rPr>
          <w:fldChar w:fldCharType="begin"/>
        </w:r>
        <w:r w:rsidR="00625F95">
          <w:rPr>
            <w:noProof/>
            <w:webHidden/>
          </w:rPr>
          <w:instrText xml:space="preserve"> PAGEREF _Toc26816436 \h </w:instrText>
        </w:r>
        <w:r w:rsidR="00625F95">
          <w:rPr>
            <w:noProof/>
            <w:webHidden/>
          </w:rPr>
        </w:r>
        <w:r w:rsidR="00625F95">
          <w:rPr>
            <w:noProof/>
            <w:webHidden/>
          </w:rPr>
          <w:fldChar w:fldCharType="separate"/>
        </w:r>
        <w:r w:rsidR="00625F95">
          <w:rPr>
            <w:noProof/>
            <w:webHidden/>
          </w:rPr>
          <w:t>25</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37" w:history="1">
        <w:r w:rsidR="00625F95" w:rsidRPr="00B945F5">
          <w:rPr>
            <w:rStyle w:val="Hyperlink"/>
            <w:noProof/>
          </w:rPr>
          <w:t>a.</w:t>
        </w:r>
        <w:r w:rsidR="00625F95">
          <w:rPr>
            <w:noProof/>
          </w:rPr>
          <w:tab/>
        </w:r>
        <w:r w:rsidR="00625F95" w:rsidRPr="00B945F5">
          <w:rPr>
            <w:rStyle w:val="Hyperlink"/>
            <w:noProof/>
          </w:rPr>
          <w:t>Définition</w:t>
        </w:r>
        <w:r w:rsidR="00625F95">
          <w:rPr>
            <w:noProof/>
            <w:webHidden/>
          </w:rPr>
          <w:tab/>
        </w:r>
        <w:r w:rsidR="00625F95">
          <w:rPr>
            <w:noProof/>
            <w:webHidden/>
          </w:rPr>
          <w:fldChar w:fldCharType="begin"/>
        </w:r>
        <w:r w:rsidR="00625F95">
          <w:rPr>
            <w:noProof/>
            <w:webHidden/>
          </w:rPr>
          <w:instrText xml:space="preserve"> PAGEREF _Toc26816437 \h </w:instrText>
        </w:r>
        <w:r w:rsidR="00625F95">
          <w:rPr>
            <w:noProof/>
            <w:webHidden/>
          </w:rPr>
        </w:r>
        <w:r w:rsidR="00625F95">
          <w:rPr>
            <w:noProof/>
            <w:webHidden/>
          </w:rPr>
          <w:fldChar w:fldCharType="separate"/>
        </w:r>
        <w:r w:rsidR="00625F95">
          <w:rPr>
            <w:noProof/>
            <w:webHidden/>
          </w:rPr>
          <w:t>25</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38" w:history="1">
        <w:r w:rsidR="00625F95" w:rsidRPr="00B945F5">
          <w:rPr>
            <w:rStyle w:val="Hyperlink"/>
            <w:noProof/>
          </w:rPr>
          <w:t>b.</w:t>
        </w:r>
        <w:r w:rsidR="00625F95">
          <w:rPr>
            <w:noProof/>
          </w:rPr>
          <w:tab/>
        </w:r>
        <w:r w:rsidR="00625F95" w:rsidRPr="00B945F5">
          <w:rPr>
            <w:rStyle w:val="Hyperlink"/>
            <w:noProof/>
          </w:rPr>
          <w:t>Structure et syntaxe</w:t>
        </w:r>
        <w:r w:rsidR="00625F95">
          <w:rPr>
            <w:noProof/>
            <w:webHidden/>
          </w:rPr>
          <w:tab/>
        </w:r>
        <w:r w:rsidR="00625F95">
          <w:rPr>
            <w:noProof/>
            <w:webHidden/>
          </w:rPr>
          <w:fldChar w:fldCharType="begin"/>
        </w:r>
        <w:r w:rsidR="00625F95">
          <w:rPr>
            <w:noProof/>
            <w:webHidden/>
          </w:rPr>
          <w:instrText xml:space="preserve"> PAGEREF _Toc26816438 \h </w:instrText>
        </w:r>
        <w:r w:rsidR="00625F95">
          <w:rPr>
            <w:noProof/>
            <w:webHidden/>
          </w:rPr>
        </w:r>
        <w:r w:rsidR="00625F95">
          <w:rPr>
            <w:noProof/>
            <w:webHidden/>
          </w:rPr>
          <w:fldChar w:fldCharType="separate"/>
        </w:r>
        <w:r w:rsidR="00625F95">
          <w:rPr>
            <w:noProof/>
            <w:webHidden/>
          </w:rPr>
          <w:t>26</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39" w:history="1">
        <w:r w:rsidR="00625F95" w:rsidRPr="00B945F5">
          <w:rPr>
            <w:rStyle w:val="Hyperlink"/>
            <w:noProof/>
          </w:rPr>
          <w:t>6.</w:t>
        </w:r>
        <w:r w:rsidR="00625F95">
          <w:rPr>
            <w:noProof/>
          </w:rPr>
          <w:tab/>
        </w:r>
        <w:r w:rsidR="00625F95" w:rsidRPr="00B945F5">
          <w:rPr>
            <w:rStyle w:val="Hyperlink"/>
            <w:noProof/>
          </w:rPr>
          <w:t>TYPESCRIPT</w:t>
        </w:r>
        <w:r w:rsidR="00625F95">
          <w:rPr>
            <w:noProof/>
            <w:webHidden/>
          </w:rPr>
          <w:tab/>
        </w:r>
        <w:r w:rsidR="00625F95">
          <w:rPr>
            <w:noProof/>
            <w:webHidden/>
          </w:rPr>
          <w:fldChar w:fldCharType="begin"/>
        </w:r>
        <w:r w:rsidR="00625F95">
          <w:rPr>
            <w:noProof/>
            <w:webHidden/>
          </w:rPr>
          <w:instrText xml:space="preserve"> PAGEREF _Toc26816439 \h </w:instrText>
        </w:r>
        <w:r w:rsidR="00625F95">
          <w:rPr>
            <w:noProof/>
            <w:webHidden/>
          </w:rPr>
        </w:r>
        <w:r w:rsidR="00625F95">
          <w:rPr>
            <w:noProof/>
            <w:webHidden/>
          </w:rPr>
          <w:fldChar w:fldCharType="separate"/>
        </w:r>
        <w:r w:rsidR="00625F95">
          <w:rPr>
            <w:noProof/>
            <w:webHidden/>
          </w:rPr>
          <w:t>27</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40" w:history="1">
        <w:r w:rsidR="00625F95" w:rsidRPr="00B945F5">
          <w:rPr>
            <w:rStyle w:val="Hyperlink"/>
            <w:noProof/>
          </w:rPr>
          <w:t>c.</w:t>
        </w:r>
        <w:r w:rsidR="00625F95">
          <w:rPr>
            <w:noProof/>
          </w:rPr>
          <w:tab/>
        </w:r>
        <w:r w:rsidR="00625F95" w:rsidRPr="00B945F5">
          <w:rPr>
            <w:rStyle w:val="Hyperlink"/>
            <w:noProof/>
          </w:rPr>
          <w:t>Présentation :</w:t>
        </w:r>
        <w:r w:rsidR="00625F95">
          <w:rPr>
            <w:noProof/>
            <w:webHidden/>
          </w:rPr>
          <w:tab/>
        </w:r>
        <w:r w:rsidR="00625F95">
          <w:rPr>
            <w:noProof/>
            <w:webHidden/>
          </w:rPr>
          <w:fldChar w:fldCharType="begin"/>
        </w:r>
        <w:r w:rsidR="00625F95">
          <w:rPr>
            <w:noProof/>
            <w:webHidden/>
          </w:rPr>
          <w:instrText xml:space="preserve"> PAGEREF _Toc26816440 \h </w:instrText>
        </w:r>
        <w:r w:rsidR="00625F95">
          <w:rPr>
            <w:noProof/>
            <w:webHidden/>
          </w:rPr>
        </w:r>
        <w:r w:rsidR="00625F95">
          <w:rPr>
            <w:noProof/>
            <w:webHidden/>
          </w:rPr>
          <w:fldChar w:fldCharType="separate"/>
        </w:r>
        <w:r w:rsidR="00625F95">
          <w:rPr>
            <w:noProof/>
            <w:webHidden/>
          </w:rPr>
          <w:t>27</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41" w:history="1">
        <w:r w:rsidR="00625F95" w:rsidRPr="00B945F5">
          <w:rPr>
            <w:rStyle w:val="Hyperlink"/>
            <w:noProof/>
          </w:rPr>
          <w:t>7.</w:t>
        </w:r>
        <w:r w:rsidR="00625F95">
          <w:rPr>
            <w:noProof/>
          </w:rPr>
          <w:tab/>
        </w:r>
        <w:r w:rsidR="00625F95" w:rsidRPr="00B945F5">
          <w:rPr>
            <w:rStyle w:val="Hyperlink"/>
            <w:noProof/>
          </w:rPr>
          <w:t>SCSS  ou SASS :</w:t>
        </w:r>
        <w:r w:rsidR="00625F95">
          <w:rPr>
            <w:noProof/>
            <w:webHidden/>
          </w:rPr>
          <w:tab/>
        </w:r>
        <w:r w:rsidR="00625F95">
          <w:rPr>
            <w:noProof/>
            <w:webHidden/>
          </w:rPr>
          <w:fldChar w:fldCharType="begin"/>
        </w:r>
        <w:r w:rsidR="00625F95">
          <w:rPr>
            <w:noProof/>
            <w:webHidden/>
          </w:rPr>
          <w:instrText xml:space="preserve"> PAGEREF _Toc26816441 \h </w:instrText>
        </w:r>
        <w:r w:rsidR="00625F95">
          <w:rPr>
            <w:noProof/>
            <w:webHidden/>
          </w:rPr>
        </w:r>
        <w:r w:rsidR="00625F95">
          <w:rPr>
            <w:noProof/>
            <w:webHidden/>
          </w:rPr>
          <w:fldChar w:fldCharType="separate"/>
        </w:r>
        <w:r w:rsidR="00625F95">
          <w:rPr>
            <w:noProof/>
            <w:webHidden/>
          </w:rPr>
          <w:t>29</w:t>
        </w:r>
        <w:r w:rsidR="00625F95">
          <w:rPr>
            <w:noProof/>
            <w:webHidden/>
          </w:rPr>
          <w:fldChar w:fldCharType="end"/>
        </w:r>
      </w:hyperlink>
    </w:p>
    <w:p w:rsidR="00625F95" w:rsidRDefault="0059575B">
      <w:pPr>
        <w:pStyle w:val="TOC3"/>
        <w:tabs>
          <w:tab w:val="left" w:pos="880"/>
          <w:tab w:val="right" w:leader="dot" w:pos="9062"/>
        </w:tabs>
        <w:rPr>
          <w:noProof/>
        </w:rPr>
      </w:pPr>
      <w:hyperlink w:anchor="_Toc26816442" w:history="1">
        <w:r w:rsidR="00625F95" w:rsidRPr="00B945F5">
          <w:rPr>
            <w:rStyle w:val="Hyperlink"/>
            <w:rFonts w:ascii="Cambria" w:hAnsi="Cambria"/>
            <w:noProof/>
          </w:rPr>
          <w:t>C.</w:t>
        </w:r>
        <w:r w:rsidR="00625F95">
          <w:rPr>
            <w:noProof/>
          </w:rPr>
          <w:tab/>
        </w:r>
        <w:r w:rsidR="00625F95" w:rsidRPr="00B945F5">
          <w:rPr>
            <w:rStyle w:val="Hyperlink"/>
            <w:noProof/>
          </w:rPr>
          <w:t>SERVER DE DONNEES « FIREBASE »</w:t>
        </w:r>
        <w:r w:rsidR="00625F95">
          <w:rPr>
            <w:noProof/>
            <w:webHidden/>
          </w:rPr>
          <w:tab/>
        </w:r>
        <w:r w:rsidR="00625F95">
          <w:rPr>
            <w:noProof/>
            <w:webHidden/>
          </w:rPr>
          <w:fldChar w:fldCharType="begin"/>
        </w:r>
        <w:r w:rsidR="00625F95">
          <w:rPr>
            <w:noProof/>
            <w:webHidden/>
          </w:rPr>
          <w:instrText xml:space="preserve"> PAGEREF _Toc26816442 \h </w:instrText>
        </w:r>
        <w:r w:rsidR="00625F95">
          <w:rPr>
            <w:noProof/>
            <w:webHidden/>
          </w:rPr>
        </w:r>
        <w:r w:rsidR="00625F95">
          <w:rPr>
            <w:noProof/>
            <w:webHidden/>
          </w:rPr>
          <w:fldChar w:fldCharType="separate"/>
        </w:r>
        <w:r w:rsidR="00625F95">
          <w:rPr>
            <w:noProof/>
            <w:webHidden/>
          </w:rPr>
          <w:t>30</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43" w:history="1">
        <w:r w:rsidR="00625F95" w:rsidRPr="00B945F5">
          <w:rPr>
            <w:rStyle w:val="Hyperlink"/>
            <w:noProof/>
          </w:rPr>
          <w:t>1.</w:t>
        </w:r>
        <w:r w:rsidR="00625F95">
          <w:rPr>
            <w:noProof/>
          </w:rPr>
          <w:tab/>
        </w:r>
        <w:r w:rsidR="00625F95" w:rsidRPr="00B945F5">
          <w:rPr>
            <w:rStyle w:val="Hyperlink"/>
            <w:noProof/>
          </w:rPr>
          <w:t>Définition :</w:t>
        </w:r>
        <w:r w:rsidR="00625F95">
          <w:rPr>
            <w:noProof/>
            <w:webHidden/>
          </w:rPr>
          <w:tab/>
        </w:r>
        <w:r w:rsidR="00625F95">
          <w:rPr>
            <w:noProof/>
            <w:webHidden/>
          </w:rPr>
          <w:fldChar w:fldCharType="begin"/>
        </w:r>
        <w:r w:rsidR="00625F95">
          <w:rPr>
            <w:noProof/>
            <w:webHidden/>
          </w:rPr>
          <w:instrText xml:space="preserve"> PAGEREF _Toc26816443 \h </w:instrText>
        </w:r>
        <w:r w:rsidR="00625F95">
          <w:rPr>
            <w:noProof/>
            <w:webHidden/>
          </w:rPr>
        </w:r>
        <w:r w:rsidR="00625F95">
          <w:rPr>
            <w:noProof/>
            <w:webHidden/>
          </w:rPr>
          <w:fldChar w:fldCharType="separate"/>
        </w:r>
        <w:r w:rsidR="00625F95">
          <w:rPr>
            <w:noProof/>
            <w:webHidden/>
          </w:rPr>
          <w:t>30</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44" w:history="1">
        <w:r w:rsidR="00625F95" w:rsidRPr="00B945F5">
          <w:rPr>
            <w:rStyle w:val="Hyperlink"/>
            <w:noProof/>
          </w:rPr>
          <w:t>1.</w:t>
        </w:r>
        <w:r w:rsidR="00625F95">
          <w:rPr>
            <w:noProof/>
          </w:rPr>
          <w:tab/>
        </w:r>
        <w:r w:rsidR="00625F95" w:rsidRPr="00B945F5">
          <w:rPr>
            <w:rStyle w:val="Hyperlink"/>
            <w:noProof/>
          </w:rPr>
          <w:t>NoSQL :</w:t>
        </w:r>
        <w:r w:rsidR="00625F95">
          <w:rPr>
            <w:noProof/>
            <w:webHidden/>
          </w:rPr>
          <w:tab/>
        </w:r>
        <w:r w:rsidR="00625F95">
          <w:rPr>
            <w:noProof/>
            <w:webHidden/>
          </w:rPr>
          <w:fldChar w:fldCharType="begin"/>
        </w:r>
        <w:r w:rsidR="00625F95">
          <w:rPr>
            <w:noProof/>
            <w:webHidden/>
          </w:rPr>
          <w:instrText xml:space="preserve"> PAGEREF _Toc26816444 \h </w:instrText>
        </w:r>
        <w:r w:rsidR="00625F95">
          <w:rPr>
            <w:noProof/>
            <w:webHidden/>
          </w:rPr>
        </w:r>
        <w:r w:rsidR="00625F95">
          <w:rPr>
            <w:noProof/>
            <w:webHidden/>
          </w:rPr>
          <w:fldChar w:fldCharType="separate"/>
        </w:r>
        <w:r w:rsidR="00625F95">
          <w:rPr>
            <w:noProof/>
            <w:webHidden/>
          </w:rPr>
          <w:t>30</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45" w:history="1">
        <w:r w:rsidR="00625F95" w:rsidRPr="00B945F5">
          <w:rPr>
            <w:rStyle w:val="Hyperlink"/>
            <w:noProof/>
          </w:rPr>
          <w:t>2.</w:t>
        </w:r>
        <w:r w:rsidR="00625F95">
          <w:rPr>
            <w:noProof/>
          </w:rPr>
          <w:tab/>
        </w:r>
        <w:r w:rsidR="00625F95" w:rsidRPr="00B945F5">
          <w:rPr>
            <w:rStyle w:val="Hyperlink"/>
            <w:noProof/>
          </w:rPr>
          <w:t>Les services de Firebase :</w:t>
        </w:r>
        <w:r w:rsidR="00625F95">
          <w:rPr>
            <w:noProof/>
            <w:webHidden/>
          </w:rPr>
          <w:tab/>
        </w:r>
        <w:r w:rsidR="00625F95">
          <w:rPr>
            <w:noProof/>
            <w:webHidden/>
          </w:rPr>
          <w:fldChar w:fldCharType="begin"/>
        </w:r>
        <w:r w:rsidR="00625F95">
          <w:rPr>
            <w:noProof/>
            <w:webHidden/>
          </w:rPr>
          <w:instrText xml:space="preserve"> PAGEREF _Toc26816445 \h </w:instrText>
        </w:r>
        <w:r w:rsidR="00625F95">
          <w:rPr>
            <w:noProof/>
            <w:webHidden/>
          </w:rPr>
        </w:r>
        <w:r w:rsidR="00625F95">
          <w:rPr>
            <w:noProof/>
            <w:webHidden/>
          </w:rPr>
          <w:fldChar w:fldCharType="separate"/>
        </w:r>
        <w:r w:rsidR="00625F95">
          <w:rPr>
            <w:noProof/>
            <w:webHidden/>
          </w:rPr>
          <w:t>31</w:t>
        </w:r>
        <w:r w:rsidR="00625F95">
          <w:rPr>
            <w:noProof/>
            <w:webHidden/>
          </w:rPr>
          <w:fldChar w:fldCharType="end"/>
        </w:r>
      </w:hyperlink>
    </w:p>
    <w:p w:rsidR="00625F95" w:rsidRDefault="0059575B">
      <w:pPr>
        <w:pStyle w:val="TOC3"/>
        <w:tabs>
          <w:tab w:val="left" w:pos="880"/>
          <w:tab w:val="right" w:leader="dot" w:pos="9062"/>
        </w:tabs>
        <w:rPr>
          <w:noProof/>
        </w:rPr>
      </w:pPr>
      <w:hyperlink w:anchor="_Toc26816446" w:history="1">
        <w:r w:rsidR="00625F95" w:rsidRPr="00B945F5">
          <w:rPr>
            <w:rStyle w:val="Hyperlink"/>
            <w:rFonts w:ascii="Cambria" w:hAnsi="Cambria"/>
            <w:noProof/>
          </w:rPr>
          <w:t>D.</w:t>
        </w:r>
        <w:r w:rsidR="00625F95">
          <w:rPr>
            <w:noProof/>
          </w:rPr>
          <w:tab/>
        </w:r>
        <w:r w:rsidR="00625F95" w:rsidRPr="00B945F5">
          <w:rPr>
            <w:rStyle w:val="Hyperlink"/>
            <w:noProof/>
          </w:rPr>
          <w:t>LES SERVICES WEB</w:t>
        </w:r>
        <w:r w:rsidR="00625F95">
          <w:rPr>
            <w:noProof/>
            <w:webHidden/>
          </w:rPr>
          <w:tab/>
        </w:r>
        <w:r w:rsidR="00625F95">
          <w:rPr>
            <w:noProof/>
            <w:webHidden/>
          </w:rPr>
          <w:fldChar w:fldCharType="begin"/>
        </w:r>
        <w:r w:rsidR="00625F95">
          <w:rPr>
            <w:noProof/>
            <w:webHidden/>
          </w:rPr>
          <w:instrText xml:space="preserve"> PAGEREF _Toc26816446 \h </w:instrText>
        </w:r>
        <w:r w:rsidR="00625F95">
          <w:rPr>
            <w:noProof/>
            <w:webHidden/>
          </w:rPr>
        </w:r>
        <w:r w:rsidR="00625F95">
          <w:rPr>
            <w:noProof/>
            <w:webHidden/>
          </w:rPr>
          <w:fldChar w:fldCharType="separate"/>
        </w:r>
        <w:r w:rsidR="00625F95">
          <w:rPr>
            <w:noProof/>
            <w:webHidden/>
          </w:rPr>
          <w:t>31</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47" w:history="1">
        <w:r w:rsidR="00625F95" w:rsidRPr="00B945F5">
          <w:rPr>
            <w:rStyle w:val="Hyperlink"/>
            <w:noProof/>
          </w:rPr>
          <w:t>1.</w:t>
        </w:r>
        <w:r w:rsidR="00625F95">
          <w:rPr>
            <w:noProof/>
          </w:rPr>
          <w:tab/>
        </w:r>
        <w:r w:rsidR="00625F95" w:rsidRPr="00B945F5">
          <w:rPr>
            <w:rStyle w:val="Hyperlink"/>
            <w:noProof/>
          </w:rPr>
          <w:t>Google Maps Android API</w:t>
        </w:r>
        <w:r w:rsidR="00625F95">
          <w:rPr>
            <w:noProof/>
            <w:webHidden/>
          </w:rPr>
          <w:tab/>
        </w:r>
        <w:r w:rsidR="00625F95">
          <w:rPr>
            <w:noProof/>
            <w:webHidden/>
          </w:rPr>
          <w:fldChar w:fldCharType="begin"/>
        </w:r>
        <w:r w:rsidR="00625F95">
          <w:rPr>
            <w:noProof/>
            <w:webHidden/>
          </w:rPr>
          <w:instrText xml:space="preserve"> PAGEREF _Toc26816447 \h </w:instrText>
        </w:r>
        <w:r w:rsidR="00625F95">
          <w:rPr>
            <w:noProof/>
            <w:webHidden/>
          </w:rPr>
        </w:r>
        <w:r w:rsidR="00625F95">
          <w:rPr>
            <w:noProof/>
            <w:webHidden/>
          </w:rPr>
          <w:fldChar w:fldCharType="separate"/>
        </w:r>
        <w:r w:rsidR="00625F95">
          <w:rPr>
            <w:noProof/>
            <w:webHidden/>
          </w:rPr>
          <w:t>32</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48" w:history="1">
        <w:r w:rsidR="00625F95" w:rsidRPr="00B945F5">
          <w:rPr>
            <w:rStyle w:val="Hyperlink"/>
            <w:rFonts w:ascii="Cambria" w:hAnsi="Cambria"/>
            <w:noProof/>
          </w:rPr>
          <w:t>a.</w:t>
        </w:r>
        <w:r w:rsidR="00625F95">
          <w:rPr>
            <w:noProof/>
          </w:rPr>
          <w:tab/>
        </w:r>
        <w:r w:rsidR="00625F95" w:rsidRPr="00B945F5">
          <w:rPr>
            <w:rStyle w:val="Hyperlink"/>
            <w:noProof/>
          </w:rPr>
          <w:t>Google Service Place AutoComplete</w:t>
        </w:r>
        <w:r w:rsidR="00625F95">
          <w:rPr>
            <w:noProof/>
            <w:webHidden/>
          </w:rPr>
          <w:tab/>
        </w:r>
        <w:r w:rsidR="00625F95">
          <w:rPr>
            <w:noProof/>
            <w:webHidden/>
          </w:rPr>
          <w:fldChar w:fldCharType="begin"/>
        </w:r>
        <w:r w:rsidR="00625F95">
          <w:rPr>
            <w:noProof/>
            <w:webHidden/>
          </w:rPr>
          <w:instrText xml:space="preserve"> PAGEREF _Toc26816448 \h </w:instrText>
        </w:r>
        <w:r w:rsidR="00625F95">
          <w:rPr>
            <w:noProof/>
            <w:webHidden/>
          </w:rPr>
        </w:r>
        <w:r w:rsidR="00625F95">
          <w:rPr>
            <w:noProof/>
            <w:webHidden/>
          </w:rPr>
          <w:fldChar w:fldCharType="separate"/>
        </w:r>
        <w:r w:rsidR="00625F95">
          <w:rPr>
            <w:noProof/>
            <w:webHidden/>
          </w:rPr>
          <w:t>32</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49" w:history="1">
        <w:r w:rsidR="00625F95" w:rsidRPr="00B945F5">
          <w:rPr>
            <w:rStyle w:val="Hyperlink"/>
            <w:rFonts w:ascii="Cambria" w:hAnsi="Cambria"/>
            <w:noProof/>
          </w:rPr>
          <w:t>b.</w:t>
        </w:r>
        <w:r w:rsidR="00625F95">
          <w:rPr>
            <w:noProof/>
          </w:rPr>
          <w:tab/>
        </w:r>
        <w:r w:rsidR="00625F95" w:rsidRPr="00B945F5">
          <w:rPr>
            <w:rStyle w:val="Hyperlink"/>
            <w:noProof/>
          </w:rPr>
          <w:t>Google Maps Distance Matrix</w:t>
        </w:r>
        <w:r w:rsidR="00625F95">
          <w:rPr>
            <w:noProof/>
            <w:webHidden/>
          </w:rPr>
          <w:tab/>
        </w:r>
        <w:r w:rsidR="00625F95">
          <w:rPr>
            <w:noProof/>
            <w:webHidden/>
          </w:rPr>
          <w:fldChar w:fldCharType="begin"/>
        </w:r>
        <w:r w:rsidR="00625F95">
          <w:rPr>
            <w:noProof/>
            <w:webHidden/>
          </w:rPr>
          <w:instrText xml:space="preserve"> PAGEREF _Toc26816449 \h </w:instrText>
        </w:r>
        <w:r w:rsidR="00625F95">
          <w:rPr>
            <w:noProof/>
            <w:webHidden/>
          </w:rPr>
        </w:r>
        <w:r w:rsidR="00625F95">
          <w:rPr>
            <w:noProof/>
            <w:webHidden/>
          </w:rPr>
          <w:fldChar w:fldCharType="separate"/>
        </w:r>
        <w:r w:rsidR="00625F95">
          <w:rPr>
            <w:noProof/>
            <w:webHidden/>
          </w:rPr>
          <w:t>32</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50" w:history="1">
        <w:r w:rsidR="00625F95" w:rsidRPr="00B945F5">
          <w:rPr>
            <w:rStyle w:val="Hyperlink"/>
            <w:rFonts w:ascii="Cambria" w:hAnsi="Cambria"/>
            <w:noProof/>
          </w:rPr>
          <w:t>c.</w:t>
        </w:r>
        <w:r w:rsidR="00625F95">
          <w:rPr>
            <w:noProof/>
          </w:rPr>
          <w:tab/>
        </w:r>
        <w:r w:rsidR="00625F95" w:rsidRPr="00B945F5">
          <w:rPr>
            <w:rStyle w:val="Hyperlink"/>
            <w:noProof/>
          </w:rPr>
          <w:t>Direction API</w:t>
        </w:r>
        <w:r w:rsidR="00625F95">
          <w:rPr>
            <w:noProof/>
            <w:webHidden/>
          </w:rPr>
          <w:tab/>
        </w:r>
        <w:r w:rsidR="00625F95">
          <w:rPr>
            <w:noProof/>
            <w:webHidden/>
          </w:rPr>
          <w:fldChar w:fldCharType="begin"/>
        </w:r>
        <w:r w:rsidR="00625F95">
          <w:rPr>
            <w:noProof/>
            <w:webHidden/>
          </w:rPr>
          <w:instrText xml:space="preserve"> PAGEREF _Toc26816450 \h </w:instrText>
        </w:r>
        <w:r w:rsidR="00625F95">
          <w:rPr>
            <w:noProof/>
            <w:webHidden/>
          </w:rPr>
        </w:r>
        <w:r w:rsidR="00625F95">
          <w:rPr>
            <w:noProof/>
            <w:webHidden/>
          </w:rPr>
          <w:fldChar w:fldCharType="separate"/>
        </w:r>
        <w:r w:rsidR="00625F95">
          <w:rPr>
            <w:noProof/>
            <w:webHidden/>
          </w:rPr>
          <w:t>32</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51" w:history="1">
        <w:r w:rsidR="00625F95" w:rsidRPr="00B945F5">
          <w:rPr>
            <w:rStyle w:val="Hyperlink"/>
            <w:rFonts w:ascii="Cambria" w:hAnsi="Cambria"/>
            <w:noProof/>
          </w:rPr>
          <w:t>d.</w:t>
        </w:r>
        <w:r w:rsidR="00625F95">
          <w:rPr>
            <w:noProof/>
          </w:rPr>
          <w:tab/>
        </w:r>
        <w:r w:rsidR="00625F95" w:rsidRPr="00B945F5">
          <w:rPr>
            <w:rStyle w:val="Hyperlink"/>
            <w:noProof/>
          </w:rPr>
          <w:t>Geocoding API</w:t>
        </w:r>
        <w:r w:rsidR="00625F95">
          <w:rPr>
            <w:noProof/>
            <w:webHidden/>
          </w:rPr>
          <w:tab/>
        </w:r>
        <w:r w:rsidR="00625F95">
          <w:rPr>
            <w:noProof/>
            <w:webHidden/>
          </w:rPr>
          <w:fldChar w:fldCharType="begin"/>
        </w:r>
        <w:r w:rsidR="00625F95">
          <w:rPr>
            <w:noProof/>
            <w:webHidden/>
          </w:rPr>
          <w:instrText xml:space="preserve"> PAGEREF _Toc26816451 \h </w:instrText>
        </w:r>
        <w:r w:rsidR="00625F95">
          <w:rPr>
            <w:noProof/>
            <w:webHidden/>
          </w:rPr>
        </w:r>
        <w:r w:rsidR="00625F95">
          <w:rPr>
            <w:noProof/>
            <w:webHidden/>
          </w:rPr>
          <w:fldChar w:fldCharType="separate"/>
        </w:r>
        <w:r w:rsidR="00625F95">
          <w:rPr>
            <w:noProof/>
            <w:webHidden/>
          </w:rPr>
          <w:t>33</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52" w:history="1">
        <w:r w:rsidR="00625F95" w:rsidRPr="00B945F5">
          <w:rPr>
            <w:rStyle w:val="Hyperlink"/>
            <w:rFonts w:ascii="Cambria" w:hAnsi="Cambria"/>
            <w:noProof/>
          </w:rPr>
          <w:t>e.</w:t>
        </w:r>
        <w:r w:rsidR="00625F95">
          <w:rPr>
            <w:noProof/>
          </w:rPr>
          <w:tab/>
        </w:r>
        <w:r w:rsidR="00625F95" w:rsidRPr="00B945F5">
          <w:rPr>
            <w:rStyle w:val="Hyperlink"/>
            <w:noProof/>
          </w:rPr>
          <w:t>API FACEBOOK</w:t>
        </w:r>
        <w:r w:rsidR="00625F95">
          <w:rPr>
            <w:noProof/>
            <w:webHidden/>
          </w:rPr>
          <w:tab/>
        </w:r>
        <w:r w:rsidR="00625F95">
          <w:rPr>
            <w:noProof/>
            <w:webHidden/>
          </w:rPr>
          <w:fldChar w:fldCharType="begin"/>
        </w:r>
        <w:r w:rsidR="00625F95">
          <w:rPr>
            <w:noProof/>
            <w:webHidden/>
          </w:rPr>
          <w:instrText xml:space="preserve"> PAGEREF _Toc26816452 \h </w:instrText>
        </w:r>
        <w:r w:rsidR="00625F95">
          <w:rPr>
            <w:noProof/>
            <w:webHidden/>
          </w:rPr>
        </w:r>
        <w:r w:rsidR="00625F95">
          <w:rPr>
            <w:noProof/>
            <w:webHidden/>
          </w:rPr>
          <w:fldChar w:fldCharType="separate"/>
        </w:r>
        <w:r w:rsidR="00625F95">
          <w:rPr>
            <w:noProof/>
            <w:webHidden/>
          </w:rPr>
          <w:t>33</w:t>
        </w:r>
        <w:r w:rsidR="00625F95">
          <w:rPr>
            <w:noProof/>
            <w:webHidden/>
          </w:rPr>
          <w:fldChar w:fldCharType="end"/>
        </w:r>
      </w:hyperlink>
    </w:p>
    <w:p w:rsidR="00625F95" w:rsidRDefault="0059575B">
      <w:pPr>
        <w:pStyle w:val="TOC3"/>
        <w:tabs>
          <w:tab w:val="left" w:pos="880"/>
          <w:tab w:val="right" w:leader="dot" w:pos="9062"/>
        </w:tabs>
        <w:rPr>
          <w:noProof/>
        </w:rPr>
      </w:pPr>
      <w:hyperlink w:anchor="_Toc26816453" w:history="1">
        <w:r w:rsidR="00625F95" w:rsidRPr="00B945F5">
          <w:rPr>
            <w:rStyle w:val="Hyperlink"/>
            <w:rFonts w:ascii="Cambria" w:hAnsi="Cambria"/>
            <w:noProof/>
          </w:rPr>
          <w:t>E.</w:t>
        </w:r>
        <w:r w:rsidR="00625F95">
          <w:rPr>
            <w:noProof/>
          </w:rPr>
          <w:tab/>
        </w:r>
        <w:r w:rsidR="00625F95" w:rsidRPr="00B945F5">
          <w:rPr>
            <w:rStyle w:val="Hyperlink"/>
            <w:noProof/>
          </w:rPr>
          <w:t>LOGICIELS</w:t>
        </w:r>
        <w:r w:rsidR="00625F95">
          <w:rPr>
            <w:noProof/>
            <w:webHidden/>
          </w:rPr>
          <w:tab/>
        </w:r>
        <w:r w:rsidR="00625F95">
          <w:rPr>
            <w:noProof/>
            <w:webHidden/>
          </w:rPr>
          <w:fldChar w:fldCharType="begin"/>
        </w:r>
        <w:r w:rsidR="00625F95">
          <w:rPr>
            <w:noProof/>
            <w:webHidden/>
          </w:rPr>
          <w:instrText xml:space="preserve"> PAGEREF _Toc26816453 \h </w:instrText>
        </w:r>
        <w:r w:rsidR="00625F95">
          <w:rPr>
            <w:noProof/>
            <w:webHidden/>
          </w:rPr>
        </w:r>
        <w:r w:rsidR="00625F95">
          <w:rPr>
            <w:noProof/>
            <w:webHidden/>
          </w:rPr>
          <w:fldChar w:fldCharType="separate"/>
        </w:r>
        <w:r w:rsidR="00625F95">
          <w:rPr>
            <w:noProof/>
            <w:webHidden/>
          </w:rPr>
          <w:t>33</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54" w:history="1">
        <w:r w:rsidR="00625F95" w:rsidRPr="00B945F5">
          <w:rPr>
            <w:rStyle w:val="Hyperlink"/>
            <w:rFonts w:ascii="Cambria" w:hAnsi="Cambria"/>
            <w:noProof/>
          </w:rPr>
          <w:t>1.</w:t>
        </w:r>
        <w:r w:rsidR="00625F95">
          <w:rPr>
            <w:noProof/>
          </w:rPr>
          <w:tab/>
        </w:r>
        <w:r w:rsidR="00625F95" w:rsidRPr="00B945F5">
          <w:rPr>
            <w:rStyle w:val="Hyperlink"/>
            <w:noProof/>
          </w:rPr>
          <w:t>Sublime Text 3</w:t>
        </w:r>
        <w:r w:rsidR="00625F95">
          <w:rPr>
            <w:noProof/>
            <w:webHidden/>
          </w:rPr>
          <w:tab/>
        </w:r>
        <w:r w:rsidR="00625F95">
          <w:rPr>
            <w:noProof/>
            <w:webHidden/>
          </w:rPr>
          <w:fldChar w:fldCharType="begin"/>
        </w:r>
        <w:r w:rsidR="00625F95">
          <w:rPr>
            <w:noProof/>
            <w:webHidden/>
          </w:rPr>
          <w:instrText xml:space="preserve"> PAGEREF _Toc26816454 \h </w:instrText>
        </w:r>
        <w:r w:rsidR="00625F95">
          <w:rPr>
            <w:noProof/>
            <w:webHidden/>
          </w:rPr>
        </w:r>
        <w:r w:rsidR="00625F95">
          <w:rPr>
            <w:noProof/>
            <w:webHidden/>
          </w:rPr>
          <w:fldChar w:fldCharType="separate"/>
        </w:r>
        <w:r w:rsidR="00625F95">
          <w:rPr>
            <w:noProof/>
            <w:webHidden/>
          </w:rPr>
          <w:t>33</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55" w:history="1">
        <w:r w:rsidR="00625F95" w:rsidRPr="00B945F5">
          <w:rPr>
            <w:rStyle w:val="Hyperlink"/>
            <w:rFonts w:ascii="Cambria" w:hAnsi="Cambria"/>
            <w:noProof/>
          </w:rPr>
          <w:t>a.</w:t>
        </w:r>
        <w:r w:rsidR="00625F95">
          <w:rPr>
            <w:noProof/>
          </w:rPr>
          <w:tab/>
        </w:r>
        <w:r w:rsidR="00625F95" w:rsidRPr="00B945F5">
          <w:rPr>
            <w:rStyle w:val="Hyperlink"/>
            <w:noProof/>
          </w:rPr>
          <w:t>Présentation</w:t>
        </w:r>
        <w:r w:rsidR="00625F95">
          <w:rPr>
            <w:noProof/>
            <w:webHidden/>
          </w:rPr>
          <w:tab/>
        </w:r>
        <w:r w:rsidR="00625F95">
          <w:rPr>
            <w:noProof/>
            <w:webHidden/>
          </w:rPr>
          <w:fldChar w:fldCharType="begin"/>
        </w:r>
        <w:r w:rsidR="00625F95">
          <w:rPr>
            <w:noProof/>
            <w:webHidden/>
          </w:rPr>
          <w:instrText xml:space="preserve"> PAGEREF _Toc26816455 \h </w:instrText>
        </w:r>
        <w:r w:rsidR="00625F95">
          <w:rPr>
            <w:noProof/>
            <w:webHidden/>
          </w:rPr>
        </w:r>
        <w:r w:rsidR="00625F95">
          <w:rPr>
            <w:noProof/>
            <w:webHidden/>
          </w:rPr>
          <w:fldChar w:fldCharType="separate"/>
        </w:r>
        <w:r w:rsidR="00625F95">
          <w:rPr>
            <w:noProof/>
            <w:webHidden/>
          </w:rPr>
          <w:t>33</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56" w:history="1">
        <w:r w:rsidR="00625F95" w:rsidRPr="00B945F5">
          <w:rPr>
            <w:rStyle w:val="Hyperlink"/>
            <w:rFonts w:ascii="Cambria" w:hAnsi="Cambria"/>
            <w:noProof/>
          </w:rPr>
          <w:t>b.</w:t>
        </w:r>
        <w:r w:rsidR="00625F95">
          <w:rPr>
            <w:noProof/>
          </w:rPr>
          <w:tab/>
        </w:r>
        <w:r w:rsidR="00625F95" w:rsidRPr="00B945F5">
          <w:rPr>
            <w:rStyle w:val="Hyperlink"/>
            <w:noProof/>
          </w:rPr>
          <w:t>Fonctionnalités</w:t>
        </w:r>
        <w:r w:rsidR="00625F95">
          <w:rPr>
            <w:noProof/>
            <w:webHidden/>
          </w:rPr>
          <w:tab/>
        </w:r>
        <w:r w:rsidR="00625F95">
          <w:rPr>
            <w:noProof/>
            <w:webHidden/>
          </w:rPr>
          <w:fldChar w:fldCharType="begin"/>
        </w:r>
        <w:r w:rsidR="00625F95">
          <w:rPr>
            <w:noProof/>
            <w:webHidden/>
          </w:rPr>
          <w:instrText xml:space="preserve"> PAGEREF _Toc26816456 \h </w:instrText>
        </w:r>
        <w:r w:rsidR="00625F95">
          <w:rPr>
            <w:noProof/>
            <w:webHidden/>
          </w:rPr>
        </w:r>
        <w:r w:rsidR="00625F95">
          <w:rPr>
            <w:noProof/>
            <w:webHidden/>
          </w:rPr>
          <w:fldChar w:fldCharType="separate"/>
        </w:r>
        <w:r w:rsidR="00625F95">
          <w:rPr>
            <w:noProof/>
            <w:webHidden/>
          </w:rPr>
          <w:t>34</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57" w:history="1">
        <w:r w:rsidR="00625F95" w:rsidRPr="00B945F5">
          <w:rPr>
            <w:rStyle w:val="Hyperlink"/>
            <w:noProof/>
          </w:rPr>
          <w:t>2.</w:t>
        </w:r>
        <w:r w:rsidR="00625F95">
          <w:rPr>
            <w:noProof/>
          </w:rPr>
          <w:tab/>
        </w:r>
        <w:r w:rsidR="00625F95" w:rsidRPr="00B945F5">
          <w:rPr>
            <w:rStyle w:val="Hyperlink"/>
            <w:noProof/>
          </w:rPr>
          <w:t>Google Chrome</w:t>
        </w:r>
        <w:r w:rsidR="00625F95">
          <w:rPr>
            <w:noProof/>
            <w:webHidden/>
          </w:rPr>
          <w:tab/>
        </w:r>
        <w:r w:rsidR="00625F95">
          <w:rPr>
            <w:noProof/>
            <w:webHidden/>
          </w:rPr>
          <w:fldChar w:fldCharType="begin"/>
        </w:r>
        <w:r w:rsidR="00625F95">
          <w:rPr>
            <w:noProof/>
            <w:webHidden/>
          </w:rPr>
          <w:instrText xml:space="preserve"> PAGEREF _Toc26816457 \h </w:instrText>
        </w:r>
        <w:r w:rsidR="00625F95">
          <w:rPr>
            <w:noProof/>
            <w:webHidden/>
          </w:rPr>
        </w:r>
        <w:r w:rsidR="00625F95">
          <w:rPr>
            <w:noProof/>
            <w:webHidden/>
          </w:rPr>
          <w:fldChar w:fldCharType="separate"/>
        </w:r>
        <w:r w:rsidR="00625F95">
          <w:rPr>
            <w:noProof/>
            <w:webHidden/>
          </w:rPr>
          <w:t>34</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58" w:history="1">
        <w:r w:rsidR="00625F95" w:rsidRPr="00B945F5">
          <w:rPr>
            <w:rStyle w:val="Hyperlink"/>
            <w:noProof/>
          </w:rPr>
          <w:t>3.</w:t>
        </w:r>
        <w:r w:rsidR="00625F95">
          <w:rPr>
            <w:noProof/>
          </w:rPr>
          <w:tab/>
        </w:r>
        <w:r w:rsidR="00625F95" w:rsidRPr="00B945F5">
          <w:rPr>
            <w:rStyle w:val="Hyperlink"/>
            <w:noProof/>
          </w:rPr>
          <w:t>GIT</w:t>
        </w:r>
        <w:r w:rsidR="00625F95">
          <w:rPr>
            <w:noProof/>
            <w:webHidden/>
          </w:rPr>
          <w:tab/>
        </w:r>
        <w:r w:rsidR="00625F95">
          <w:rPr>
            <w:noProof/>
            <w:webHidden/>
          </w:rPr>
          <w:fldChar w:fldCharType="begin"/>
        </w:r>
        <w:r w:rsidR="00625F95">
          <w:rPr>
            <w:noProof/>
            <w:webHidden/>
          </w:rPr>
          <w:instrText xml:space="preserve"> PAGEREF _Toc26816458 \h </w:instrText>
        </w:r>
        <w:r w:rsidR="00625F95">
          <w:rPr>
            <w:noProof/>
            <w:webHidden/>
          </w:rPr>
        </w:r>
        <w:r w:rsidR="00625F95">
          <w:rPr>
            <w:noProof/>
            <w:webHidden/>
          </w:rPr>
          <w:fldChar w:fldCharType="separate"/>
        </w:r>
        <w:r w:rsidR="00625F95">
          <w:rPr>
            <w:noProof/>
            <w:webHidden/>
          </w:rPr>
          <w:t>35</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59" w:history="1">
        <w:r w:rsidR="00625F95" w:rsidRPr="00B945F5">
          <w:rPr>
            <w:rStyle w:val="Hyperlink"/>
            <w:rFonts w:ascii="Cambria" w:hAnsi="Cambria"/>
            <w:noProof/>
          </w:rPr>
          <w:t>a.</w:t>
        </w:r>
        <w:r w:rsidR="00625F95">
          <w:rPr>
            <w:noProof/>
          </w:rPr>
          <w:tab/>
        </w:r>
        <w:r w:rsidR="00625F95" w:rsidRPr="00B945F5">
          <w:rPr>
            <w:rStyle w:val="Hyperlink"/>
            <w:noProof/>
          </w:rPr>
          <w:t>Définition</w:t>
        </w:r>
        <w:r w:rsidR="00625F95">
          <w:rPr>
            <w:noProof/>
            <w:webHidden/>
          </w:rPr>
          <w:tab/>
        </w:r>
        <w:r w:rsidR="00625F95">
          <w:rPr>
            <w:noProof/>
            <w:webHidden/>
          </w:rPr>
          <w:fldChar w:fldCharType="begin"/>
        </w:r>
        <w:r w:rsidR="00625F95">
          <w:rPr>
            <w:noProof/>
            <w:webHidden/>
          </w:rPr>
          <w:instrText xml:space="preserve"> PAGEREF _Toc26816459 \h </w:instrText>
        </w:r>
        <w:r w:rsidR="00625F95">
          <w:rPr>
            <w:noProof/>
            <w:webHidden/>
          </w:rPr>
        </w:r>
        <w:r w:rsidR="00625F95">
          <w:rPr>
            <w:noProof/>
            <w:webHidden/>
          </w:rPr>
          <w:fldChar w:fldCharType="separate"/>
        </w:r>
        <w:r w:rsidR="00625F95">
          <w:rPr>
            <w:noProof/>
            <w:webHidden/>
          </w:rPr>
          <w:t>35</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60" w:history="1">
        <w:r w:rsidR="00625F95" w:rsidRPr="00B945F5">
          <w:rPr>
            <w:rStyle w:val="Hyperlink"/>
            <w:rFonts w:ascii="Cambria" w:hAnsi="Cambria"/>
            <w:noProof/>
          </w:rPr>
          <w:t>b.</w:t>
        </w:r>
        <w:r w:rsidR="00625F95">
          <w:rPr>
            <w:noProof/>
          </w:rPr>
          <w:tab/>
        </w:r>
        <w:r w:rsidR="00625F95" w:rsidRPr="00B945F5">
          <w:rPr>
            <w:rStyle w:val="Hyperlink"/>
            <w:noProof/>
          </w:rPr>
          <w:t>Particularités techniques</w:t>
        </w:r>
        <w:r w:rsidR="00625F95">
          <w:rPr>
            <w:noProof/>
            <w:webHidden/>
          </w:rPr>
          <w:tab/>
        </w:r>
        <w:r w:rsidR="00625F95">
          <w:rPr>
            <w:noProof/>
            <w:webHidden/>
          </w:rPr>
          <w:fldChar w:fldCharType="begin"/>
        </w:r>
        <w:r w:rsidR="00625F95">
          <w:rPr>
            <w:noProof/>
            <w:webHidden/>
          </w:rPr>
          <w:instrText xml:space="preserve"> PAGEREF _Toc26816460 \h </w:instrText>
        </w:r>
        <w:r w:rsidR="00625F95">
          <w:rPr>
            <w:noProof/>
            <w:webHidden/>
          </w:rPr>
        </w:r>
        <w:r w:rsidR="00625F95">
          <w:rPr>
            <w:noProof/>
            <w:webHidden/>
          </w:rPr>
          <w:fldChar w:fldCharType="separate"/>
        </w:r>
        <w:r w:rsidR="00625F95">
          <w:rPr>
            <w:noProof/>
            <w:webHidden/>
          </w:rPr>
          <w:t>35</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61" w:history="1">
        <w:r w:rsidR="00625F95" w:rsidRPr="00B945F5">
          <w:rPr>
            <w:rStyle w:val="Hyperlink"/>
            <w:rFonts w:ascii="Cambria" w:hAnsi="Cambria"/>
            <w:noProof/>
          </w:rPr>
          <w:t>c.</w:t>
        </w:r>
        <w:r w:rsidR="00625F95">
          <w:rPr>
            <w:noProof/>
          </w:rPr>
          <w:tab/>
        </w:r>
        <w:r w:rsidR="00625F95" w:rsidRPr="00B945F5">
          <w:rPr>
            <w:rStyle w:val="Hyperlink"/>
            <w:noProof/>
          </w:rPr>
          <w:t>Fonctionnement :</w:t>
        </w:r>
        <w:r w:rsidR="00625F95">
          <w:rPr>
            <w:noProof/>
            <w:webHidden/>
          </w:rPr>
          <w:tab/>
        </w:r>
        <w:r w:rsidR="00625F95">
          <w:rPr>
            <w:noProof/>
            <w:webHidden/>
          </w:rPr>
          <w:fldChar w:fldCharType="begin"/>
        </w:r>
        <w:r w:rsidR="00625F95">
          <w:rPr>
            <w:noProof/>
            <w:webHidden/>
          </w:rPr>
          <w:instrText xml:space="preserve"> PAGEREF _Toc26816461 \h </w:instrText>
        </w:r>
        <w:r w:rsidR="00625F95">
          <w:rPr>
            <w:noProof/>
            <w:webHidden/>
          </w:rPr>
        </w:r>
        <w:r w:rsidR="00625F95">
          <w:rPr>
            <w:noProof/>
            <w:webHidden/>
          </w:rPr>
          <w:fldChar w:fldCharType="separate"/>
        </w:r>
        <w:r w:rsidR="00625F95">
          <w:rPr>
            <w:noProof/>
            <w:webHidden/>
          </w:rPr>
          <w:t>36</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62" w:history="1">
        <w:r w:rsidR="00625F95" w:rsidRPr="00B945F5">
          <w:rPr>
            <w:rStyle w:val="Hyperlink"/>
            <w:noProof/>
          </w:rPr>
          <w:t>4.</w:t>
        </w:r>
        <w:r w:rsidR="00625F95">
          <w:rPr>
            <w:noProof/>
          </w:rPr>
          <w:tab/>
        </w:r>
        <w:r w:rsidR="00625F95" w:rsidRPr="00B945F5">
          <w:rPr>
            <w:rStyle w:val="Hyperlink"/>
            <w:noProof/>
          </w:rPr>
          <w:t>GIT BLIT</w:t>
        </w:r>
        <w:r w:rsidR="00625F95">
          <w:rPr>
            <w:noProof/>
            <w:webHidden/>
          </w:rPr>
          <w:tab/>
        </w:r>
        <w:r w:rsidR="00625F95">
          <w:rPr>
            <w:noProof/>
            <w:webHidden/>
          </w:rPr>
          <w:fldChar w:fldCharType="begin"/>
        </w:r>
        <w:r w:rsidR="00625F95">
          <w:rPr>
            <w:noProof/>
            <w:webHidden/>
          </w:rPr>
          <w:instrText xml:space="preserve"> PAGEREF _Toc26816462 \h </w:instrText>
        </w:r>
        <w:r w:rsidR="00625F95">
          <w:rPr>
            <w:noProof/>
            <w:webHidden/>
          </w:rPr>
        </w:r>
        <w:r w:rsidR="00625F95">
          <w:rPr>
            <w:noProof/>
            <w:webHidden/>
          </w:rPr>
          <w:fldChar w:fldCharType="separate"/>
        </w:r>
        <w:r w:rsidR="00625F95">
          <w:rPr>
            <w:noProof/>
            <w:webHidden/>
          </w:rPr>
          <w:t>37</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63" w:history="1">
        <w:r w:rsidR="00625F95" w:rsidRPr="00B945F5">
          <w:rPr>
            <w:rStyle w:val="Hyperlink"/>
            <w:noProof/>
          </w:rPr>
          <w:t>5.</w:t>
        </w:r>
        <w:r w:rsidR="00625F95">
          <w:rPr>
            <w:noProof/>
          </w:rPr>
          <w:tab/>
        </w:r>
        <w:r w:rsidR="00625F95" w:rsidRPr="00B945F5">
          <w:rPr>
            <w:rStyle w:val="Hyperlink"/>
            <w:noProof/>
          </w:rPr>
          <w:t>Android Studio</w:t>
        </w:r>
        <w:r w:rsidR="00625F95">
          <w:rPr>
            <w:noProof/>
            <w:webHidden/>
          </w:rPr>
          <w:tab/>
        </w:r>
        <w:r w:rsidR="00625F95">
          <w:rPr>
            <w:noProof/>
            <w:webHidden/>
          </w:rPr>
          <w:fldChar w:fldCharType="begin"/>
        </w:r>
        <w:r w:rsidR="00625F95">
          <w:rPr>
            <w:noProof/>
            <w:webHidden/>
          </w:rPr>
          <w:instrText xml:space="preserve"> PAGEREF _Toc26816463 \h </w:instrText>
        </w:r>
        <w:r w:rsidR="00625F95">
          <w:rPr>
            <w:noProof/>
            <w:webHidden/>
          </w:rPr>
        </w:r>
        <w:r w:rsidR="00625F95">
          <w:rPr>
            <w:noProof/>
            <w:webHidden/>
          </w:rPr>
          <w:fldChar w:fldCharType="separate"/>
        </w:r>
        <w:r w:rsidR="00625F95">
          <w:rPr>
            <w:noProof/>
            <w:webHidden/>
          </w:rPr>
          <w:t>38</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64" w:history="1">
        <w:r w:rsidR="00625F95" w:rsidRPr="00B945F5">
          <w:rPr>
            <w:rStyle w:val="Hyperlink"/>
            <w:rFonts w:ascii="Cambria" w:hAnsi="Cambria"/>
            <w:noProof/>
          </w:rPr>
          <w:t>a.</w:t>
        </w:r>
        <w:r w:rsidR="00625F95">
          <w:rPr>
            <w:noProof/>
          </w:rPr>
          <w:tab/>
        </w:r>
        <w:r w:rsidR="00625F95" w:rsidRPr="00B945F5">
          <w:rPr>
            <w:rStyle w:val="Hyperlink"/>
            <w:noProof/>
          </w:rPr>
          <w:t>Généralité</w:t>
        </w:r>
        <w:r w:rsidR="00625F95">
          <w:rPr>
            <w:noProof/>
            <w:webHidden/>
          </w:rPr>
          <w:tab/>
        </w:r>
        <w:r w:rsidR="00625F95">
          <w:rPr>
            <w:noProof/>
            <w:webHidden/>
          </w:rPr>
          <w:fldChar w:fldCharType="begin"/>
        </w:r>
        <w:r w:rsidR="00625F95">
          <w:rPr>
            <w:noProof/>
            <w:webHidden/>
          </w:rPr>
          <w:instrText xml:space="preserve"> PAGEREF _Toc26816464 \h </w:instrText>
        </w:r>
        <w:r w:rsidR="00625F95">
          <w:rPr>
            <w:noProof/>
            <w:webHidden/>
          </w:rPr>
        </w:r>
        <w:r w:rsidR="00625F95">
          <w:rPr>
            <w:noProof/>
            <w:webHidden/>
          </w:rPr>
          <w:fldChar w:fldCharType="separate"/>
        </w:r>
        <w:r w:rsidR="00625F95">
          <w:rPr>
            <w:noProof/>
            <w:webHidden/>
          </w:rPr>
          <w:t>38</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65" w:history="1">
        <w:r w:rsidR="00625F95" w:rsidRPr="00B945F5">
          <w:rPr>
            <w:rStyle w:val="Hyperlink"/>
            <w:rFonts w:ascii="Cambria" w:hAnsi="Cambria"/>
            <w:noProof/>
          </w:rPr>
          <w:t>b.</w:t>
        </w:r>
        <w:r w:rsidR="00625F95">
          <w:rPr>
            <w:noProof/>
          </w:rPr>
          <w:tab/>
        </w:r>
        <w:r w:rsidR="00625F95" w:rsidRPr="00B945F5">
          <w:rPr>
            <w:rStyle w:val="Hyperlink"/>
            <w:noProof/>
          </w:rPr>
          <w:t>Fonctionnalités</w:t>
        </w:r>
        <w:r w:rsidR="00625F95">
          <w:rPr>
            <w:noProof/>
            <w:webHidden/>
          </w:rPr>
          <w:tab/>
        </w:r>
        <w:r w:rsidR="00625F95">
          <w:rPr>
            <w:noProof/>
            <w:webHidden/>
          </w:rPr>
          <w:fldChar w:fldCharType="begin"/>
        </w:r>
        <w:r w:rsidR="00625F95">
          <w:rPr>
            <w:noProof/>
            <w:webHidden/>
          </w:rPr>
          <w:instrText xml:space="preserve"> PAGEREF _Toc26816465 \h </w:instrText>
        </w:r>
        <w:r w:rsidR="00625F95">
          <w:rPr>
            <w:noProof/>
            <w:webHidden/>
          </w:rPr>
        </w:r>
        <w:r w:rsidR="00625F95">
          <w:rPr>
            <w:noProof/>
            <w:webHidden/>
          </w:rPr>
          <w:fldChar w:fldCharType="separate"/>
        </w:r>
        <w:r w:rsidR="00625F95">
          <w:rPr>
            <w:noProof/>
            <w:webHidden/>
          </w:rPr>
          <w:t>38</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66" w:history="1">
        <w:r w:rsidR="00625F95" w:rsidRPr="00B945F5">
          <w:rPr>
            <w:rStyle w:val="Hyperlink"/>
            <w:noProof/>
          </w:rPr>
          <w:t>6.</w:t>
        </w:r>
        <w:r w:rsidR="00625F95">
          <w:rPr>
            <w:noProof/>
          </w:rPr>
          <w:tab/>
        </w:r>
        <w:r w:rsidR="00625F95" w:rsidRPr="00B945F5">
          <w:rPr>
            <w:rStyle w:val="Hyperlink"/>
            <w:noProof/>
          </w:rPr>
          <w:t>Adobe Photoshop</w:t>
        </w:r>
        <w:r w:rsidR="00625F95">
          <w:rPr>
            <w:noProof/>
            <w:webHidden/>
          </w:rPr>
          <w:tab/>
        </w:r>
        <w:r w:rsidR="00625F95">
          <w:rPr>
            <w:noProof/>
            <w:webHidden/>
          </w:rPr>
          <w:fldChar w:fldCharType="begin"/>
        </w:r>
        <w:r w:rsidR="00625F95">
          <w:rPr>
            <w:noProof/>
            <w:webHidden/>
          </w:rPr>
          <w:instrText xml:space="preserve"> PAGEREF _Toc26816466 \h </w:instrText>
        </w:r>
        <w:r w:rsidR="00625F95">
          <w:rPr>
            <w:noProof/>
            <w:webHidden/>
          </w:rPr>
        </w:r>
        <w:r w:rsidR="00625F95">
          <w:rPr>
            <w:noProof/>
            <w:webHidden/>
          </w:rPr>
          <w:fldChar w:fldCharType="separate"/>
        </w:r>
        <w:r w:rsidR="00625F95">
          <w:rPr>
            <w:noProof/>
            <w:webHidden/>
          </w:rPr>
          <w:t>38</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67" w:history="1">
        <w:r w:rsidR="00625F95" w:rsidRPr="00B945F5">
          <w:rPr>
            <w:rStyle w:val="Hyperlink"/>
            <w:noProof/>
          </w:rPr>
          <w:t>7.</w:t>
        </w:r>
        <w:r w:rsidR="00625F95">
          <w:rPr>
            <w:noProof/>
          </w:rPr>
          <w:tab/>
        </w:r>
        <w:r w:rsidR="00625F95" w:rsidRPr="00B945F5">
          <w:rPr>
            <w:rStyle w:val="Hyperlink"/>
            <w:noProof/>
          </w:rPr>
          <w:t>TRELLO</w:t>
        </w:r>
        <w:r w:rsidR="00625F95">
          <w:rPr>
            <w:noProof/>
            <w:webHidden/>
          </w:rPr>
          <w:tab/>
        </w:r>
        <w:r w:rsidR="00625F95">
          <w:rPr>
            <w:noProof/>
            <w:webHidden/>
          </w:rPr>
          <w:fldChar w:fldCharType="begin"/>
        </w:r>
        <w:r w:rsidR="00625F95">
          <w:rPr>
            <w:noProof/>
            <w:webHidden/>
          </w:rPr>
          <w:instrText xml:space="preserve"> PAGEREF _Toc26816467 \h </w:instrText>
        </w:r>
        <w:r w:rsidR="00625F95">
          <w:rPr>
            <w:noProof/>
            <w:webHidden/>
          </w:rPr>
        </w:r>
        <w:r w:rsidR="00625F95">
          <w:rPr>
            <w:noProof/>
            <w:webHidden/>
          </w:rPr>
          <w:fldChar w:fldCharType="separate"/>
        </w:r>
        <w:r w:rsidR="00625F95">
          <w:rPr>
            <w:noProof/>
            <w:webHidden/>
          </w:rPr>
          <w:t>39</w:t>
        </w:r>
        <w:r w:rsidR="00625F95">
          <w:rPr>
            <w:noProof/>
            <w:webHidden/>
          </w:rPr>
          <w:fldChar w:fldCharType="end"/>
        </w:r>
      </w:hyperlink>
    </w:p>
    <w:p w:rsidR="00625F95" w:rsidRDefault="0059575B">
      <w:pPr>
        <w:pStyle w:val="TOC2"/>
        <w:tabs>
          <w:tab w:val="right" w:leader="dot" w:pos="9062"/>
        </w:tabs>
        <w:rPr>
          <w:noProof/>
        </w:rPr>
      </w:pPr>
      <w:hyperlink w:anchor="_Toc26816468" w:history="1">
        <w:r w:rsidR="00625F95" w:rsidRPr="00B945F5">
          <w:rPr>
            <w:rStyle w:val="Hyperlink"/>
            <w:noProof/>
          </w:rPr>
          <w:t>CHAPITRE 6 : ANALYSE ET CONCEPTION</w:t>
        </w:r>
        <w:r w:rsidR="00625F95">
          <w:rPr>
            <w:noProof/>
            <w:webHidden/>
          </w:rPr>
          <w:tab/>
        </w:r>
        <w:r w:rsidR="00625F95">
          <w:rPr>
            <w:noProof/>
            <w:webHidden/>
          </w:rPr>
          <w:fldChar w:fldCharType="begin"/>
        </w:r>
        <w:r w:rsidR="00625F95">
          <w:rPr>
            <w:noProof/>
            <w:webHidden/>
          </w:rPr>
          <w:instrText xml:space="preserve"> PAGEREF _Toc26816468 \h </w:instrText>
        </w:r>
        <w:r w:rsidR="00625F95">
          <w:rPr>
            <w:noProof/>
            <w:webHidden/>
          </w:rPr>
        </w:r>
        <w:r w:rsidR="00625F95">
          <w:rPr>
            <w:noProof/>
            <w:webHidden/>
          </w:rPr>
          <w:fldChar w:fldCharType="separate"/>
        </w:r>
        <w:r w:rsidR="00625F95">
          <w:rPr>
            <w:noProof/>
            <w:webHidden/>
          </w:rPr>
          <w:t>40</w:t>
        </w:r>
        <w:r w:rsidR="00625F95">
          <w:rPr>
            <w:noProof/>
            <w:webHidden/>
          </w:rPr>
          <w:fldChar w:fldCharType="end"/>
        </w:r>
      </w:hyperlink>
    </w:p>
    <w:p w:rsidR="00625F95" w:rsidRDefault="0059575B">
      <w:pPr>
        <w:pStyle w:val="TOC3"/>
        <w:tabs>
          <w:tab w:val="left" w:pos="880"/>
          <w:tab w:val="right" w:leader="dot" w:pos="9062"/>
        </w:tabs>
        <w:rPr>
          <w:noProof/>
        </w:rPr>
      </w:pPr>
      <w:hyperlink w:anchor="_Toc26816469" w:history="1">
        <w:r w:rsidR="00625F95" w:rsidRPr="00B945F5">
          <w:rPr>
            <w:rStyle w:val="Hyperlink"/>
            <w:rFonts w:ascii="Cambria" w:hAnsi="Cambria"/>
            <w:noProof/>
          </w:rPr>
          <w:t>A.</w:t>
        </w:r>
        <w:r w:rsidR="00625F95">
          <w:rPr>
            <w:noProof/>
          </w:rPr>
          <w:tab/>
        </w:r>
        <w:r w:rsidR="00625F95" w:rsidRPr="00B945F5">
          <w:rPr>
            <w:rStyle w:val="Hyperlink"/>
            <w:noProof/>
          </w:rPr>
          <w:t>INTRODUCTION</w:t>
        </w:r>
        <w:r w:rsidR="00625F95">
          <w:rPr>
            <w:noProof/>
            <w:webHidden/>
          </w:rPr>
          <w:tab/>
        </w:r>
        <w:r w:rsidR="00625F95">
          <w:rPr>
            <w:noProof/>
            <w:webHidden/>
          </w:rPr>
          <w:fldChar w:fldCharType="begin"/>
        </w:r>
        <w:r w:rsidR="00625F95">
          <w:rPr>
            <w:noProof/>
            <w:webHidden/>
          </w:rPr>
          <w:instrText xml:space="preserve"> PAGEREF _Toc26816469 \h </w:instrText>
        </w:r>
        <w:r w:rsidR="00625F95">
          <w:rPr>
            <w:noProof/>
            <w:webHidden/>
          </w:rPr>
        </w:r>
        <w:r w:rsidR="00625F95">
          <w:rPr>
            <w:noProof/>
            <w:webHidden/>
          </w:rPr>
          <w:fldChar w:fldCharType="separate"/>
        </w:r>
        <w:r w:rsidR="00625F95">
          <w:rPr>
            <w:noProof/>
            <w:webHidden/>
          </w:rPr>
          <w:t>40</w:t>
        </w:r>
        <w:r w:rsidR="00625F95">
          <w:rPr>
            <w:noProof/>
            <w:webHidden/>
          </w:rPr>
          <w:fldChar w:fldCharType="end"/>
        </w:r>
      </w:hyperlink>
    </w:p>
    <w:p w:rsidR="00625F95" w:rsidRDefault="0059575B">
      <w:pPr>
        <w:pStyle w:val="TOC3"/>
        <w:tabs>
          <w:tab w:val="left" w:pos="880"/>
          <w:tab w:val="right" w:leader="dot" w:pos="9062"/>
        </w:tabs>
        <w:rPr>
          <w:noProof/>
        </w:rPr>
      </w:pPr>
      <w:hyperlink w:anchor="_Toc26816470" w:history="1">
        <w:r w:rsidR="00625F95" w:rsidRPr="00B945F5">
          <w:rPr>
            <w:rStyle w:val="Hyperlink"/>
            <w:rFonts w:ascii="Cambria" w:hAnsi="Cambria"/>
            <w:noProof/>
          </w:rPr>
          <w:t>B.</w:t>
        </w:r>
        <w:r w:rsidR="00625F95">
          <w:rPr>
            <w:noProof/>
          </w:rPr>
          <w:tab/>
        </w:r>
        <w:r w:rsidR="00625F95" w:rsidRPr="00B945F5">
          <w:rPr>
            <w:rStyle w:val="Hyperlink"/>
            <w:noProof/>
          </w:rPr>
          <w:t>PROCESSUS UNIFIE</w:t>
        </w:r>
        <w:r w:rsidR="00625F95">
          <w:rPr>
            <w:noProof/>
            <w:webHidden/>
          </w:rPr>
          <w:tab/>
        </w:r>
        <w:r w:rsidR="00625F95">
          <w:rPr>
            <w:noProof/>
            <w:webHidden/>
          </w:rPr>
          <w:fldChar w:fldCharType="begin"/>
        </w:r>
        <w:r w:rsidR="00625F95">
          <w:rPr>
            <w:noProof/>
            <w:webHidden/>
          </w:rPr>
          <w:instrText xml:space="preserve"> PAGEREF _Toc26816470 \h </w:instrText>
        </w:r>
        <w:r w:rsidR="00625F95">
          <w:rPr>
            <w:noProof/>
            <w:webHidden/>
          </w:rPr>
        </w:r>
        <w:r w:rsidR="00625F95">
          <w:rPr>
            <w:noProof/>
            <w:webHidden/>
          </w:rPr>
          <w:fldChar w:fldCharType="separate"/>
        </w:r>
        <w:r w:rsidR="00625F95">
          <w:rPr>
            <w:noProof/>
            <w:webHidden/>
          </w:rPr>
          <w:t>40</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71" w:history="1">
        <w:r w:rsidR="00625F95" w:rsidRPr="00B945F5">
          <w:rPr>
            <w:rStyle w:val="Hyperlink"/>
            <w:noProof/>
          </w:rPr>
          <w:t>1.</w:t>
        </w:r>
        <w:r w:rsidR="00625F95">
          <w:rPr>
            <w:noProof/>
          </w:rPr>
          <w:tab/>
        </w:r>
        <w:r w:rsidR="00625F95" w:rsidRPr="00B945F5">
          <w:rPr>
            <w:rStyle w:val="Hyperlink"/>
            <w:noProof/>
          </w:rPr>
          <w:t>Définition</w:t>
        </w:r>
        <w:r w:rsidR="00625F95">
          <w:rPr>
            <w:noProof/>
            <w:webHidden/>
          </w:rPr>
          <w:tab/>
        </w:r>
        <w:r w:rsidR="00625F95">
          <w:rPr>
            <w:noProof/>
            <w:webHidden/>
          </w:rPr>
          <w:fldChar w:fldCharType="begin"/>
        </w:r>
        <w:r w:rsidR="00625F95">
          <w:rPr>
            <w:noProof/>
            <w:webHidden/>
          </w:rPr>
          <w:instrText xml:space="preserve"> PAGEREF _Toc26816471 \h </w:instrText>
        </w:r>
        <w:r w:rsidR="00625F95">
          <w:rPr>
            <w:noProof/>
            <w:webHidden/>
          </w:rPr>
        </w:r>
        <w:r w:rsidR="00625F95">
          <w:rPr>
            <w:noProof/>
            <w:webHidden/>
          </w:rPr>
          <w:fldChar w:fldCharType="separate"/>
        </w:r>
        <w:r w:rsidR="00625F95">
          <w:rPr>
            <w:noProof/>
            <w:webHidden/>
          </w:rPr>
          <w:t>40</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72" w:history="1">
        <w:r w:rsidR="00625F95" w:rsidRPr="00B945F5">
          <w:rPr>
            <w:rStyle w:val="Hyperlink"/>
            <w:noProof/>
          </w:rPr>
          <w:t>2.</w:t>
        </w:r>
        <w:r w:rsidR="00625F95">
          <w:rPr>
            <w:noProof/>
          </w:rPr>
          <w:tab/>
        </w:r>
        <w:r w:rsidR="00625F95" w:rsidRPr="00B945F5">
          <w:rPr>
            <w:rStyle w:val="Hyperlink"/>
            <w:noProof/>
          </w:rPr>
          <w:t>Les caractéristiques d’UP</w:t>
        </w:r>
        <w:r w:rsidR="00625F95">
          <w:rPr>
            <w:noProof/>
            <w:webHidden/>
          </w:rPr>
          <w:tab/>
        </w:r>
        <w:r w:rsidR="00625F95">
          <w:rPr>
            <w:noProof/>
            <w:webHidden/>
          </w:rPr>
          <w:fldChar w:fldCharType="begin"/>
        </w:r>
        <w:r w:rsidR="00625F95">
          <w:rPr>
            <w:noProof/>
            <w:webHidden/>
          </w:rPr>
          <w:instrText xml:space="preserve"> PAGEREF _Toc26816472 \h </w:instrText>
        </w:r>
        <w:r w:rsidR="00625F95">
          <w:rPr>
            <w:noProof/>
            <w:webHidden/>
          </w:rPr>
        </w:r>
        <w:r w:rsidR="00625F95">
          <w:rPr>
            <w:noProof/>
            <w:webHidden/>
          </w:rPr>
          <w:fldChar w:fldCharType="separate"/>
        </w:r>
        <w:r w:rsidR="00625F95">
          <w:rPr>
            <w:noProof/>
            <w:webHidden/>
          </w:rPr>
          <w:t>40</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73" w:history="1">
        <w:r w:rsidR="00625F95" w:rsidRPr="00B945F5">
          <w:rPr>
            <w:rStyle w:val="Hyperlink"/>
            <w:rFonts w:ascii="Cambria" w:hAnsi="Cambria"/>
            <w:noProof/>
          </w:rPr>
          <w:t>a.</w:t>
        </w:r>
        <w:r w:rsidR="00625F95">
          <w:rPr>
            <w:noProof/>
          </w:rPr>
          <w:tab/>
        </w:r>
        <w:r w:rsidR="00625F95" w:rsidRPr="00B945F5">
          <w:rPr>
            <w:rStyle w:val="Hyperlink"/>
            <w:noProof/>
          </w:rPr>
          <w:t>Itératif</w:t>
        </w:r>
        <w:r w:rsidR="00625F95">
          <w:rPr>
            <w:noProof/>
            <w:webHidden/>
          </w:rPr>
          <w:tab/>
        </w:r>
        <w:r w:rsidR="00625F95">
          <w:rPr>
            <w:noProof/>
            <w:webHidden/>
          </w:rPr>
          <w:fldChar w:fldCharType="begin"/>
        </w:r>
        <w:r w:rsidR="00625F95">
          <w:rPr>
            <w:noProof/>
            <w:webHidden/>
          </w:rPr>
          <w:instrText xml:space="preserve"> PAGEREF _Toc26816473 \h </w:instrText>
        </w:r>
        <w:r w:rsidR="00625F95">
          <w:rPr>
            <w:noProof/>
            <w:webHidden/>
          </w:rPr>
        </w:r>
        <w:r w:rsidR="00625F95">
          <w:rPr>
            <w:noProof/>
            <w:webHidden/>
          </w:rPr>
          <w:fldChar w:fldCharType="separate"/>
        </w:r>
        <w:r w:rsidR="00625F95">
          <w:rPr>
            <w:noProof/>
            <w:webHidden/>
          </w:rPr>
          <w:t>40</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74" w:history="1">
        <w:r w:rsidR="00625F95" w:rsidRPr="00B945F5">
          <w:rPr>
            <w:rStyle w:val="Hyperlink"/>
            <w:rFonts w:ascii="Cambria" w:hAnsi="Cambria"/>
            <w:noProof/>
          </w:rPr>
          <w:t>b.</w:t>
        </w:r>
        <w:r w:rsidR="00625F95">
          <w:rPr>
            <w:noProof/>
          </w:rPr>
          <w:tab/>
        </w:r>
        <w:r w:rsidR="00625F95" w:rsidRPr="00B945F5">
          <w:rPr>
            <w:rStyle w:val="Hyperlink"/>
            <w:noProof/>
          </w:rPr>
          <w:t>Piloté par les cas d’utilisation d’UML</w:t>
        </w:r>
        <w:r w:rsidR="00625F95">
          <w:rPr>
            <w:noProof/>
            <w:webHidden/>
          </w:rPr>
          <w:tab/>
        </w:r>
        <w:r w:rsidR="00625F95">
          <w:rPr>
            <w:noProof/>
            <w:webHidden/>
          </w:rPr>
          <w:fldChar w:fldCharType="begin"/>
        </w:r>
        <w:r w:rsidR="00625F95">
          <w:rPr>
            <w:noProof/>
            <w:webHidden/>
          </w:rPr>
          <w:instrText xml:space="preserve"> PAGEREF _Toc26816474 \h </w:instrText>
        </w:r>
        <w:r w:rsidR="00625F95">
          <w:rPr>
            <w:noProof/>
            <w:webHidden/>
          </w:rPr>
        </w:r>
        <w:r w:rsidR="00625F95">
          <w:rPr>
            <w:noProof/>
            <w:webHidden/>
          </w:rPr>
          <w:fldChar w:fldCharType="separate"/>
        </w:r>
        <w:r w:rsidR="00625F95">
          <w:rPr>
            <w:noProof/>
            <w:webHidden/>
          </w:rPr>
          <w:t>41</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75" w:history="1">
        <w:r w:rsidR="00625F95" w:rsidRPr="00B945F5">
          <w:rPr>
            <w:rStyle w:val="Hyperlink"/>
            <w:rFonts w:ascii="Cambria" w:hAnsi="Cambria"/>
            <w:noProof/>
          </w:rPr>
          <w:t>c.</w:t>
        </w:r>
        <w:r w:rsidR="00625F95">
          <w:rPr>
            <w:noProof/>
          </w:rPr>
          <w:tab/>
        </w:r>
        <w:r w:rsidR="00625F95" w:rsidRPr="00B945F5">
          <w:rPr>
            <w:rStyle w:val="Hyperlink"/>
            <w:noProof/>
          </w:rPr>
          <w:t>Centré sur une architecture</w:t>
        </w:r>
        <w:r w:rsidR="00625F95">
          <w:rPr>
            <w:noProof/>
            <w:webHidden/>
          </w:rPr>
          <w:tab/>
        </w:r>
        <w:r w:rsidR="00625F95">
          <w:rPr>
            <w:noProof/>
            <w:webHidden/>
          </w:rPr>
          <w:fldChar w:fldCharType="begin"/>
        </w:r>
        <w:r w:rsidR="00625F95">
          <w:rPr>
            <w:noProof/>
            <w:webHidden/>
          </w:rPr>
          <w:instrText xml:space="preserve"> PAGEREF _Toc26816475 \h </w:instrText>
        </w:r>
        <w:r w:rsidR="00625F95">
          <w:rPr>
            <w:noProof/>
            <w:webHidden/>
          </w:rPr>
        </w:r>
        <w:r w:rsidR="00625F95">
          <w:rPr>
            <w:noProof/>
            <w:webHidden/>
          </w:rPr>
          <w:fldChar w:fldCharType="separate"/>
        </w:r>
        <w:r w:rsidR="00625F95">
          <w:rPr>
            <w:noProof/>
            <w:webHidden/>
          </w:rPr>
          <w:t>41</w:t>
        </w:r>
        <w:r w:rsidR="00625F95">
          <w:rPr>
            <w:noProof/>
            <w:webHidden/>
          </w:rPr>
          <w:fldChar w:fldCharType="end"/>
        </w:r>
      </w:hyperlink>
    </w:p>
    <w:p w:rsidR="00625F95" w:rsidRDefault="0059575B">
      <w:pPr>
        <w:pStyle w:val="TOC3"/>
        <w:tabs>
          <w:tab w:val="left" w:pos="880"/>
          <w:tab w:val="right" w:leader="dot" w:pos="9062"/>
        </w:tabs>
        <w:rPr>
          <w:noProof/>
        </w:rPr>
      </w:pPr>
      <w:hyperlink w:anchor="_Toc26816476" w:history="1">
        <w:r w:rsidR="00625F95" w:rsidRPr="00B945F5">
          <w:rPr>
            <w:rStyle w:val="Hyperlink"/>
            <w:rFonts w:ascii="Cambria" w:hAnsi="Cambria"/>
            <w:noProof/>
          </w:rPr>
          <w:t>C.</w:t>
        </w:r>
        <w:r w:rsidR="00625F95">
          <w:rPr>
            <w:noProof/>
          </w:rPr>
          <w:tab/>
        </w:r>
        <w:r w:rsidR="00625F95" w:rsidRPr="00B945F5">
          <w:rPr>
            <w:rStyle w:val="Hyperlink"/>
            <w:noProof/>
          </w:rPr>
          <w:t xml:space="preserve">UML (Unified Modeling Language) </w:t>
        </w:r>
        <w:r w:rsidR="00625F95" w:rsidRPr="00B945F5">
          <w:rPr>
            <w:rStyle w:val="Hyperlink"/>
            <w:noProof/>
            <w:vertAlign w:val="superscript"/>
          </w:rPr>
          <w:t>[5]</w:t>
        </w:r>
        <w:r w:rsidR="00625F95">
          <w:rPr>
            <w:noProof/>
            <w:webHidden/>
          </w:rPr>
          <w:tab/>
        </w:r>
        <w:r w:rsidR="00625F95">
          <w:rPr>
            <w:noProof/>
            <w:webHidden/>
          </w:rPr>
          <w:fldChar w:fldCharType="begin"/>
        </w:r>
        <w:r w:rsidR="00625F95">
          <w:rPr>
            <w:noProof/>
            <w:webHidden/>
          </w:rPr>
          <w:instrText xml:space="preserve"> PAGEREF _Toc26816476 \h </w:instrText>
        </w:r>
        <w:r w:rsidR="00625F95">
          <w:rPr>
            <w:noProof/>
            <w:webHidden/>
          </w:rPr>
        </w:r>
        <w:r w:rsidR="00625F95">
          <w:rPr>
            <w:noProof/>
            <w:webHidden/>
          </w:rPr>
          <w:fldChar w:fldCharType="separate"/>
        </w:r>
        <w:r w:rsidR="00625F95">
          <w:rPr>
            <w:noProof/>
            <w:webHidden/>
          </w:rPr>
          <w:t>43</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77" w:history="1">
        <w:r w:rsidR="00625F95" w:rsidRPr="00B945F5">
          <w:rPr>
            <w:rStyle w:val="Hyperlink"/>
            <w:noProof/>
          </w:rPr>
          <w:t>1.</w:t>
        </w:r>
        <w:r w:rsidR="00625F95">
          <w:rPr>
            <w:noProof/>
          </w:rPr>
          <w:tab/>
        </w:r>
        <w:r w:rsidR="00625F95" w:rsidRPr="00B945F5">
          <w:rPr>
            <w:rStyle w:val="Hyperlink"/>
            <w:noProof/>
          </w:rPr>
          <w:t>Définition</w:t>
        </w:r>
        <w:r w:rsidR="00625F95">
          <w:rPr>
            <w:noProof/>
            <w:webHidden/>
          </w:rPr>
          <w:tab/>
        </w:r>
        <w:r w:rsidR="00625F95">
          <w:rPr>
            <w:noProof/>
            <w:webHidden/>
          </w:rPr>
          <w:fldChar w:fldCharType="begin"/>
        </w:r>
        <w:r w:rsidR="00625F95">
          <w:rPr>
            <w:noProof/>
            <w:webHidden/>
          </w:rPr>
          <w:instrText xml:space="preserve"> PAGEREF _Toc26816477 \h </w:instrText>
        </w:r>
        <w:r w:rsidR="00625F95">
          <w:rPr>
            <w:noProof/>
            <w:webHidden/>
          </w:rPr>
        </w:r>
        <w:r w:rsidR="00625F95">
          <w:rPr>
            <w:noProof/>
            <w:webHidden/>
          </w:rPr>
          <w:fldChar w:fldCharType="separate"/>
        </w:r>
        <w:r w:rsidR="00625F95">
          <w:rPr>
            <w:noProof/>
            <w:webHidden/>
          </w:rPr>
          <w:t>43</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78" w:history="1">
        <w:r w:rsidR="00625F95" w:rsidRPr="00B945F5">
          <w:rPr>
            <w:rStyle w:val="Hyperlink"/>
            <w:noProof/>
          </w:rPr>
          <w:t>2.</w:t>
        </w:r>
        <w:r w:rsidR="00625F95">
          <w:rPr>
            <w:noProof/>
          </w:rPr>
          <w:tab/>
        </w:r>
        <w:r w:rsidR="00625F95" w:rsidRPr="00B945F5">
          <w:rPr>
            <w:rStyle w:val="Hyperlink"/>
            <w:noProof/>
          </w:rPr>
          <w:t>Les différents diagrammes UML</w:t>
        </w:r>
        <w:r w:rsidR="00625F95">
          <w:rPr>
            <w:noProof/>
            <w:webHidden/>
          </w:rPr>
          <w:tab/>
        </w:r>
        <w:r w:rsidR="00625F95">
          <w:rPr>
            <w:noProof/>
            <w:webHidden/>
          </w:rPr>
          <w:fldChar w:fldCharType="begin"/>
        </w:r>
        <w:r w:rsidR="00625F95">
          <w:rPr>
            <w:noProof/>
            <w:webHidden/>
          </w:rPr>
          <w:instrText xml:space="preserve"> PAGEREF _Toc26816478 \h </w:instrText>
        </w:r>
        <w:r w:rsidR="00625F95">
          <w:rPr>
            <w:noProof/>
            <w:webHidden/>
          </w:rPr>
        </w:r>
        <w:r w:rsidR="00625F95">
          <w:rPr>
            <w:noProof/>
            <w:webHidden/>
          </w:rPr>
          <w:fldChar w:fldCharType="separate"/>
        </w:r>
        <w:r w:rsidR="00625F95">
          <w:rPr>
            <w:noProof/>
            <w:webHidden/>
          </w:rPr>
          <w:t>44</w:t>
        </w:r>
        <w:r w:rsidR="00625F95">
          <w:rPr>
            <w:noProof/>
            <w:webHidden/>
          </w:rPr>
          <w:fldChar w:fldCharType="end"/>
        </w:r>
      </w:hyperlink>
    </w:p>
    <w:p w:rsidR="00625F95" w:rsidRDefault="0059575B">
      <w:pPr>
        <w:pStyle w:val="TOC3"/>
        <w:tabs>
          <w:tab w:val="left" w:pos="880"/>
          <w:tab w:val="right" w:leader="dot" w:pos="9062"/>
        </w:tabs>
        <w:rPr>
          <w:noProof/>
        </w:rPr>
      </w:pPr>
      <w:hyperlink w:anchor="_Toc26816479" w:history="1">
        <w:r w:rsidR="00625F95" w:rsidRPr="00B945F5">
          <w:rPr>
            <w:rStyle w:val="Hyperlink"/>
            <w:rFonts w:ascii="Cambria" w:hAnsi="Cambria"/>
            <w:noProof/>
          </w:rPr>
          <w:t>D.</w:t>
        </w:r>
        <w:r w:rsidR="00625F95">
          <w:rPr>
            <w:noProof/>
          </w:rPr>
          <w:tab/>
        </w:r>
        <w:r w:rsidR="00625F95" w:rsidRPr="00B945F5">
          <w:rPr>
            <w:rStyle w:val="Hyperlink"/>
            <w:noProof/>
          </w:rPr>
          <w:t>SPECIFICATION DES BESOINS</w:t>
        </w:r>
        <w:r w:rsidR="00625F95">
          <w:rPr>
            <w:noProof/>
            <w:webHidden/>
          </w:rPr>
          <w:tab/>
        </w:r>
        <w:r w:rsidR="00625F95">
          <w:rPr>
            <w:noProof/>
            <w:webHidden/>
          </w:rPr>
          <w:fldChar w:fldCharType="begin"/>
        </w:r>
        <w:r w:rsidR="00625F95">
          <w:rPr>
            <w:noProof/>
            <w:webHidden/>
          </w:rPr>
          <w:instrText xml:space="preserve"> PAGEREF _Toc26816479 \h </w:instrText>
        </w:r>
        <w:r w:rsidR="00625F95">
          <w:rPr>
            <w:noProof/>
            <w:webHidden/>
          </w:rPr>
        </w:r>
        <w:r w:rsidR="00625F95">
          <w:rPr>
            <w:noProof/>
            <w:webHidden/>
          </w:rPr>
          <w:fldChar w:fldCharType="separate"/>
        </w:r>
        <w:r w:rsidR="00625F95">
          <w:rPr>
            <w:noProof/>
            <w:webHidden/>
          </w:rPr>
          <w:t>45</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80" w:history="1">
        <w:r w:rsidR="00625F95" w:rsidRPr="00B945F5">
          <w:rPr>
            <w:rStyle w:val="Hyperlink"/>
            <w:noProof/>
          </w:rPr>
          <w:t>1.</w:t>
        </w:r>
        <w:r w:rsidR="00625F95">
          <w:rPr>
            <w:noProof/>
          </w:rPr>
          <w:tab/>
        </w:r>
        <w:r w:rsidR="00625F95" w:rsidRPr="00B945F5">
          <w:rPr>
            <w:rStyle w:val="Hyperlink"/>
            <w:noProof/>
          </w:rPr>
          <w:t>Besoins fonctionnels</w:t>
        </w:r>
        <w:r w:rsidR="00625F95">
          <w:rPr>
            <w:noProof/>
            <w:webHidden/>
          </w:rPr>
          <w:tab/>
        </w:r>
        <w:r w:rsidR="00625F95">
          <w:rPr>
            <w:noProof/>
            <w:webHidden/>
          </w:rPr>
          <w:fldChar w:fldCharType="begin"/>
        </w:r>
        <w:r w:rsidR="00625F95">
          <w:rPr>
            <w:noProof/>
            <w:webHidden/>
          </w:rPr>
          <w:instrText xml:space="preserve"> PAGEREF _Toc26816480 \h </w:instrText>
        </w:r>
        <w:r w:rsidR="00625F95">
          <w:rPr>
            <w:noProof/>
            <w:webHidden/>
          </w:rPr>
        </w:r>
        <w:r w:rsidR="00625F95">
          <w:rPr>
            <w:noProof/>
            <w:webHidden/>
          </w:rPr>
          <w:fldChar w:fldCharType="separate"/>
        </w:r>
        <w:r w:rsidR="00625F95">
          <w:rPr>
            <w:noProof/>
            <w:webHidden/>
          </w:rPr>
          <w:t>45</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81" w:history="1">
        <w:r w:rsidR="00625F95" w:rsidRPr="00B945F5">
          <w:rPr>
            <w:rStyle w:val="Hyperlink"/>
            <w:noProof/>
          </w:rPr>
          <w:t>2.</w:t>
        </w:r>
        <w:r w:rsidR="00625F95">
          <w:rPr>
            <w:noProof/>
          </w:rPr>
          <w:tab/>
        </w:r>
        <w:r w:rsidR="00625F95" w:rsidRPr="00B945F5">
          <w:rPr>
            <w:rStyle w:val="Hyperlink"/>
            <w:noProof/>
          </w:rPr>
          <w:t>Besoins non fonctionnels</w:t>
        </w:r>
        <w:r w:rsidR="00625F95">
          <w:rPr>
            <w:noProof/>
            <w:webHidden/>
          </w:rPr>
          <w:tab/>
        </w:r>
        <w:r w:rsidR="00625F95">
          <w:rPr>
            <w:noProof/>
            <w:webHidden/>
          </w:rPr>
          <w:fldChar w:fldCharType="begin"/>
        </w:r>
        <w:r w:rsidR="00625F95">
          <w:rPr>
            <w:noProof/>
            <w:webHidden/>
          </w:rPr>
          <w:instrText xml:space="preserve"> PAGEREF _Toc26816481 \h </w:instrText>
        </w:r>
        <w:r w:rsidR="00625F95">
          <w:rPr>
            <w:noProof/>
            <w:webHidden/>
          </w:rPr>
        </w:r>
        <w:r w:rsidR="00625F95">
          <w:rPr>
            <w:noProof/>
            <w:webHidden/>
          </w:rPr>
          <w:fldChar w:fldCharType="separate"/>
        </w:r>
        <w:r w:rsidR="00625F95">
          <w:rPr>
            <w:noProof/>
            <w:webHidden/>
          </w:rPr>
          <w:t>46</w:t>
        </w:r>
        <w:r w:rsidR="00625F95">
          <w:rPr>
            <w:noProof/>
            <w:webHidden/>
          </w:rPr>
          <w:fldChar w:fldCharType="end"/>
        </w:r>
      </w:hyperlink>
    </w:p>
    <w:p w:rsidR="00625F95" w:rsidRDefault="0059575B">
      <w:pPr>
        <w:pStyle w:val="TOC3"/>
        <w:tabs>
          <w:tab w:val="left" w:pos="880"/>
          <w:tab w:val="right" w:leader="dot" w:pos="9062"/>
        </w:tabs>
        <w:rPr>
          <w:noProof/>
        </w:rPr>
      </w:pPr>
      <w:hyperlink w:anchor="_Toc26816482" w:history="1">
        <w:r w:rsidR="00625F95" w:rsidRPr="00B945F5">
          <w:rPr>
            <w:rStyle w:val="Hyperlink"/>
            <w:rFonts w:ascii="Cambria" w:hAnsi="Cambria"/>
            <w:noProof/>
          </w:rPr>
          <w:t>E.</w:t>
        </w:r>
        <w:r w:rsidR="00625F95">
          <w:rPr>
            <w:noProof/>
          </w:rPr>
          <w:tab/>
        </w:r>
        <w:r w:rsidR="00625F95" w:rsidRPr="00B945F5">
          <w:rPr>
            <w:rStyle w:val="Hyperlink"/>
            <w:noProof/>
          </w:rPr>
          <w:t>Analyse des besoins</w:t>
        </w:r>
        <w:r w:rsidR="00625F95">
          <w:rPr>
            <w:noProof/>
            <w:webHidden/>
          </w:rPr>
          <w:tab/>
        </w:r>
        <w:r w:rsidR="00625F95">
          <w:rPr>
            <w:noProof/>
            <w:webHidden/>
          </w:rPr>
          <w:fldChar w:fldCharType="begin"/>
        </w:r>
        <w:r w:rsidR="00625F95">
          <w:rPr>
            <w:noProof/>
            <w:webHidden/>
          </w:rPr>
          <w:instrText xml:space="preserve"> PAGEREF _Toc26816482 \h </w:instrText>
        </w:r>
        <w:r w:rsidR="00625F95">
          <w:rPr>
            <w:noProof/>
            <w:webHidden/>
          </w:rPr>
        </w:r>
        <w:r w:rsidR="00625F95">
          <w:rPr>
            <w:noProof/>
            <w:webHidden/>
          </w:rPr>
          <w:fldChar w:fldCharType="separate"/>
        </w:r>
        <w:r w:rsidR="00625F95">
          <w:rPr>
            <w:noProof/>
            <w:webHidden/>
          </w:rPr>
          <w:t>46</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83" w:history="1">
        <w:r w:rsidR="00625F95" w:rsidRPr="00B945F5">
          <w:rPr>
            <w:rStyle w:val="Hyperlink"/>
            <w:noProof/>
          </w:rPr>
          <w:t>1.</w:t>
        </w:r>
        <w:r w:rsidR="00625F95">
          <w:rPr>
            <w:noProof/>
          </w:rPr>
          <w:tab/>
        </w:r>
        <w:r w:rsidR="00625F95" w:rsidRPr="00B945F5">
          <w:rPr>
            <w:rStyle w:val="Hyperlink"/>
            <w:noProof/>
          </w:rPr>
          <w:t>Les acteurs</w:t>
        </w:r>
        <w:r w:rsidR="00625F95">
          <w:rPr>
            <w:noProof/>
            <w:webHidden/>
          </w:rPr>
          <w:tab/>
        </w:r>
        <w:r w:rsidR="00625F95">
          <w:rPr>
            <w:noProof/>
            <w:webHidden/>
          </w:rPr>
          <w:fldChar w:fldCharType="begin"/>
        </w:r>
        <w:r w:rsidR="00625F95">
          <w:rPr>
            <w:noProof/>
            <w:webHidden/>
          </w:rPr>
          <w:instrText xml:space="preserve"> PAGEREF _Toc26816483 \h </w:instrText>
        </w:r>
        <w:r w:rsidR="00625F95">
          <w:rPr>
            <w:noProof/>
            <w:webHidden/>
          </w:rPr>
        </w:r>
        <w:r w:rsidR="00625F95">
          <w:rPr>
            <w:noProof/>
            <w:webHidden/>
          </w:rPr>
          <w:fldChar w:fldCharType="separate"/>
        </w:r>
        <w:r w:rsidR="00625F95">
          <w:rPr>
            <w:noProof/>
            <w:webHidden/>
          </w:rPr>
          <w:t>46</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84" w:history="1">
        <w:r w:rsidR="00625F95" w:rsidRPr="00B945F5">
          <w:rPr>
            <w:rStyle w:val="Hyperlink"/>
            <w:noProof/>
          </w:rPr>
          <w:t>2.</w:t>
        </w:r>
        <w:r w:rsidR="00625F95">
          <w:rPr>
            <w:noProof/>
          </w:rPr>
          <w:tab/>
        </w:r>
        <w:r w:rsidR="00625F95" w:rsidRPr="00B945F5">
          <w:rPr>
            <w:rStyle w:val="Hyperlink"/>
            <w:noProof/>
          </w:rPr>
          <w:t>Diagramme de cas d’utilisation</w:t>
        </w:r>
        <w:r w:rsidR="00625F95">
          <w:rPr>
            <w:noProof/>
            <w:webHidden/>
          </w:rPr>
          <w:tab/>
        </w:r>
        <w:r w:rsidR="00625F95">
          <w:rPr>
            <w:noProof/>
            <w:webHidden/>
          </w:rPr>
          <w:fldChar w:fldCharType="begin"/>
        </w:r>
        <w:r w:rsidR="00625F95">
          <w:rPr>
            <w:noProof/>
            <w:webHidden/>
          </w:rPr>
          <w:instrText xml:space="preserve"> PAGEREF _Toc26816484 \h </w:instrText>
        </w:r>
        <w:r w:rsidR="00625F95">
          <w:rPr>
            <w:noProof/>
            <w:webHidden/>
          </w:rPr>
        </w:r>
        <w:r w:rsidR="00625F95">
          <w:rPr>
            <w:noProof/>
            <w:webHidden/>
          </w:rPr>
          <w:fldChar w:fldCharType="separate"/>
        </w:r>
        <w:r w:rsidR="00625F95">
          <w:rPr>
            <w:noProof/>
            <w:webHidden/>
          </w:rPr>
          <w:t>47</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85" w:history="1">
        <w:r w:rsidR="00625F95" w:rsidRPr="00B945F5">
          <w:rPr>
            <w:rStyle w:val="Hyperlink"/>
            <w:rFonts w:ascii="Cambria" w:hAnsi="Cambria"/>
            <w:noProof/>
          </w:rPr>
          <w:t>a.</w:t>
        </w:r>
        <w:r w:rsidR="00625F95">
          <w:rPr>
            <w:noProof/>
          </w:rPr>
          <w:tab/>
        </w:r>
        <w:r w:rsidR="00625F95" w:rsidRPr="00B945F5">
          <w:rPr>
            <w:rStyle w:val="Hyperlink"/>
            <w:noProof/>
          </w:rPr>
          <w:t>Identification des acteurs</w:t>
        </w:r>
        <w:r w:rsidR="00625F95">
          <w:rPr>
            <w:noProof/>
            <w:webHidden/>
          </w:rPr>
          <w:tab/>
        </w:r>
        <w:r w:rsidR="00625F95">
          <w:rPr>
            <w:noProof/>
            <w:webHidden/>
          </w:rPr>
          <w:fldChar w:fldCharType="begin"/>
        </w:r>
        <w:r w:rsidR="00625F95">
          <w:rPr>
            <w:noProof/>
            <w:webHidden/>
          </w:rPr>
          <w:instrText xml:space="preserve"> PAGEREF _Toc26816485 \h </w:instrText>
        </w:r>
        <w:r w:rsidR="00625F95">
          <w:rPr>
            <w:noProof/>
            <w:webHidden/>
          </w:rPr>
        </w:r>
        <w:r w:rsidR="00625F95">
          <w:rPr>
            <w:noProof/>
            <w:webHidden/>
          </w:rPr>
          <w:fldChar w:fldCharType="separate"/>
        </w:r>
        <w:r w:rsidR="00625F95">
          <w:rPr>
            <w:noProof/>
            <w:webHidden/>
          </w:rPr>
          <w:t>47</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86" w:history="1">
        <w:r w:rsidR="00625F95" w:rsidRPr="00B945F5">
          <w:rPr>
            <w:rStyle w:val="Hyperlink"/>
            <w:rFonts w:ascii="Cambria" w:hAnsi="Cambria"/>
            <w:noProof/>
          </w:rPr>
          <w:t>b.</w:t>
        </w:r>
        <w:r w:rsidR="00625F95">
          <w:rPr>
            <w:noProof/>
          </w:rPr>
          <w:tab/>
        </w:r>
        <w:r w:rsidR="00625F95" w:rsidRPr="00B945F5">
          <w:rPr>
            <w:rStyle w:val="Hyperlink"/>
            <w:noProof/>
          </w:rPr>
          <w:t>Réalisation du diagramme de cas d’utilisation</w:t>
        </w:r>
        <w:r w:rsidR="00625F95">
          <w:rPr>
            <w:noProof/>
            <w:webHidden/>
          </w:rPr>
          <w:tab/>
        </w:r>
        <w:r w:rsidR="00625F95">
          <w:rPr>
            <w:noProof/>
            <w:webHidden/>
          </w:rPr>
          <w:fldChar w:fldCharType="begin"/>
        </w:r>
        <w:r w:rsidR="00625F95">
          <w:rPr>
            <w:noProof/>
            <w:webHidden/>
          </w:rPr>
          <w:instrText xml:space="preserve"> PAGEREF _Toc26816486 \h </w:instrText>
        </w:r>
        <w:r w:rsidR="00625F95">
          <w:rPr>
            <w:noProof/>
            <w:webHidden/>
          </w:rPr>
        </w:r>
        <w:r w:rsidR="00625F95">
          <w:rPr>
            <w:noProof/>
            <w:webHidden/>
          </w:rPr>
          <w:fldChar w:fldCharType="separate"/>
        </w:r>
        <w:r w:rsidR="00625F95">
          <w:rPr>
            <w:noProof/>
            <w:webHidden/>
          </w:rPr>
          <w:t>48</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87" w:history="1">
        <w:r w:rsidR="00625F95" w:rsidRPr="00B945F5">
          <w:rPr>
            <w:rStyle w:val="Hyperlink"/>
            <w:rFonts w:ascii="Cambria" w:hAnsi="Cambria"/>
            <w:noProof/>
          </w:rPr>
          <w:t>c.</w:t>
        </w:r>
        <w:r w:rsidR="00625F95">
          <w:rPr>
            <w:noProof/>
          </w:rPr>
          <w:tab/>
        </w:r>
        <w:r w:rsidR="00625F95" w:rsidRPr="00B945F5">
          <w:rPr>
            <w:rStyle w:val="Hyperlink"/>
            <w:noProof/>
          </w:rPr>
          <w:t>Description textuelle des cas d’utilisations</w:t>
        </w:r>
        <w:r w:rsidR="00625F95">
          <w:rPr>
            <w:noProof/>
            <w:webHidden/>
          </w:rPr>
          <w:tab/>
        </w:r>
        <w:r w:rsidR="00625F95">
          <w:rPr>
            <w:noProof/>
            <w:webHidden/>
          </w:rPr>
          <w:fldChar w:fldCharType="begin"/>
        </w:r>
        <w:r w:rsidR="00625F95">
          <w:rPr>
            <w:noProof/>
            <w:webHidden/>
          </w:rPr>
          <w:instrText xml:space="preserve"> PAGEREF _Toc26816487 \h </w:instrText>
        </w:r>
        <w:r w:rsidR="00625F95">
          <w:rPr>
            <w:noProof/>
            <w:webHidden/>
          </w:rPr>
        </w:r>
        <w:r w:rsidR="00625F95">
          <w:rPr>
            <w:noProof/>
            <w:webHidden/>
          </w:rPr>
          <w:fldChar w:fldCharType="separate"/>
        </w:r>
        <w:r w:rsidR="00625F95">
          <w:rPr>
            <w:noProof/>
            <w:webHidden/>
          </w:rPr>
          <w:t>48</w:t>
        </w:r>
        <w:r w:rsidR="00625F95">
          <w:rPr>
            <w:noProof/>
            <w:webHidden/>
          </w:rPr>
          <w:fldChar w:fldCharType="end"/>
        </w:r>
      </w:hyperlink>
    </w:p>
    <w:p w:rsidR="00625F95" w:rsidRDefault="0059575B">
      <w:pPr>
        <w:pStyle w:val="TOC3"/>
        <w:tabs>
          <w:tab w:val="left" w:pos="880"/>
          <w:tab w:val="right" w:leader="dot" w:pos="9062"/>
        </w:tabs>
        <w:rPr>
          <w:noProof/>
        </w:rPr>
      </w:pPr>
      <w:hyperlink w:anchor="_Toc26816488" w:history="1">
        <w:r w:rsidR="00625F95" w:rsidRPr="00B945F5">
          <w:rPr>
            <w:rStyle w:val="Hyperlink"/>
            <w:rFonts w:ascii="Cambria" w:hAnsi="Cambria"/>
            <w:noProof/>
          </w:rPr>
          <w:t>F.</w:t>
        </w:r>
        <w:r w:rsidR="00625F95">
          <w:rPr>
            <w:noProof/>
          </w:rPr>
          <w:tab/>
        </w:r>
        <w:r w:rsidR="00625F95" w:rsidRPr="00B945F5">
          <w:rPr>
            <w:rStyle w:val="Hyperlink"/>
            <w:noProof/>
          </w:rPr>
          <w:t>Conception</w:t>
        </w:r>
        <w:r w:rsidR="00625F95">
          <w:rPr>
            <w:noProof/>
            <w:webHidden/>
          </w:rPr>
          <w:tab/>
        </w:r>
        <w:r w:rsidR="00625F95">
          <w:rPr>
            <w:noProof/>
            <w:webHidden/>
          </w:rPr>
          <w:fldChar w:fldCharType="begin"/>
        </w:r>
        <w:r w:rsidR="00625F95">
          <w:rPr>
            <w:noProof/>
            <w:webHidden/>
          </w:rPr>
          <w:instrText xml:space="preserve"> PAGEREF _Toc26816488 \h </w:instrText>
        </w:r>
        <w:r w:rsidR="00625F95">
          <w:rPr>
            <w:noProof/>
            <w:webHidden/>
          </w:rPr>
        </w:r>
        <w:r w:rsidR="00625F95">
          <w:rPr>
            <w:noProof/>
            <w:webHidden/>
          </w:rPr>
          <w:fldChar w:fldCharType="separate"/>
        </w:r>
        <w:r w:rsidR="00625F95">
          <w:rPr>
            <w:noProof/>
            <w:webHidden/>
          </w:rPr>
          <w:t>50</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89" w:history="1">
        <w:r w:rsidR="00625F95" w:rsidRPr="00B945F5">
          <w:rPr>
            <w:rStyle w:val="Hyperlink"/>
            <w:noProof/>
          </w:rPr>
          <w:t>1.</w:t>
        </w:r>
        <w:r w:rsidR="00625F95">
          <w:rPr>
            <w:noProof/>
          </w:rPr>
          <w:tab/>
        </w:r>
        <w:r w:rsidR="00625F95" w:rsidRPr="00B945F5">
          <w:rPr>
            <w:rStyle w:val="Hyperlink"/>
            <w:noProof/>
          </w:rPr>
          <w:t>Diagramme d’activités</w:t>
        </w:r>
        <w:r w:rsidR="00625F95">
          <w:rPr>
            <w:noProof/>
            <w:webHidden/>
          </w:rPr>
          <w:tab/>
        </w:r>
        <w:r w:rsidR="00625F95">
          <w:rPr>
            <w:noProof/>
            <w:webHidden/>
          </w:rPr>
          <w:fldChar w:fldCharType="begin"/>
        </w:r>
        <w:r w:rsidR="00625F95">
          <w:rPr>
            <w:noProof/>
            <w:webHidden/>
          </w:rPr>
          <w:instrText xml:space="preserve"> PAGEREF _Toc26816489 \h </w:instrText>
        </w:r>
        <w:r w:rsidR="00625F95">
          <w:rPr>
            <w:noProof/>
            <w:webHidden/>
          </w:rPr>
        </w:r>
        <w:r w:rsidR="00625F95">
          <w:rPr>
            <w:noProof/>
            <w:webHidden/>
          </w:rPr>
          <w:fldChar w:fldCharType="separate"/>
        </w:r>
        <w:r w:rsidR="00625F95">
          <w:rPr>
            <w:noProof/>
            <w:webHidden/>
          </w:rPr>
          <w:t>51</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90" w:history="1">
        <w:r w:rsidR="00625F95" w:rsidRPr="00B945F5">
          <w:rPr>
            <w:rStyle w:val="Hyperlink"/>
            <w:noProof/>
          </w:rPr>
          <w:t>2.</w:t>
        </w:r>
        <w:r w:rsidR="00625F95">
          <w:rPr>
            <w:noProof/>
          </w:rPr>
          <w:tab/>
        </w:r>
        <w:r w:rsidR="00625F95" w:rsidRPr="00B945F5">
          <w:rPr>
            <w:rStyle w:val="Hyperlink"/>
            <w:noProof/>
          </w:rPr>
          <w:t>Patrons de conceptions</w:t>
        </w:r>
        <w:r w:rsidR="00625F95">
          <w:rPr>
            <w:noProof/>
            <w:webHidden/>
          </w:rPr>
          <w:tab/>
        </w:r>
        <w:r w:rsidR="00625F95">
          <w:rPr>
            <w:noProof/>
            <w:webHidden/>
          </w:rPr>
          <w:fldChar w:fldCharType="begin"/>
        </w:r>
        <w:r w:rsidR="00625F95">
          <w:rPr>
            <w:noProof/>
            <w:webHidden/>
          </w:rPr>
          <w:instrText xml:space="preserve"> PAGEREF _Toc26816490 \h </w:instrText>
        </w:r>
        <w:r w:rsidR="00625F95">
          <w:rPr>
            <w:noProof/>
            <w:webHidden/>
          </w:rPr>
        </w:r>
        <w:r w:rsidR="00625F95">
          <w:rPr>
            <w:noProof/>
            <w:webHidden/>
          </w:rPr>
          <w:fldChar w:fldCharType="separate"/>
        </w:r>
        <w:r w:rsidR="00625F95">
          <w:rPr>
            <w:noProof/>
            <w:webHidden/>
          </w:rPr>
          <w:t>52</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91" w:history="1">
        <w:r w:rsidR="00625F95" w:rsidRPr="00B945F5">
          <w:rPr>
            <w:rStyle w:val="Hyperlink"/>
            <w:rFonts w:ascii="Cambria" w:hAnsi="Cambria"/>
            <w:noProof/>
          </w:rPr>
          <w:t>a.</w:t>
        </w:r>
        <w:r w:rsidR="00625F95">
          <w:rPr>
            <w:noProof/>
          </w:rPr>
          <w:tab/>
        </w:r>
        <w:r w:rsidR="00625F95" w:rsidRPr="00B945F5">
          <w:rPr>
            <w:rStyle w:val="Hyperlink"/>
            <w:noProof/>
          </w:rPr>
          <w:t>Le pattern DAO</w:t>
        </w:r>
        <w:r w:rsidR="00625F95">
          <w:rPr>
            <w:noProof/>
            <w:webHidden/>
          </w:rPr>
          <w:tab/>
        </w:r>
        <w:r w:rsidR="00625F95">
          <w:rPr>
            <w:noProof/>
            <w:webHidden/>
          </w:rPr>
          <w:fldChar w:fldCharType="begin"/>
        </w:r>
        <w:r w:rsidR="00625F95">
          <w:rPr>
            <w:noProof/>
            <w:webHidden/>
          </w:rPr>
          <w:instrText xml:space="preserve"> PAGEREF _Toc26816491 \h </w:instrText>
        </w:r>
        <w:r w:rsidR="00625F95">
          <w:rPr>
            <w:noProof/>
            <w:webHidden/>
          </w:rPr>
        </w:r>
        <w:r w:rsidR="00625F95">
          <w:rPr>
            <w:noProof/>
            <w:webHidden/>
          </w:rPr>
          <w:fldChar w:fldCharType="separate"/>
        </w:r>
        <w:r w:rsidR="00625F95">
          <w:rPr>
            <w:noProof/>
            <w:webHidden/>
          </w:rPr>
          <w:t>52</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92" w:history="1">
        <w:r w:rsidR="00625F95" w:rsidRPr="00B945F5">
          <w:rPr>
            <w:rStyle w:val="Hyperlink"/>
            <w:rFonts w:ascii="Cambria" w:hAnsi="Cambria"/>
            <w:noProof/>
          </w:rPr>
          <w:t>b.</w:t>
        </w:r>
        <w:r w:rsidR="00625F95">
          <w:rPr>
            <w:noProof/>
          </w:rPr>
          <w:tab/>
        </w:r>
        <w:r w:rsidR="00625F95" w:rsidRPr="00B945F5">
          <w:rPr>
            <w:rStyle w:val="Hyperlink"/>
            <w:noProof/>
          </w:rPr>
          <w:t>Le pattern MVC</w:t>
        </w:r>
        <w:r w:rsidR="00625F95">
          <w:rPr>
            <w:noProof/>
            <w:webHidden/>
          </w:rPr>
          <w:tab/>
        </w:r>
        <w:r w:rsidR="00625F95">
          <w:rPr>
            <w:noProof/>
            <w:webHidden/>
          </w:rPr>
          <w:fldChar w:fldCharType="begin"/>
        </w:r>
        <w:r w:rsidR="00625F95">
          <w:rPr>
            <w:noProof/>
            <w:webHidden/>
          </w:rPr>
          <w:instrText xml:space="preserve"> PAGEREF _Toc26816492 \h </w:instrText>
        </w:r>
        <w:r w:rsidR="00625F95">
          <w:rPr>
            <w:noProof/>
            <w:webHidden/>
          </w:rPr>
        </w:r>
        <w:r w:rsidR="00625F95">
          <w:rPr>
            <w:noProof/>
            <w:webHidden/>
          </w:rPr>
          <w:fldChar w:fldCharType="separate"/>
        </w:r>
        <w:r w:rsidR="00625F95">
          <w:rPr>
            <w:noProof/>
            <w:webHidden/>
          </w:rPr>
          <w:t>52</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93" w:history="1">
        <w:r w:rsidR="00625F95" w:rsidRPr="00B945F5">
          <w:rPr>
            <w:rStyle w:val="Hyperlink"/>
            <w:noProof/>
          </w:rPr>
          <w:t>3.</w:t>
        </w:r>
        <w:r w:rsidR="00625F95">
          <w:rPr>
            <w:noProof/>
          </w:rPr>
          <w:tab/>
        </w:r>
        <w:r w:rsidR="00625F95" w:rsidRPr="00B945F5">
          <w:rPr>
            <w:rStyle w:val="Hyperlink"/>
            <w:noProof/>
          </w:rPr>
          <w:t>Diagrammes de séquences</w:t>
        </w:r>
        <w:r w:rsidR="00625F95">
          <w:rPr>
            <w:noProof/>
            <w:webHidden/>
          </w:rPr>
          <w:tab/>
        </w:r>
        <w:r w:rsidR="00625F95">
          <w:rPr>
            <w:noProof/>
            <w:webHidden/>
          </w:rPr>
          <w:fldChar w:fldCharType="begin"/>
        </w:r>
        <w:r w:rsidR="00625F95">
          <w:rPr>
            <w:noProof/>
            <w:webHidden/>
          </w:rPr>
          <w:instrText xml:space="preserve"> PAGEREF _Toc26816493 \h </w:instrText>
        </w:r>
        <w:r w:rsidR="00625F95">
          <w:rPr>
            <w:noProof/>
            <w:webHidden/>
          </w:rPr>
        </w:r>
        <w:r w:rsidR="00625F95">
          <w:rPr>
            <w:noProof/>
            <w:webHidden/>
          </w:rPr>
          <w:fldChar w:fldCharType="separate"/>
        </w:r>
        <w:r w:rsidR="00625F95">
          <w:rPr>
            <w:noProof/>
            <w:webHidden/>
          </w:rPr>
          <w:t>53</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94" w:history="1">
        <w:r w:rsidR="00625F95" w:rsidRPr="00B945F5">
          <w:rPr>
            <w:rStyle w:val="Hyperlink"/>
            <w:rFonts w:ascii="Cambria" w:hAnsi="Cambria"/>
            <w:noProof/>
          </w:rPr>
          <w:t>a.</w:t>
        </w:r>
        <w:r w:rsidR="00625F95">
          <w:rPr>
            <w:noProof/>
          </w:rPr>
          <w:tab/>
        </w:r>
        <w:r w:rsidR="00625F95" w:rsidRPr="00B945F5">
          <w:rPr>
            <w:rStyle w:val="Hyperlink"/>
            <w:noProof/>
          </w:rPr>
          <w:t>Fragments d’interactions</w:t>
        </w:r>
        <w:r w:rsidR="00625F95">
          <w:rPr>
            <w:noProof/>
            <w:webHidden/>
          </w:rPr>
          <w:tab/>
        </w:r>
        <w:r w:rsidR="00625F95">
          <w:rPr>
            <w:noProof/>
            <w:webHidden/>
          </w:rPr>
          <w:fldChar w:fldCharType="begin"/>
        </w:r>
        <w:r w:rsidR="00625F95">
          <w:rPr>
            <w:noProof/>
            <w:webHidden/>
          </w:rPr>
          <w:instrText xml:space="preserve"> PAGEREF _Toc26816494 \h </w:instrText>
        </w:r>
        <w:r w:rsidR="00625F95">
          <w:rPr>
            <w:noProof/>
            <w:webHidden/>
          </w:rPr>
        </w:r>
        <w:r w:rsidR="00625F95">
          <w:rPr>
            <w:noProof/>
            <w:webHidden/>
          </w:rPr>
          <w:fldChar w:fldCharType="separate"/>
        </w:r>
        <w:r w:rsidR="00625F95">
          <w:rPr>
            <w:noProof/>
            <w:webHidden/>
          </w:rPr>
          <w:t>53</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95" w:history="1">
        <w:r w:rsidR="00625F95" w:rsidRPr="00B945F5">
          <w:rPr>
            <w:rStyle w:val="Hyperlink"/>
            <w:rFonts w:ascii="Cambria" w:hAnsi="Cambria"/>
            <w:noProof/>
          </w:rPr>
          <w:t>b.</w:t>
        </w:r>
        <w:r w:rsidR="00625F95">
          <w:rPr>
            <w:noProof/>
          </w:rPr>
          <w:tab/>
        </w:r>
        <w:r w:rsidR="00625F95" w:rsidRPr="00B945F5">
          <w:rPr>
            <w:rStyle w:val="Hyperlink"/>
            <w:noProof/>
          </w:rPr>
          <w:t>Réalisation des diagrammes de séquences</w:t>
        </w:r>
        <w:r w:rsidR="00625F95">
          <w:rPr>
            <w:noProof/>
            <w:webHidden/>
          </w:rPr>
          <w:tab/>
        </w:r>
        <w:r w:rsidR="00625F95">
          <w:rPr>
            <w:noProof/>
            <w:webHidden/>
          </w:rPr>
          <w:fldChar w:fldCharType="begin"/>
        </w:r>
        <w:r w:rsidR="00625F95">
          <w:rPr>
            <w:noProof/>
            <w:webHidden/>
          </w:rPr>
          <w:instrText xml:space="preserve"> PAGEREF _Toc26816495 \h </w:instrText>
        </w:r>
        <w:r w:rsidR="00625F95">
          <w:rPr>
            <w:noProof/>
            <w:webHidden/>
          </w:rPr>
        </w:r>
        <w:r w:rsidR="00625F95">
          <w:rPr>
            <w:noProof/>
            <w:webHidden/>
          </w:rPr>
          <w:fldChar w:fldCharType="separate"/>
        </w:r>
        <w:r w:rsidR="00625F95">
          <w:rPr>
            <w:noProof/>
            <w:webHidden/>
          </w:rPr>
          <w:t>53</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96" w:history="1">
        <w:r w:rsidR="00625F95" w:rsidRPr="00B945F5">
          <w:rPr>
            <w:rStyle w:val="Hyperlink"/>
            <w:noProof/>
          </w:rPr>
          <w:t>4.</w:t>
        </w:r>
        <w:r w:rsidR="00625F95">
          <w:rPr>
            <w:noProof/>
          </w:rPr>
          <w:tab/>
        </w:r>
        <w:r w:rsidR="00625F95" w:rsidRPr="00B945F5">
          <w:rPr>
            <w:rStyle w:val="Hyperlink"/>
            <w:noProof/>
          </w:rPr>
          <w:t>Diagramme de classes</w:t>
        </w:r>
        <w:r w:rsidR="00625F95">
          <w:rPr>
            <w:noProof/>
            <w:webHidden/>
          </w:rPr>
          <w:tab/>
        </w:r>
        <w:r w:rsidR="00625F95">
          <w:rPr>
            <w:noProof/>
            <w:webHidden/>
          </w:rPr>
          <w:fldChar w:fldCharType="begin"/>
        </w:r>
        <w:r w:rsidR="00625F95">
          <w:rPr>
            <w:noProof/>
            <w:webHidden/>
          </w:rPr>
          <w:instrText xml:space="preserve"> PAGEREF _Toc26816496 \h </w:instrText>
        </w:r>
        <w:r w:rsidR="00625F95">
          <w:rPr>
            <w:noProof/>
            <w:webHidden/>
          </w:rPr>
        </w:r>
        <w:r w:rsidR="00625F95">
          <w:rPr>
            <w:noProof/>
            <w:webHidden/>
          </w:rPr>
          <w:fldChar w:fldCharType="separate"/>
        </w:r>
        <w:r w:rsidR="00625F95">
          <w:rPr>
            <w:noProof/>
            <w:webHidden/>
          </w:rPr>
          <w:t>54</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97" w:history="1">
        <w:r w:rsidR="00625F95" w:rsidRPr="00B945F5">
          <w:rPr>
            <w:rStyle w:val="Hyperlink"/>
            <w:rFonts w:ascii="Cambria" w:hAnsi="Cambria"/>
            <w:noProof/>
          </w:rPr>
          <w:t>a.</w:t>
        </w:r>
        <w:r w:rsidR="00625F95">
          <w:rPr>
            <w:noProof/>
          </w:rPr>
          <w:tab/>
        </w:r>
        <w:r w:rsidR="00625F95" w:rsidRPr="00B945F5">
          <w:rPr>
            <w:rStyle w:val="Hyperlink"/>
            <w:noProof/>
          </w:rPr>
          <w:t>Dictionnaire de données</w:t>
        </w:r>
        <w:r w:rsidR="00625F95">
          <w:rPr>
            <w:noProof/>
            <w:webHidden/>
          </w:rPr>
          <w:tab/>
        </w:r>
        <w:r w:rsidR="00625F95">
          <w:rPr>
            <w:noProof/>
            <w:webHidden/>
          </w:rPr>
          <w:fldChar w:fldCharType="begin"/>
        </w:r>
        <w:r w:rsidR="00625F95">
          <w:rPr>
            <w:noProof/>
            <w:webHidden/>
          </w:rPr>
          <w:instrText xml:space="preserve"> PAGEREF _Toc26816497 \h </w:instrText>
        </w:r>
        <w:r w:rsidR="00625F95">
          <w:rPr>
            <w:noProof/>
            <w:webHidden/>
          </w:rPr>
        </w:r>
        <w:r w:rsidR="00625F95">
          <w:rPr>
            <w:noProof/>
            <w:webHidden/>
          </w:rPr>
          <w:fldChar w:fldCharType="separate"/>
        </w:r>
        <w:r w:rsidR="00625F95">
          <w:rPr>
            <w:noProof/>
            <w:webHidden/>
          </w:rPr>
          <w:t>54</w:t>
        </w:r>
        <w:r w:rsidR="00625F95">
          <w:rPr>
            <w:noProof/>
            <w:webHidden/>
          </w:rPr>
          <w:fldChar w:fldCharType="end"/>
        </w:r>
      </w:hyperlink>
    </w:p>
    <w:p w:rsidR="00625F95" w:rsidRDefault="0059575B">
      <w:pPr>
        <w:pStyle w:val="TOC5"/>
        <w:tabs>
          <w:tab w:val="left" w:pos="1320"/>
          <w:tab w:val="right" w:leader="dot" w:pos="9062"/>
        </w:tabs>
        <w:rPr>
          <w:noProof/>
        </w:rPr>
      </w:pPr>
      <w:hyperlink w:anchor="_Toc26816498" w:history="1">
        <w:r w:rsidR="00625F95" w:rsidRPr="00B945F5">
          <w:rPr>
            <w:rStyle w:val="Hyperlink"/>
            <w:rFonts w:ascii="Cambria" w:hAnsi="Cambria"/>
            <w:noProof/>
          </w:rPr>
          <w:t>b.</w:t>
        </w:r>
        <w:r w:rsidR="00625F95">
          <w:rPr>
            <w:noProof/>
          </w:rPr>
          <w:tab/>
        </w:r>
        <w:r w:rsidR="00625F95" w:rsidRPr="00B945F5">
          <w:rPr>
            <w:rStyle w:val="Hyperlink"/>
            <w:noProof/>
          </w:rPr>
          <w:t>Elaboration du diagramme de classe</w:t>
        </w:r>
        <w:r w:rsidR="00625F95">
          <w:rPr>
            <w:noProof/>
            <w:webHidden/>
          </w:rPr>
          <w:tab/>
        </w:r>
        <w:r w:rsidR="00625F95">
          <w:rPr>
            <w:noProof/>
            <w:webHidden/>
          </w:rPr>
          <w:fldChar w:fldCharType="begin"/>
        </w:r>
        <w:r w:rsidR="00625F95">
          <w:rPr>
            <w:noProof/>
            <w:webHidden/>
          </w:rPr>
          <w:instrText xml:space="preserve"> PAGEREF _Toc26816498 \h </w:instrText>
        </w:r>
        <w:r w:rsidR="00625F95">
          <w:rPr>
            <w:noProof/>
            <w:webHidden/>
          </w:rPr>
        </w:r>
        <w:r w:rsidR="00625F95">
          <w:rPr>
            <w:noProof/>
            <w:webHidden/>
          </w:rPr>
          <w:fldChar w:fldCharType="separate"/>
        </w:r>
        <w:r w:rsidR="00625F95">
          <w:rPr>
            <w:noProof/>
            <w:webHidden/>
          </w:rPr>
          <w:t>55</w:t>
        </w:r>
        <w:r w:rsidR="00625F95">
          <w:rPr>
            <w:noProof/>
            <w:webHidden/>
          </w:rPr>
          <w:fldChar w:fldCharType="end"/>
        </w:r>
      </w:hyperlink>
    </w:p>
    <w:p w:rsidR="00625F95" w:rsidRDefault="0059575B">
      <w:pPr>
        <w:pStyle w:val="TOC4"/>
        <w:tabs>
          <w:tab w:val="left" w:pos="1100"/>
          <w:tab w:val="right" w:leader="dot" w:pos="9062"/>
        </w:tabs>
        <w:rPr>
          <w:noProof/>
        </w:rPr>
      </w:pPr>
      <w:hyperlink w:anchor="_Toc26816499" w:history="1">
        <w:r w:rsidR="00625F95" w:rsidRPr="00B945F5">
          <w:rPr>
            <w:rStyle w:val="Hyperlink"/>
            <w:noProof/>
          </w:rPr>
          <w:t>5.</w:t>
        </w:r>
        <w:r w:rsidR="00625F95">
          <w:rPr>
            <w:noProof/>
          </w:rPr>
          <w:tab/>
        </w:r>
        <w:r w:rsidR="00625F95" w:rsidRPr="00B945F5">
          <w:rPr>
            <w:rStyle w:val="Hyperlink"/>
            <w:noProof/>
          </w:rPr>
          <w:t>Création de la base de données</w:t>
        </w:r>
        <w:r w:rsidR="00625F95">
          <w:rPr>
            <w:noProof/>
            <w:webHidden/>
          </w:rPr>
          <w:tab/>
        </w:r>
        <w:r w:rsidR="00625F95">
          <w:rPr>
            <w:noProof/>
            <w:webHidden/>
          </w:rPr>
          <w:fldChar w:fldCharType="begin"/>
        </w:r>
        <w:r w:rsidR="00625F95">
          <w:rPr>
            <w:noProof/>
            <w:webHidden/>
          </w:rPr>
          <w:instrText xml:space="preserve"> PAGEREF _Toc26816499 \h </w:instrText>
        </w:r>
        <w:r w:rsidR="00625F95">
          <w:rPr>
            <w:noProof/>
            <w:webHidden/>
          </w:rPr>
        </w:r>
        <w:r w:rsidR="00625F95">
          <w:rPr>
            <w:noProof/>
            <w:webHidden/>
          </w:rPr>
          <w:fldChar w:fldCharType="separate"/>
        </w:r>
        <w:r w:rsidR="00625F95">
          <w:rPr>
            <w:noProof/>
            <w:webHidden/>
          </w:rPr>
          <w:t>55</w:t>
        </w:r>
        <w:r w:rsidR="00625F95">
          <w:rPr>
            <w:noProof/>
            <w:webHidden/>
          </w:rPr>
          <w:fldChar w:fldCharType="end"/>
        </w:r>
      </w:hyperlink>
    </w:p>
    <w:p w:rsidR="00625F95" w:rsidRDefault="0059575B">
      <w:pPr>
        <w:pStyle w:val="TOC5"/>
        <w:tabs>
          <w:tab w:val="left" w:pos="1320"/>
          <w:tab w:val="right" w:leader="dot" w:pos="9062"/>
        </w:tabs>
        <w:rPr>
          <w:noProof/>
        </w:rPr>
      </w:pPr>
      <w:hyperlink w:anchor="_Toc26816500" w:history="1">
        <w:r w:rsidR="00625F95" w:rsidRPr="00B945F5">
          <w:rPr>
            <w:rStyle w:val="Hyperlink"/>
            <w:rFonts w:ascii="Cambria" w:hAnsi="Cambria"/>
            <w:noProof/>
          </w:rPr>
          <w:t>a.</w:t>
        </w:r>
        <w:r w:rsidR="00625F95">
          <w:rPr>
            <w:noProof/>
          </w:rPr>
          <w:tab/>
        </w:r>
        <w:r w:rsidR="00625F95" w:rsidRPr="00B945F5">
          <w:rPr>
            <w:rStyle w:val="Hyperlink"/>
            <w:noProof/>
          </w:rPr>
          <w:t>Les familles de bases de données NoSQL</w:t>
        </w:r>
        <w:r w:rsidR="00625F95">
          <w:rPr>
            <w:noProof/>
            <w:webHidden/>
          </w:rPr>
          <w:tab/>
        </w:r>
        <w:r w:rsidR="00625F95">
          <w:rPr>
            <w:noProof/>
            <w:webHidden/>
          </w:rPr>
          <w:fldChar w:fldCharType="begin"/>
        </w:r>
        <w:r w:rsidR="00625F95">
          <w:rPr>
            <w:noProof/>
            <w:webHidden/>
          </w:rPr>
          <w:instrText xml:space="preserve"> PAGEREF _Toc26816500 \h </w:instrText>
        </w:r>
        <w:r w:rsidR="00625F95">
          <w:rPr>
            <w:noProof/>
            <w:webHidden/>
          </w:rPr>
        </w:r>
        <w:r w:rsidR="00625F95">
          <w:rPr>
            <w:noProof/>
            <w:webHidden/>
          </w:rPr>
          <w:fldChar w:fldCharType="separate"/>
        </w:r>
        <w:r w:rsidR="00625F95">
          <w:rPr>
            <w:noProof/>
            <w:webHidden/>
          </w:rPr>
          <w:t>56</w:t>
        </w:r>
        <w:r w:rsidR="00625F95">
          <w:rPr>
            <w:noProof/>
            <w:webHidden/>
          </w:rPr>
          <w:fldChar w:fldCharType="end"/>
        </w:r>
      </w:hyperlink>
    </w:p>
    <w:p w:rsidR="00625F95" w:rsidRDefault="0059575B">
      <w:pPr>
        <w:pStyle w:val="TOC5"/>
        <w:tabs>
          <w:tab w:val="left" w:pos="1320"/>
          <w:tab w:val="right" w:leader="dot" w:pos="9062"/>
        </w:tabs>
        <w:rPr>
          <w:noProof/>
        </w:rPr>
      </w:pPr>
      <w:hyperlink w:anchor="_Toc26816501" w:history="1">
        <w:r w:rsidR="00625F95" w:rsidRPr="00B945F5">
          <w:rPr>
            <w:rStyle w:val="Hyperlink"/>
            <w:rFonts w:ascii="Cambria" w:hAnsi="Cambria"/>
            <w:noProof/>
          </w:rPr>
          <w:t>b.</w:t>
        </w:r>
        <w:r w:rsidR="00625F95">
          <w:rPr>
            <w:noProof/>
          </w:rPr>
          <w:tab/>
        </w:r>
        <w:r w:rsidR="00625F95" w:rsidRPr="00B945F5">
          <w:rPr>
            <w:rStyle w:val="Hyperlink"/>
            <w:noProof/>
          </w:rPr>
          <w:t>Schéma de notre base de données</w:t>
        </w:r>
        <w:r w:rsidR="00625F95">
          <w:rPr>
            <w:noProof/>
            <w:webHidden/>
          </w:rPr>
          <w:tab/>
        </w:r>
        <w:r w:rsidR="00625F95">
          <w:rPr>
            <w:noProof/>
            <w:webHidden/>
          </w:rPr>
          <w:fldChar w:fldCharType="begin"/>
        </w:r>
        <w:r w:rsidR="00625F95">
          <w:rPr>
            <w:noProof/>
            <w:webHidden/>
          </w:rPr>
          <w:instrText xml:space="preserve"> PAGEREF _Toc26816501 \h </w:instrText>
        </w:r>
        <w:r w:rsidR="00625F95">
          <w:rPr>
            <w:noProof/>
            <w:webHidden/>
          </w:rPr>
        </w:r>
        <w:r w:rsidR="00625F95">
          <w:rPr>
            <w:noProof/>
            <w:webHidden/>
          </w:rPr>
          <w:fldChar w:fldCharType="separate"/>
        </w:r>
        <w:r w:rsidR="00625F95">
          <w:rPr>
            <w:noProof/>
            <w:webHidden/>
          </w:rPr>
          <w:t>59</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02" w:history="1">
        <w:r w:rsidR="00625F95" w:rsidRPr="00B945F5">
          <w:rPr>
            <w:rStyle w:val="Hyperlink"/>
            <w:noProof/>
          </w:rPr>
          <w:t>6.</w:t>
        </w:r>
        <w:r w:rsidR="00625F95">
          <w:rPr>
            <w:noProof/>
          </w:rPr>
          <w:tab/>
        </w:r>
        <w:r w:rsidR="00625F95" w:rsidRPr="00B945F5">
          <w:rPr>
            <w:rStyle w:val="Hyperlink"/>
            <w:noProof/>
          </w:rPr>
          <w:t>Diagramme de déploiement</w:t>
        </w:r>
        <w:r w:rsidR="00625F95">
          <w:rPr>
            <w:noProof/>
            <w:webHidden/>
          </w:rPr>
          <w:tab/>
        </w:r>
        <w:r w:rsidR="00625F95">
          <w:rPr>
            <w:noProof/>
            <w:webHidden/>
          </w:rPr>
          <w:fldChar w:fldCharType="begin"/>
        </w:r>
        <w:r w:rsidR="00625F95">
          <w:rPr>
            <w:noProof/>
            <w:webHidden/>
          </w:rPr>
          <w:instrText xml:space="preserve"> PAGEREF _Toc26816502 \h </w:instrText>
        </w:r>
        <w:r w:rsidR="00625F95">
          <w:rPr>
            <w:noProof/>
            <w:webHidden/>
          </w:rPr>
        </w:r>
        <w:r w:rsidR="00625F95">
          <w:rPr>
            <w:noProof/>
            <w:webHidden/>
          </w:rPr>
          <w:fldChar w:fldCharType="separate"/>
        </w:r>
        <w:r w:rsidR="00625F95">
          <w:rPr>
            <w:noProof/>
            <w:webHidden/>
          </w:rPr>
          <w:t>60</w:t>
        </w:r>
        <w:r w:rsidR="00625F95">
          <w:rPr>
            <w:noProof/>
            <w:webHidden/>
          </w:rPr>
          <w:fldChar w:fldCharType="end"/>
        </w:r>
      </w:hyperlink>
    </w:p>
    <w:p w:rsidR="00625F95" w:rsidRDefault="0059575B">
      <w:pPr>
        <w:pStyle w:val="TOC1"/>
        <w:tabs>
          <w:tab w:val="right" w:leader="dot" w:pos="9062"/>
        </w:tabs>
        <w:rPr>
          <w:noProof/>
        </w:rPr>
      </w:pPr>
      <w:hyperlink w:anchor="_Toc26816503" w:history="1">
        <w:r w:rsidR="00625F95" w:rsidRPr="00B945F5">
          <w:rPr>
            <w:rStyle w:val="Hyperlink"/>
            <w:noProof/>
          </w:rPr>
          <w:t>PARTIE 3</w:t>
        </w:r>
        <w:r w:rsidR="00625F95">
          <w:rPr>
            <w:noProof/>
            <w:webHidden/>
          </w:rPr>
          <w:tab/>
        </w:r>
        <w:r w:rsidR="00625F95">
          <w:rPr>
            <w:noProof/>
            <w:webHidden/>
          </w:rPr>
          <w:fldChar w:fldCharType="begin"/>
        </w:r>
        <w:r w:rsidR="00625F95">
          <w:rPr>
            <w:noProof/>
            <w:webHidden/>
          </w:rPr>
          <w:instrText xml:space="preserve"> PAGEREF _Toc26816503 \h </w:instrText>
        </w:r>
        <w:r w:rsidR="00625F95">
          <w:rPr>
            <w:noProof/>
            <w:webHidden/>
          </w:rPr>
        </w:r>
        <w:r w:rsidR="00625F95">
          <w:rPr>
            <w:noProof/>
            <w:webHidden/>
          </w:rPr>
          <w:fldChar w:fldCharType="separate"/>
        </w:r>
        <w:r w:rsidR="00625F95">
          <w:rPr>
            <w:noProof/>
            <w:webHidden/>
          </w:rPr>
          <w:t>61</w:t>
        </w:r>
        <w:r w:rsidR="00625F95">
          <w:rPr>
            <w:noProof/>
            <w:webHidden/>
          </w:rPr>
          <w:fldChar w:fldCharType="end"/>
        </w:r>
      </w:hyperlink>
    </w:p>
    <w:p w:rsidR="00625F95" w:rsidRDefault="0059575B">
      <w:pPr>
        <w:pStyle w:val="TOC1"/>
        <w:tabs>
          <w:tab w:val="right" w:leader="dot" w:pos="9062"/>
        </w:tabs>
        <w:rPr>
          <w:noProof/>
        </w:rPr>
      </w:pPr>
      <w:hyperlink w:anchor="_Toc26816504" w:history="1">
        <w:r w:rsidR="00625F95" w:rsidRPr="00B945F5">
          <w:rPr>
            <w:rStyle w:val="Hyperlink"/>
            <w:noProof/>
          </w:rPr>
          <w:t>RESULTATS</w:t>
        </w:r>
        <w:r w:rsidR="00625F95">
          <w:rPr>
            <w:noProof/>
            <w:webHidden/>
          </w:rPr>
          <w:tab/>
        </w:r>
        <w:r w:rsidR="00625F95">
          <w:rPr>
            <w:noProof/>
            <w:webHidden/>
          </w:rPr>
          <w:fldChar w:fldCharType="begin"/>
        </w:r>
        <w:r w:rsidR="00625F95">
          <w:rPr>
            <w:noProof/>
            <w:webHidden/>
          </w:rPr>
          <w:instrText xml:space="preserve"> PAGEREF _Toc26816504 \h </w:instrText>
        </w:r>
        <w:r w:rsidR="00625F95">
          <w:rPr>
            <w:noProof/>
            <w:webHidden/>
          </w:rPr>
        </w:r>
        <w:r w:rsidR="00625F95">
          <w:rPr>
            <w:noProof/>
            <w:webHidden/>
          </w:rPr>
          <w:fldChar w:fldCharType="separate"/>
        </w:r>
        <w:r w:rsidR="00625F95">
          <w:rPr>
            <w:noProof/>
            <w:webHidden/>
          </w:rPr>
          <w:t>61</w:t>
        </w:r>
        <w:r w:rsidR="00625F95">
          <w:rPr>
            <w:noProof/>
            <w:webHidden/>
          </w:rPr>
          <w:fldChar w:fldCharType="end"/>
        </w:r>
      </w:hyperlink>
    </w:p>
    <w:p w:rsidR="00625F95" w:rsidRDefault="0059575B">
      <w:pPr>
        <w:pStyle w:val="TOC2"/>
        <w:tabs>
          <w:tab w:val="right" w:leader="dot" w:pos="9062"/>
        </w:tabs>
        <w:rPr>
          <w:noProof/>
        </w:rPr>
      </w:pPr>
      <w:hyperlink w:anchor="_Toc26816505" w:history="1">
        <w:r w:rsidR="00625F95" w:rsidRPr="00B945F5">
          <w:rPr>
            <w:rStyle w:val="Hyperlink"/>
            <w:noProof/>
          </w:rPr>
          <w:t>CHAPITRE 5 : PRESENTATION DE L’APPLICATION</w:t>
        </w:r>
        <w:r w:rsidR="00625F95">
          <w:rPr>
            <w:noProof/>
            <w:webHidden/>
          </w:rPr>
          <w:tab/>
        </w:r>
        <w:r w:rsidR="00625F95">
          <w:rPr>
            <w:noProof/>
            <w:webHidden/>
          </w:rPr>
          <w:fldChar w:fldCharType="begin"/>
        </w:r>
        <w:r w:rsidR="00625F95">
          <w:rPr>
            <w:noProof/>
            <w:webHidden/>
          </w:rPr>
          <w:instrText xml:space="preserve"> PAGEREF _Toc26816505 \h </w:instrText>
        </w:r>
        <w:r w:rsidR="00625F95">
          <w:rPr>
            <w:noProof/>
            <w:webHidden/>
          </w:rPr>
        </w:r>
        <w:r w:rsidR="00625F95">
          <w:rPr>
            <w:noProof/>
            <w:webHidden/>
          </w:rPr>
          <w:fldChar w:fldCharType="separate"/>
        </w:r>
        <w:r w:rsidR="00625F95">
          <w:rPr>
            <w:noProof/>
            <w:webHidden/>
          </w:rPr>
          <w:t>62</w:t>
        </w:r>
        <w:r w:rsidR="00625F95">
          <w:rPr>
            <w:noProof/>
            <w:webHidden/>
          </w:rPr>
          <w:fldChar w:fldCharType="end"/>
        </w:r>
      </w:hyperlink>
    </w:p>
    <w:p w:rsidR="00625F95" w:rsidRDefault="0059575B">
      <w:pPr>
        <w:pStyle w:val="TOC3"/>
        <w:tabs>
          <w:tab w:val="left" w:pos="880"/>
          <w:tab w:val="right" w:leader="dot" w:pos="9062"/>
        </w:tabs>
        <w:rPr>
          <w:noProof/>
        </w:rPr>
      </w:pPr>
      <w:hyperlink w:anchor="_Toc26816506" w:history="1">
        <w:r w:rsidR="00625F95" w:rsidRPr="00B945F5">
          <w:rPr>
            <w:rStyle w:val="Hyperlink"/>
            <w:rFonts w:ascii="Cambria" w:hAnsi="Cambria"/>
            <w:noProof/>
          </w:rPr>
          <w:t>A.</w:t>
        </w:r>
        <w:r w:rsidR="00625F95">
          <w:rPr>
            <w:noProof/>
          </w:rPr>
          <w:tab/>
        </w:r>
        <w:r w:rsidR="00625F95" w:rsidRPr="00B945F5">
          <w:rPr>
            <w:rStyle w:val="Hyperlink"/>
            <w:noProof/>
          </w:rPr>
          <w:t>GENERALITE</w:t>
        </w:r>
        <w:r w:rsidR="00625F95">
          <w:rPr>
            <w:noProof/>
            <w:webHidden/>
          </w:rPr>
          <w:tab/>
        </w:r>
        <w:r w:rsidR="00625F95">
          <w:rPr>
            <w:noProof/>
            <w:webHidden/>
          </w:rPr>
          <w:fldChar w:fldCharType="begin"/>
        </w:r>
        <w:r w:rsidR="00625F95">
          <w:rPr>
            <w:noProof/>
            <w:webHidden/>
          </w:rPr>
          <w:instrText xml:space="preserve"> PAGEREF _Toc26816506 \h </w:instrText>
        </w:r>
        <w:r w:rsidR="00625F95">
          <w:rPr>
            <w:noProof/>
            <w:webHidden/>
          </w:rPr>
        </w:r>
        <w:r w:rsidR="00625F95">
          <w:rPr>
            <w:noProof/>
            <w:webHidden/>
          </w:rPr>
          <w:fldChar w:fldCharType="separate"/>
        </w:r>
        <w:r w:rsidR="00625F95">
          <w:rPr>
            <w:noProof/>
            <w:webHidden/>
          </w:rPr>
          <w:t>62</w:t>
        </w:r>
        <w:r w:rsidR="00625F95">
          <w:rPr>
            <w:noProof/>
            <w:webHidden/>
          </w:rPr>
          <w:fldChar w:fldCharType="end"/>
        </w:r>
      </w:hyperlink>
    </w:p>
    <w:p w:rsidR="00625F95" w:rsidRDefault="0059575B">
      <w:pPr>
        <w:pStyle w:val="TOC3"/>
        <w:tabs>
          <w:tab w:val="left" w:pos="880"/>
          <w:tab w:val="right" w:leader="dot" w:pos="9062"/>
        </w:tabs>
        <w:rPr>
          <w:noProof/>
        </w:rPr>
      </w:pPr>
      <w:hyperlink w:anchor="_Toc26816507" w:history="1">
        <w:r w:rsidR="00625F95" w:rsidRPr="00B945F5">
          <w:rPr>
            <w:rStyle w:val="Hyperlink"/>
            <w:rFonts w:ascii="Cambria" w:hAnsi="Cambria"/>
            <w:noProof/>
          </w:rPr>
          <w:t>B.</w:t>
        </w:r>
        <w:r w:rsidR="00625F95">
          <w:rPr>
            <w:noProof/>
          </w:rPr>
          <w:tab/>
        </w:r>
        <w:r w:rsidR="00625F95" w:rsidRPr="00B945F5">
          <w:rPr>
            <w:rStyle w:val="Hyperlink"/>
            <w:noProof/>
          </w:rPr>
          <w:t>UTILISATEURS</w:t>
        </w:r>
        <w:r w:rsidR="00625F95">
          <w:rPr>
            <w:noProof/>
            <w:webHidden/>
          </w:rPr>
          <w:tab/>
        </w:r>
        <w:r w:rsidR="00625F95">
          <w:rPr>
            <w:noProof/>
            <w:webHidden/>
          </w:rPr>
          <w:fldChar w:fldCharType="begin"/>
        </w:r>
        <w:r w:rsidR="00625F95">
          <w:rPr>
            <w:noProof/>
            <w:webHidden/>
          </w:rPr>
          <w:instrText xml:space="preserve"> PAGEREF _Toc26816507 \h </w:instrText>
        </w:r>
        <w:r w:rsidR="00625F95">
          <w:rPr>
            <w:noProof/>
            <w:webHidden/>
          </w:rPr>
        </w:r>
        <w:r w:rsidR="00625F95">
          <w:rPr>
            <w:noProof/>
            <w:webHidden/>
          </w:rPr>
          <w:fldChar w:fldCharType="separate"/>
        </w:r>
        <w:r w:rsidR="00625F95">
          <w:rPr>
            <w:noProof/>
            <w:webHidden/>
          </w:rPr>
          <w:t>62</w:t>
        </w:r>
        <w:r w:rsidR="00625F95">
          <w:rPr>
            <w:noProof/>
            <w:webHidden/>
          </w:rPr>
          <w:fldChar w:fldCharType="end"/>
        </w:r>
      </w:hyperlink>
    </w:p>
    <w:p w:rsidR="00625F95" w:rsidRDefault="0059575B">
      <w:pPr>
        <w:pStyle w:val="TOC3"/>
        <w:tabs>
          <w:tab w:val="left" w:pos="880"/>
          <w:tab w:val="right" w:leader="dot" w:pos="9062"/>
        </w:tabs>
        <w:rPr>
          <w:noProof/>
        </w:rPr>
      </w:pPr>
      <w:hyperlink w:anchor="_Toc26816508" w:history="1">
        <w:r w:rsidR="00625F95" w:rsidRPr="00B945F5">
          <w:rPr>
            <w:rStyle w:val="Hyperlink"/>
            <w:rFonts w:ascii="Cambria" w:hAnsi="Cambria"/>
            <w:noProof/>
          </w:rPr>
          <w:t>C.</w:t>
        </w:r>
        <w:r w:rsidR="00625F95">
          <w:rPr>
            <w:noProof/>
          </w:rPr>
          <w:tab/>
        </w:r>
        <w:r w:rsidR="00625F95" w:rsidRPr="00B945F5">
          <w:rPr>
            <w:rStyle w:val="Hyperlink"/>
            <w:noProof/>
          </w:rPr>
          <w:t>CONFIGURATION REQUISE</w:t>
        </w:r>
        <w:r w:rsidR="00625F95">
          <w:rPr>
            <w:noProof/>
            <w:webHidden/>
          </w:rPr>
          <w:tab/>
        </w:r>
        <w:r w:rsidR="00625F95">
          <w:rPr>
            <w:noProof/>
            <w:webHidden/>
          </w:rPr>
          <w:fldChar w:fldCharType="begin"/>
        </w:r>
        <w:r w:rsidR="00625F95">
          <w:rPr>
            <w:noProof/>
            <w:webHidden/>
          </w:rPr>
          <w:instrText xml:space="preserve"> PAGEREF _Toc26816508 \h </w:instrText>
        </w:r>
        <w:r w:rsidR="00625F95">
          <w:rPr>
            <w:noProof/>
            <w:webHidden/>
          </w:rPr>
        </w:r>
        <w:r w:rsidR="00625F95">
          <w:rPr>
            <w:noProof/>
            <w:webHidden/>
          </w:rPr>
          <w:fldChar w:fldCharType="separate"/>
        </w:r>
        <w:r w:rsidR="00625F95">
          <w:rPr>
            <w:noProof/>
            <w:webHidden/>
          </w:rPr>
          <w:t>62</w:t>
        </w:r>
        <w:r w:rsidR="00625F95">
          <w:rPr>
            <w:noProof/>
            <w:webHidden/>
          </w:rPr>
          <w:fldChar w:fldCharType="end"/>
        </w:r>
      </w:hyperlink>
    </w:p>
    <w:p w:rsidR="00625F95" w:rsidRDefault="0059575B">
      <w:pPr>
        <w:pStyle w:val="TOC3"/>
        <w:tabs>
          <w:tab w:val="left" w:pos="880"/>
          <w:tab w:val="right" w:leader="dot" w:pos="9062"/>
        </w:tabs>
        <w:rPr>
          <w:noProof/>
        </w:rPr>
      </w:pPr>
      <w:hyperlink w:anchor="_Toc26816509" w:history="1">
        <w:r w:rsidR="00625F95" w:rsidRPr="00B945F5">
          <w:rPr>
            <w:rStyle w:val="Hyperlink"/>
            <w:rFonts w:ascii="Cambria" w:hAnsi="Cambria"/>
            <w:noProof/>
          </w:rPr>
          <w:t>D.</w:t>
        </w:r>
        <w:r w:rsidR="00625F95">
          <w:rPr>
            <w:noProof/>
          </w:rPr>
          <w:tab/>
        </w:r>
        <w:r w:rsidR="00625F95" w:rsidRPr="00B945F5">
          <w:rPr>
            <w:rStyle w:val="Hyperlink"/>
            <w:noProof/>
          </w:rPr>
          <w:t>INTERFACES ET FONCTIONNEMENT</w:t>
        </w:r>
        <w:r w:rsidR="00625F95">
          <w:rPr>
            <w:noProof/>
            <w:webHidden/>
          </w:rPr>
          <w:tab/>
        </w:r>
        <w:r w:rsidR="00625F95">
          <w:rPr>
            <w:noProof/>
            <w:webHidden/>
          </w:rPr>
          <w:fldChar w:fldCharType="begin"/>
        </w:r>
        <w:r w:rsidR="00625F95">
          <w:rPr>
            <w:noProof/>
            <w:webHidden/>
          </w:rPr>
          <w:instrText xml:space="preserve"> PAGEREF _Toc26816509 \h </w:instrText>
        </w:r>
        <w:r w:rsidR="00625F95">
          <w:rPr>
            <w:noProof/>
            <w:webHidden/>
          </w:rPr>
        </w:r>
        <w:r w:rsidR="00625F95">
          <w:rPr>
            <w:noProof/>
            <w:webHidden/>
          </w:rPr>
          <w:fldChar w:fldCharType="separate"/>
        </w:r>
        <w:r w:rsidR="00625F95">
          <w:rPr>
            <w:noProof/>
            <w:webHidden/>
          </w:rPr>
          <w:t>62</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10" w:history="1">
        <w:r w:rsidR="00625F95" w:rsidRPr="00B945F5">
          <w:rPr>
            <w:rStyle w:val="Hyperlink"/>
            <w:noProof/>
          </w:rPr>
          <w:t>1.</w:t>
        </w:r>
        <w:r w:rsidR="00625F95">
          <w:rPr>
            <w:noProof/>
          </w:rPr>
          <w:tab/>
        </w:r>
        <w:r w:rsidR="00625F95" w:rsidRPr="00B945F5">
          <w:rPr>
            <w:rStyle w:val="Hyperlink"/>
            <w:noProof/>
          </w:rPr>
          <w:t>Interface d’authentification</w:t>
        </w:r>
        <w:r w:rsidR="00625F95">
          <w:rPr>
            <w:noProof/>
            <w:webHidden/>
          </w:rPr>
          <w:tab/>
        </w:r>
        <w:r w:rsidR="00625F95">
          <w:rPr>
            <w:noProof/>
            <w:webHidden/>
          </w:rPr>
          <w:fldChar w:fldCharType="begin"/>
        </w:r>
        <w:r w:rsidR="00625F95">
          <w:rPr>
            <w:noProof/>
            <w:webHidden/>
          </w:rPr>
          <w:instrText xml:space="preserve"> PAGEREF _Toc26816510 \h </w:instrText>
        </w:r>
        <w:r w:rsidR="00625F95">
          <w:rPr>
            <w:noProof/>
            <w:webHidden/>
          </w:rPr>
        </w:r>
        <w:r w:rsidR="00625F95">
          <w:rPr>
            <w:noProof/>
            <w:webHidden/>
          </w:rPr>
          <w:fldChar w:fldCharType="separate"/>
        </w:r>
        <w:r w:rsidR="00625F95">
          <w:rPr>
            <w:noProof/>
            <w:webHidden/>
          </w:rPr>
          <w:t>62</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11" w:history="1">
        <w:r w:rsidR="00625F95" w:rsidRPr="00B945F5">
          <w:rPr>
            <w:rStyle w:val="Hyperlink"/>
            <w:noProof/>
          </w:rPr>
          <w:t>2.</w:t>
        </w:r>
        <w:r w:rsidR="00625F95">
          <w:rPr>
            <w:noProof/>
          </w:rPr>
          <w:tab/>
        </w:r>
        <w:r w:rsidR="00625F95" w:rsidRPr="00B945F5">
          <w:rPr>
            <w:rStyle w:val="Hyperlink"/>
            <w:noProof/>
          </w:rPr>
          <w:t>Interface principale du Client</w:t>
        </w:r>
        <w:r w:rsidR="00625F95">
          <w:rPr>
            <w:noProof/>
            <w:webHidden/>
          </w:rPr>
          <w:tab/>
        </w:r>
        <w:r w:rsidR="00625F95">
          <w:rPr>
            <w:noProof/>
            <w:webHidden/>
          </w:rPr>
          <w:fldChar w:fldCharType="begin"/>
        </w:r>
        <w:r w:rsidR="00625F95">
          <w:rPr>
            <w:noProof/>
            <w:webHidden/>
          </w:rPr>
          <w:instrText xml:space="preserve"> PAGEREF _Toc26816511 \h </w:instrText>
        </w:r>
        <w:r w:rsidR="00625F95">
          <w:rPr>
            <w:noProof/>
            <w:webHidden/>
          </w:rPr>
        </w:r>
        <w:r w:rsidR="00625F95">
          <w:rPr>
            <w:noProof/>
            <w:webHidden/>
          </w:rPr>
          <w:fldChar w:fldCharType="separate"/>
        </w:r>
        <w:r w:rsidR="00625F95">
          <w:rPr>
            <w:noProof/>
            <w:webHidden/>
          </w:rPr>
          <w:t>64</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12" w:history="1">
        <w:r w:rsidR="00625F95" w:rsidRPr="00B945F5">
          <w:rPr>
            <w:rStyle w:val="Hyperlink"/>
            <w:noProof/>
          </w:rPr>
          <w:t>3.</w:t>
        </w:r>
        <w:r w:rsidR="00625F95">
          <w:rPr>
            <w:noProof/>
          </w:rPr>
          <w:tab/>
        </w:r>
        <w:r w:rsidR="00625F95" w:rsidRPr="00B945F5">
          <w:rPr>
            <w:rStyle w:val="Hyperlink"/>
            <w:noProof/>
          </w:rPr>
          <w:t>Etapes de réservation</w:t>
        </w:r>
        <w:r w:rsidR="00625F95">
          <w:rPr>
            <w:noProof/>
            <w:webHidden/>
          </w:rPr>
          <w:tab/>
        </w:r>
        <w:r w:rsidR="00625F95">
          <w:rPr>
            <w:noProof/>
            <w:webHidden/>
          </w:rPr>
          <w:fldChar w:fldCharType="begin"/>
        </w:r>
        <w:r w:rsidR="00625F95">
          <w:rPr>
            <w:noProof/>
            <w:webHidden/>
          </w:rPr>
          <w:instrText xml:space="preserve"> PAGEREF _Toc26816512 \h </w:instrText>
        </w:r>
        <w:r w:rsidR="00625F95">
          <w:rPr>
            <w:noProof/>
            <w:webHidden/>
          </w:rPr>
        </w:r>
        <w:r w:rsidR="00625F95">
          <w:rPr>
            <w:noProof/>
            <w:webHidden/>
          </w:rPr>
          <w:fldChar w:fldCharType="separate"/>
        </w:r>
        <w:r w:rsidR="00625F95">
          <w:rPr>
            <w:noProof/>
            <w:webHidden/>
          </w:rPr>
          <w:t>65</w:t>
        </w:r>
        <w:r w:rsidR="00625F95">
          <w:rPr>
            <w:noProof/>
            <w:webHidden/>
          </w:rPr>
          <w:fldChar w:fldCharType="end"/>
        </w:r>
      </w:hyperlink>
    </w:p>
    <w:p w:rsidR="00625F95" w:rsidRDefault="0059575B">
      <w:pPr>
        <w:pStyle w:val="TOC2"/>
        <w:tabs>
          <w:tab w:val="right" w:leader="dot" w:pos="9062"/>
        </w:tabs>
        <w:rPr>
          <w:noProof/>
        </w:rPr>
      </w:pPr>
      <w:hyperlink w:anchor="_Toc26816513" w:history="1">
        <w:r w:rsidR="00625F95" w:rsidRPr="00B945F5">
          <w:rPr>
            <w:rStyle w:val="Hyperlink"/>
            <w:noProof/>
          </w:rPr>
          <w:t>CHAPITRE  6 : EXTRAITS DE CODE</w:t>
        </w:r>
        <w:r w:rsidR="00625F95">
          <w:rPr>
            <w:noProof/>
            <w:webHidden/>
          </w:rPr>
          <w:tab/>
        </w:r>
        <w:r w:rsidR="00625F95">
          <w:rPr>
            <w:noProof/>
            <w:webHidden/>
          </w:rPr>
          <w:fldChar w:fldCharType="begin"/>
        </w:r>
        <w:r w:rsidR="00625F95">
          <w:rPr>
            <w:noProof/>
            <w:webHidden/>
          </w:rPr>
          <w:instrText xml:space="preserve"> PAGEREF _Toc26816513 \h </w:instrText>
        </w:r>
        <w:r w:rsidR="00625F95">
          <w:rPr>
            <w:noProof/>
            <w:webHidden/>
          </w:rPr>
        </w:r>
        <w:r w:rsidR="00625F95">
          <w:rPr>
            <w:noProof/>
            <w:webHidden/>
          </w:rPr>
          <w:fldChar w:fldCharType="separate"/>
        </w:r>
        <w:r w:rsidR="00625F95">
          <w:rPr>
            <w:noProof/>
            <w:webHidden/>
          </w:rPr>
          <w:t>72</w:t>
        </w:r>
        <w:r w:rsidR="00625F95">
          <w:rPr>
            <w:noProof/>
            <w:webHidden/>
          </w:rPr>
          <w:fldChar w:fldCharType="end"/>
        </w:r>
      </w:hyperlink>
    </w:p>
    <w:p w:rsidR="00625F95" w:rsidRDefault="0059575B">
      <w:pPr>
        <w:pStyle w:val="TOC3"/>
        <w:tabs>
          <w:tab w:val="left" w:pos="880"/>
          <w:tab w:val="right" w:leader="dot" w:pos="9062"/>
        </w:tabs>
        <w:rPr>
          <w:noProof/>
        </w:rPr>
      </w:pPr>
      <w:hyperlink w:anchor="_Toc26816514" w:history="1">
        <w:r w:rsidR="00625F95" w:rsidRPr="00B945F5">
          <w:rPr>
            <w:rStyle w:val="Hyperlink"/>
            <w:rFonts w:ascii="Cambria" w:hAnsi="Cambria"/>
            <w:noProof/>
          </w:rPr>
          <w:t>A.</w:t>
        </w:r>
        <w:r w:rsidR="00625F95">
          <w:rPr>
            <w:noProof/>
          </w:rPr>
          <w:tab/>
        </w:r>
        <w:r w:rsidR="00625F95" w:rsidRPr="00B945F5">
          <w:rPr>
            <w:rStyle w:val="Hyperlink"/>
            <w:noProof/>
          </w:rPr>
          <w:t>GESTION DES PACKAGES ET FICHIER DE CONFIGURATION</w:t>
        </w:r>
        <w:r w:rsidR="00625F95">
          <w:rPr>
            <w:noProof/>
            <w:webHidden/>
          </w:rPr>
          <w:tab/>
        </w:r>
        <w:r w:rsidR="00625F95">
          <w:rPr>
            <w:noProof/>
            <w:webHidden/>
          </w:rPr>
          <w:fldChar w:fldCharType="begin"/>
        </w:r>
        <w:r w:rsidR="00625F95">
          <w:rPr>
            <w:noProof/>
            <w:webHidden/>
          </w:rPr>
          <w:instrText xml:space="preserve"> PAGEREF _Toc26816514 \h </w:instrText>
        </w:r>
        <w:r w:rsidR="00625F95">
          <w:rPr>
            <w:noProof/>
            <w:webHidden/>
          </w:rPr>
        </w:r>
        <w:r w:rsidR="00625F95">
          <w:rPr>
            <w:noProof/>
            <w:webHidden/>
          </w:rPr>
          <w:fldChar w:fldCharType="separate"/>
        </w:r>
        <w:r w:rsidR="00625F95">
          <w:rPr>
            <w:noProof/>
            <w:webHidden/>
          </w:rPr>
          <w:t>72</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15" w:history="1">
        <w:r w:rsidR="00625F95" w:rsidRPr="00B945F5">
          <w:rPr>
            <w:rStyle w:val="Hyperlink"/>
            <w:noProof/>
          </w:rPr>
          <w:t>1.</w:t>
        </w:r>
        <w:r w:rsidR="00625F95">
          <w:rPr>
            <w:noProof/>
          </w:rPr>
          <w:tab/>
        </w:r>
        <w:r w:rsidR="00625F95" w:rsidRPr="00B945F5">
          <w:rPr>
            <w:rStyle w:val="Hyperlink"/>
            <w:noProof/>
          </w:rPr>
          <w:t>Gestion des packages</w:t>
        </w:r>
        <w:r w:rsidR="00625F95">
          <w:rPr>
            <w:noProof/>
            <w:webHidden/>
          </w:rPr>
          <w:tab/>
        </w:r>
        <w:r w:rsidR="00625F95">
          <w:rPr>
            <w:noProof/>
            <w:webHidden/>
          </w:rPr>
          <w:fldChar w:fldCharType="begin"/>
        </w:r>
        <w:r w:rsidR="00625F95">
          <w:rPr>
            <w:noProof/>
            <w:webHidden/>
          </w:rPr>
          <w:instrText xml:space="preserve"> PAGEREF _Toc26816515 \h </w:instrText>
        </w:r>
        <w:r w:rsidR="00625F95">
          <w:rPr>
            <w:noProof/>
            <w:webHidden/>
          </w:rPr>
        </w:r>
        <w:r w:rsidR="00625F95">
          <w:rPr>
            <w:noProof/>
            <w:webHidden/>
          </w:rPr>
          <w:fldChar w:fldCharType="separate"/>
        </w:r>
        <w:r w:rsidR="00625F95">
          <w:rPr>
            <w:noProof/>
            <w:webHidden/>
          </w:rPr>
          <w:t>72</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16" w:history="1">
        <w:r w:rsidR="00625F95" w:rsidRPr="00B945F5">
          <w:rPr>
            <w:rStyle w:val="Hyperlink"/>
            <w:noProof/>
          </w:rPr>
          <w:t>2.</w:t>
        </w:r>
        <w:r w:rsidR="00625F95">
          <w:rPr>
            <w:noProof/>
          </w:rPr>
          <w:tab/>
        </w:r>
        <w:r w:rsidR="00625F95" w:rsidRPr="00B945F5">
          <w:rPr>
            <w:rStyle w:val="Hyperlink"/>
            <w:noProof/>
          </w:rPr>
          <w:t>Fichiers de configuration</w:t>
        </w:r>
        <w:r w:rsidR="00625F95">
          <w:rPr>
            <w:noProof/>
            <w:webHidden/>
          </w:rPr>
          <w:tab/>
        </w:r>
        <w:r w:rsidR="00625F95">
          <w:rPr>
            <w:noProof/>
            <w:webHidden/>
          </w:rPr>
          <w:fldChar w:fldCharType="begin"/>
        </w:r>
        <w:r w:rsidR="00625F95">
          <w:rPr>
            <w:noProof/>
            <w:webHidden/>
          </w:rPr>
          <w:instrText xml:space="preserve"> PAGEREF _Toc26816516 \h </w:instrText>
        </w:r>
        <w:r w:rsidR="00625F95">
          <w:rPr>
            <w:noProof/>
            <w:webHidden/>
          </w:rPr>
        </w:r>
        <w:r w:rsidR="00625F95">
          <w:rPr>
            <w:noProof/>
            <w:webHidden/>
          </w:rPr>
          <w:fldChar w:fldCharType="separate"/>
        </w:r>
        <w:r w:rsidR="00625F95">
          <w:rPr>
            <w:noProof/>
            <w:webHidden/>
          </w:rPr>
          <w:t>75</w:t>
        </w:r>
        <w:r w:rsidR="00625F95">
          <w:rPr>
            <w:noProof/>
            <w:webHidden/>
          </w:rPr>
          <w:fldChar w:fldCharType="end"/>
        </w:r>
      </w:hyperlink>
    </w:p>
    <w:p w:rsidR="00625F95" w:rsidRDefault="0059575B">
      <w:pPr>
        <w:pStyle w:val="TOC5"/>
        <w:tabs>
          <w:tab w:val="left" w:pos="1320"/>
          <w:tab w:val="right" w:leader="dot" w:pos="9062"/>
        </w:tabs>
        <w:rPr>
          <w:noProof/>
        </w:rPr>
      </w:pPr>
      <w:hyperlink w:anchor="_Toc26816517" w:history="1">
        <w:r w:rsidR="00625F95" w:rsidRPr="00B945F5">
          <w:rPr>
            <w:rStyle w:val="Hyperlink"/>
            <w:rFonts w:ascii="Cambria" w:hAnsi="Cambria"/>
            <w:noProof/>
          </w:rPr>
          <w:t>a.</w:t>
        </w:r>
        <w:r w:rsidR="00625F95">
          <w:rPr>
            <w:noProof/>
          </w:rPr>
          <w:tab/>
        </w:r>
        <w:r w:rsidR="00625F95" w:rsidRPr="00B945F5">
          <w:rPr>
            <w:rStyle w:val="Hyperlink"/>
            <w:noProof/>
          </w:rPr>
          <w:t>Config.xml</w:t>
        </w:r>
        <w:r w:rsidR="00625F95">
          <w:rPr>
            <w:noProof/>
            <w:webHidden/>
          </w:rPr>
          <w:tab/>
        </w:r>
        <w:r w:rsidR="00625F95">
          <w:rPr>
            <w:noProof/>
            <w:webHidden/>
          </w:rPr>
          <w:fldChar w:fldCharType="begin"/>
        </w:r>
        <w:r w:rsidR="00625F95">
          <w:rPr>
            <w:noProof/>
            <w:webHidden/>
          </w:rPr>
          <w:instrText xml:space="preserve"> PAGEREF _Toc26816517 \h </w:instrText>
        </w:r>
        <w:r w:rsidR="00625F95">
          <w:rPr>
            <w:noProof/>
            <w:webHidden/>
          </w:rPr>
        </w:r>
        <w:r w:rsidR="00625F95">
          <w:rPr>
            <w:noProof/>
            <w:webHidden/>
          </w:rPr>
          <w:fldChar w:fldCharType="separate"/>
        </w:r>
        <w:r w:rsidR="00625F95">
          <w:rPr>
            <w:noProof/>
            <w:webHidden/>
          </w:rPr>
          <w:t>75</w:t>
        </w:r>
        <w:r w:rsidR="00625F95">
          <w:rPr>
            <w:noProof/>
            <w:webHidden/>
          </w:rPr>
          <w:fldChar w:fldCharType="end"/>
        </w:r>
      </w:hyperlink>
    </w:p>
    <w:p w:rsidR="00625F95" w:rsidRDefault="0059575B">
      <w:pPr>
        <w:pStyle w:val="TOC5"/>
        <w:tabs>
          <w:tab w:val="left" w:pos="1320"/>
          <w:tab w:val="right" w:leader="dot" w:pos="9062"/>
        </w:tabs>
        <w:rPr>
          <w:noProof/>
        </w:rPr>
      </w:pPr>
      <w:hyperlink w:anchor="_Toc26816518" w:history="1">
        <w:r w:rsidR="00625F95" w:rsidRPr="00B945F5">
          <w:rPr>
            <w:rStyle w:val="Hyperlink"/>
            <w:rFonts w:ascii="Cambria" w:hAnsi="Cambria"/>
            <w:noProof/>
          </w:rPr>
          <w:t>b.</w:t>
        </w:r>
        <w:r w:rsidR="00625F95">
          <w:rPr>
            <w:noProof/>
          </w:rPr>
          <w:tab/>
        </w:r>
        <w:r w:rsidR="00625F95" w:rsidRPr="00B945F5">
          <w:rPr>
            <w:rStyle w:val="Hyperlink"/>
            <w:noProof/>
          </w:rPr>
          <w:t>tsconfig.json</w:t>
        </w:r>
        <w:r w:rsidR="00625F95">
          <w:rPr>
            <w:noProof/>
            <w:webHidden/>
          </w:rPr>
          <w:tab/>
        </w:r>
        <w:r w:rsidR="00625F95">
          <w:rPr>
            <w:noProof/>
            <w:webHidden/>
          </w:rPr>
          <w:fldChar w:fldCharType="begin"/>
        </w:r>
        <w:r w:rsidR="00625F95">
          <w:rPr>
            <w:noProof/>
            <w:webHidden/>
          </w:rPr>
          <w:instrText xml:space="preserve"> PAGEREF _Toc26816518 \h </w:instrText>
        </w:r>
        <w:r w:rsidR="00625F95">
          <w:rPr>
            <w:noProof/>
            <w:webHidden/>
          </w:rPr>
        </w:r>
        <w:r w:rsidR="00625F95">
          <w:rPr>
            <w:noProof/>
            <w:webHidden/>
          </w:rPr>
          <w:fldChar w:fldCharType="separate"/>
        </w:r>
        <w:r w:rsidR="00625F95">
          <w:rPr>
            <w:noProof/>
            <w:webHidden/>
          </w:rPr>
          <w:t>78</w:t>
        </w:r>
        <w:r w:rsidR="00625F95">
          <w:rPr>
            <w:noProof/>
            <w:webHidden/>
          </w:rPr>
          <w:fldChar w:fldCharType="end"/>
        </w:r>
      </w:hyperlink>
    </w:p>
    <w:p w:rsidR="00625F95" w:rsidRDefault="0059575B">
      <w:pPr>
        <w:pStyle w:val="TOC3"/>
        <w:tabs>
          <w:tab w:val="left" w:pos="880"/>
          <w:tab w:val="right" w:leader="dot" w:pos="9062"/>
        </w:tabs>
        <w:rPr>
          <w:noProof/>
        </w:rPr>
      </w:pPr>
      <w:hyperlink w:anchor="_Toc26816519" w:history="1">
        <w:r w:rsidR="00625F95" w:rsidRPr="00B945F5">
          <w:rPr>
            <w:rStyle w:val="Hyperlink"/>
            <w:rFonts w:ascii="Cambria" w:hAnsi="Cambria"/>
            <w:noProof/>
          </w:rPr>
          <w:t>B.</w:t>
        </w:r>
        <w:r w:rsidR="00625F95">
          <w:rPr>
            <w:noProof/>
          </w:rPr>
          <w:tab/>
        </w:r>
        <w:r w:rsidR="00625F95" w:rsidRPr="00B945F5">
          <w:rPr>
            <w:rStyle w:val="Hyperlink"/>
            <w:noProof/>
          </w:rPr>
          <w:t>COMPONENT PRINCIPAL</w:t>
        </w:r>
        <w:r w:rsidR="00625F95">
          <w:rPr>
            <w:noProof/>
            <w:webHidden/>
          </w:rPr>
          <w:tab/>
        </w:r>
        <w:r w:rsidR="00625F95">
          <w:rPr>
            <w:noProof/>
            <w:webHidden/>
          </w:rPr>
          <w:fldChar w:fldCharType="begin"/>
        </w:r>
        <w:r w:rsidR="00625F95">
          <w:rPr>
            <w:noProof/>
            <w:webHidden/>
          </w:rPr>
          <w:instrText xml:space="preserve"> PAGEREF _Toc26816519 \h </w:instrText>
        </w:r>
        <w:r w:rsidR="00625F95">
          <w:rPr>
            <w:noProof/>
            <w:webHidden/>
          </w:rPr>
        </w:r>
        <w:r w:rsidR="00625F95">
          <w:rPr>
            <w:noProof/>
            <w:webHidden/>
          </w:rPr>
          <w:fldChar w:fldCharType="separate"/>
        </w:r>
        <w:r w:rsidR="00625F95">
          <w:rPr>
            <w:noProof/>
            <w:webHidden/>
          </w:rPr>
          <w:t>79</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20" w:history="1">
        <w:r w:rsidR="00625F95" w:rsidRPr="00B945F5">
          <w:rPr>
            <w:rStyle w:val="Hyperlink"/>
            <w:noProof/>
          </w:rPr>
          <w:t>1.</w:t>
        </w:r>
        <w:r w:rsidR="00625F95">
          <w:rPr>
            <w:noProof/>
          </w:rPr>
          <w:tab/>
        </w:r>
        <w:r w:rsidR="00625F95" w:rsidRPr="00B945F5">
          <w:rPr>
            <w:rStyle w:val="Hyperlink"/>
            <w:noProof/>
          </w:rPr>
          <w:t>app.component.ts</w:t>
        </w:r>
        <w:r w:rsidR="00625F95">
          <w:rPr>
            <w:noProof/>
            <w:webHidden/>
          </w:rPr>
          <w:tab/>
        </w:r>
        <w:r w:rsidR="00625F95">
          <w:rPr>
            <w:noProof/>
            <w:webHidden/>
          </w:rPr>
          <w:fldChar w:fldCharType="begin"/>
        </w:r>
        <w:r w:rsidR="00625F95">
          <w:rPr>
            <w:noProof/>
            <w:webHidden/>
          </w:rPr>
          <w:instrText xml:space="preserve"> PAGEREF _Toc26816520 \h </w:instrText>
        </w:r>
        <w:r w:rsidR="00625F95">
          <w:rPr>
            <w:noProof/>
            <w:webHidden/>
          </w:rPr>
        </w:r>
        <w:r w:rsidR="00625F95">
          <w:rPr>
            <w:noProof/>
            <w:webHidden/>
          </w:rPr>
          <w:fldChar w:fldCharType="separate"/>
        </w:r>
        <w:r w:rsidR="00625F95">
          <w:rPr>
            <w:noProof/>
            <w:webHidden/>
          </w:rPr>
          <w:t>79</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21" w:history="1">
        <w:r w:rsidR="00625F95" w:rsidRPr="00B945F5">
          <w:rPr>
            <w:rStyle w:val="Hyperlink"/>
            <w:noProof/>
          </w:rPr>
          <w:t>2.</w:t>
        </w:r>
        <w:r w:rsidR="00625F95">
          <w:rPr>
            <w:noProof/>
          </w:rPr>
          <w:tab/>
        </w:r>
        <w:r w:rsidR="00625F95" w:rsidRPr="00B945F5">
          <w:rPr>
            <w:rStyle w:val="Hyperlink"/>
            <w:noProof/>
          </w:rPr>
          <w:t>app.module.ts</w:t>
        </w:r>
        <w:r w:rsidR="00625F95">
          <w:rPr>
            <w:noProof/>
            <w:webHidden/>
          </w:rPr>
          <w:tab/>
        </w:r>
        <w:r w:rsidR="00625F95">
          <w:rPr>
            <w:noProof/>
            <w:webHidden/>
          </w:rPr>
          <w:fldChar w:fldCharType="begin"/>
        </w:r>
        <w:r w:rsidR="00625F95">
          <w:rPr>
            <w:noProof/>
            <w:webHidden/>
          </w:rPr>
          <w:instrText xml:space="preserve"> PAGEREF _Toc26816521 \h </w:instrText>
        </w:r>
        <w:r w:rsidR="00625F95">
          <w:rPr>
            <w:noProof/>
            <w:webHidden/>
          </w:rPr>
        </w:r>
        <w:r w:rsidR="00625F95">
          <w:rPr>
            <w:noProof/>
            <w:webHidden/>
          </w:rPr>
          <w:fldChar w:fldCharType="separate"/>
        </w:r>
        <w:r w:rsidR="00625F95">
          <w:rPr>
            <w:noProof/>
            <w:webHidden/>
          </w:rPr>
          <w:t>80</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22" w:history="1">
        <w:r w:rsidR="00625F95" w:rsidRPr="00B945F5">
          <w:rPr>
            <w:rStyle w:val="Hyperlink"/>
            <w:noProof/>
          </w:rPr>
          <w:t>3.</w:t>
        </w:r>
        <w:r w:rsidR="00625F95">
          <w:rPr>
            <w:noProof/>
          </w:rPr>
          <w:tab/>
        </w:r>
        <w:r w:rsidR="00625F95" w:rsidRPr="00B945F5">
          <w:rPr>
            <w:rStyle w:val="Hyperlink"/>
            <w:noProof/>
          </w:rPr>
          <w:t>app.scss</w:t>
        </w:r>
        <w:r w:rsidR="00625F95">
          <w:rPr>
            <w:noProof/>
            <w:webHidden/>
          </w:rPr>
          <w:tab/>
        </w:r>
        <w:r w:rsidR="00625F95">
          <w:rPr>
            <w:noProof/>
            <w:webHidden/>
          </w:rPr>
          <w:fldChar w:fldCharType="begin"/>
        </w:r>
        <w:r w:rsidR="00625F95">
          <w:rPr>
            <w:noProof/>
            <w:webHidden/>
          </w:rPr>
          <w:instrText xml:space="preserve"> PAGEREF _Toc26816522 \h </w:instrText>
        </w:r>
        <w:r w:rsidR="00625F95">
          <w:rPr>
            <w:noProof/>
            <w:webHidden/>
          </w:rPr>
        </w:r>
        <w:r w:rsidR="00625F95">
          <w:rPr>
            <w:noProof/>
            <w:webHidden/>
          </w:rPr>
          <w:fldChar w:fldCharType="separate"/>
        </w:r>
        <w:r w:rsidR="00625F95">
          <w:rPr>
            <w:noProof/>
            <w:webHidden/>
          </w:rPr>
          <w:t>81</w:t>
        </w:r>
        <w:r w:rsidR="00625F95">
          <w:rPr>
            <w:noProof/>
            <w:webHidden/>
          </w:rPr>
          <w:fldChar w:fldCharType="end"/>
        </w:r>
      </w:hyperlink>
    </w:p>
    <w:p w:rsidR="00625F95" w:rsidRDefault="0059575B">
      <w:pPr>
        <w:pStyle w:val="TOC3"/>
        <w:tabs>
          <w:tab w:val="left" w:pos="880"/>
          <w:tab w:val="right" w:leader="dot" w:pos="9062"/>
        </w:tabs>
        <w:rPr>
          <w:noProof/>
        </w:rPr>
      </w:pPr>
      <w:hyperlink w:anchor="_Toc26816523" w:history="1">
        <w:r w:rsidR="00625F95" w:rsidRPr="00B945F5">
          <w:rPr>
            <w:rStyle w:val="Hyperlink"/>
            <w:rFonts w:ascii="Cambria" w:hAnsi="Cambria"/>
            <w:noProof/>
          </w:rPr>
          <w:t>C.</w:t>
        </w:r>
        <w:r w:rsidR="00625F95">
          <w:rPr>
            <w:noProof/>
          </w:rPr>
          <w:tab/>
        </w:r>
        <w:r w:rsidR="00625F95" w:rsidRPr="00B945F5">
          <w:rPr>
            <w:rStyle w:val="Hyperlink"/>
            <w:noProof/>
          </w:rPr>
          <w:t>PROVIDER</w:t>
        </w:r>
        <w:r w:rsidR="00625F95">
          <w:rPr>
            <w:noProof/>
            <w:webHidden/>
          </w:rPr>
          <w:tab/>
        </w:r>
        <w:r w:rsidR="00625F95">
          <w:rPr>
            <w:noProof/>
            <w:webHidden/>
          </w:rPr>
          <w:fldChar w:fldCharType="begin"/>
        </w:r>
        <w:r w:rsidR="00625F95">
          <w:rPr>
            <w:noProof/>
            <w:webHidden/>
          </w:rPr>
          <w:instrText xml:space="preserve"> PAGEREF _Toc26816523 \h </w:instrText>
        </w:r>
        <w:r w:rsidR="00625F95">
          <w:rPr>
            <w:noProof/>
            <w:webHidden/>
          </w:rPr>
        </w:r>
        <w:r w:rsidR="00625F95">
          <w:rPr>
            <w:noProof/>
            <w:webHidden/>
          </w:rPr>
          <w:fldChar w:fldCharType="separate"/>
        </w:r>
        <w:r w:rsidR="00625F95">
          <w:rPr>
            <w:noProof/>
            <w:webHidden/>
          </w:rPr>
          <w:t>83</w:t>
        </w:r>
        <w:r w:rsidR="00625F95">
          <w:rPr>
            <w:noProof/>
            <w:webHidden/>
          </w:rPr>
          <w:fldChar w:fldCharType="end"/>
        </w:r>
      </w:hyperlink>
    </w:p>
    <w:p w:rsidR="00625F95" w:rsidRDefault="0059575B">
      <w:pPr>
        <w:pStyle w:val="TOC3"/>
        <w:tabs>
          <w:tab w:val="left" w:pos="880"/>
          <w:tab w:val="right" w:leader="dot" w:pos="9062"/>
        </w:tabs>
        <w:rPr>
          <w:noProof/>
        </w:rPr>
      </w:pPr>
      <w:hyperlink w:anchor="_Toc26816524" w:history="1">
        <w:r w:rsidR="00625F95" w:rsidRPr="00B945F5">
          <w:rPr>
            <w:rStyle w:val="Hyperlink"/>
            <w:rFonts w:ascii="Cambria" w:hAnsi="Cambria"/>
            <w:noProof/>
          </w:rPr>
          <w:t>D.</w:t>
        </w:r>
        <w:r w:rsidR="00625F95">
          <w:rPr>
            <w:noProof/>
          </w:rPr>
          <w:tab/>
        </w:r>
        <w:r w:rsidR="00625F95" w:rsidRPr="00B945F5">
          <w:rPr>
            <w:rStyle w:val="Hyperlink"/>
            <w:noProof/>
          </w:rPr>
          <w:t>FONCTIONNALITES</w:t>
        </w:r>
        <w:r w:rsidR="00625F95">
          <w:rPr>
            <w:noProof/>
            <w:webHidden/>
          </w:rPr>
          <w:tab/>
        </w:r>
        <w:r w:rsidR="00625F95">
          <w:rPr>
            <w:noProof/>
            <w:webHidden/>
          </w:rPr>
          <w:fldChar w:fldCharType="begin"/>
        </w:r>
        <w:r w:rsidR="00625F95">
          <w:rPr>
            <w:noProof/>
            <w:webHidden/>
          </w:rPr>
          <w:instrText xml:space="preserve"> PAGEREF _Toc26816524 \h </w:instrText>
        </w:r>
        <w:r w:rsidR="00625F95">
          <w:rPr>
            <w:noProof/>
            <w:webHidden/>
          </w:rPr>
        </w:r>
        <w:r w:rsidR="00625F95">
          <w:rPr>
            <w:noProof/>
            <w:webHidden/>
          </w:rPr>
          <w:fldChar w:fldCharType="separate"/>
        </w:r>
        <w:r w:rsidR="00625F95">
          <w:rPr>
            <w:noProof/>
            <w:webHidden/>
          </w:rPr>
          <w:t>84</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25" w:history="1">
        <w:r w:rsidR="00625F95" w:rsidRPr="00B945F5">
          <w:rPr>
            <w:rStyle w:val="Hyperlink"/>
            <w:noProof/>
          </w:rPr>
          <w:t>1.</w:t>
        </w:r>
        <w:r w:rsidR="00625F95">
          <w:rPr>
            <w:noProof/>
          </w:rPr>
          <w:tab/>
        </w:r>
        <w:r w:rsidR="00625F95" w:rsidRPr="00B945F5">
          <w:rPr>
            <w:rStyle w:val="Hyperlink"/>
            <w:noProof/>
          </w:rPr>
          <w:t>Récupération de la position actuelle</w:t>
        </w:r>
        <w:r w:rsidR="00625F95">
          <w:rPr>
            <w:noProof/>
            <w:webHidden/>
          </w:rPr>
          <w:tab/>
        </w:r>
        <w:r w:rsidR="00625F95">
          <w:rPr>
            <w:noProof/>
            <w:webHidden/>
          </w:rPr>
          <w:fldChar w:fldCharType="begin"/>
        </w:r>
        <w:r w:rsidR="00625F95">
          <w:rPr>
            <w:noProof/>
            <w:webHidden/>
          </w:rPr>
          <w:instrText xml:space="preserve"> PAGEREF _Toc26816525 \h </w:instrText>
        </w:r>
        <w:r w:rsidR="00625F95">
          <w:rPr>
            <w:noProof/>
            <w:webHidden/>
          </w:rPr>
        </w:r>
        <w:r w:rsidR="00625F95">
          <w:rPr>
            <w:noProof/>
            <w:webHidden/>
          </w:rPr>
          <w:fldChar w:fldCharType="separate"/>
        </w:r>
        <w:r w:rsidR="00625F95">
          <w:rPr>
            <w:noProof/>
            <w:webHidden/>
          </w:rPr>
          <w:t>84</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26" w:history="1">
        <w:r w:rsidR="00625F95" w:rsidRPr="00B945F5">
          <w:rPr>
            <w:rStyle w:val="Hyperlink"/>
            <w:noProof/>
          </w:rPr>
          <w:t>2.</w:t>
        </w:r>
        <w:r w:rsidR="00625F95">
          <w:rPr>
            <w:noProof/>
          </w:rPr>
          <w:tab/>
        </w:r>
        <w:r w:rsidR="00625F95" w:rsidRPr="00B945F5">
          <w:rPr>
            <w:rStyle w:val="Hyperlink"/>
            <w:noProof/>
          </w:rPr>
          <w:t>Affichage de la carte</w:t>
        </w:r>
        <w:r w:rsidR="00625F95">
          <w:rPr>
            <w:noProof/>
            <w:webHidden/>
          </w:rPr>
          <w:tab/>
        </w:r>
        <w:r w:rsidR="00625F95">
          <w:rPr>
            <w:noProof/>
            <w:webHidden/>
          </w:rPr>
          <w:fldChar w:fldCharType="begin"/>
        </w:r>
        <w:r w:rsidR="00625F95">
          <w:rPr>
            <w:noProof/>
            <w:webHidden/>
          </w:rPr>
          <w:instrText xml:space="preserve"> PAGEREF _Toc26816526 \h </w:instrText>
        </w:r>
        <w:r w:rsidR="00625F95">
          <w:rPr>
            <w:noProof/>
            <w:webHidden/>
          </w:rPr>
        </w:r>
        <w:r w:rsidR="00625F95">
          <w:rPr>
            <w:noProof/>
            <w:webHidden/>
          </w:rPr>
          <w:fldChar w:fldCharType="separate"/>
        </w:r>
        <w:r w:rsidR="00625F95">
          <w:rPr>
            <w:noProof/>
            <w:webHidden/>
          </w:rPr>
          <w:t>84</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27" w:history="1">
        <w:r w:rsidR="00625F95" w:rsidRPr="00B945F5">
          <w:rPr>
            <w:rStyle w:val="Hyperlink"/>
            <w:noProof/>
          </w:rPr>
          <w:t>3.</w:t>
        </w:r>
        <w:r w:rsidR="00625F95">
          <w:rPr>
            <w:noProof/>
          </w:rPr>
          <w:tab/>
        </w:r>
        <w:r w:rsidR="00625F95" w:rsidRPr="00B945F5">
          <w:rPr>
            <w:rStyle w:val="Hyperlink"/>
            <w:noProof/>
          </w:rPr>
          <w:t>Détermination de la durée et distance d’un trajet</w:t>
        </w:r>
        <w:r w:rsidR="00625F95">
          <w:rPr>
            <w:noProof/>
            <w:webHidden/>
          </w:rPr>
          <w:tab/>
        </w:r>
        <w:r w:rsidR="00625F95">
          <w:rPr>
            <w:noProof/>
            <w:webHidden/>
          </w:rPr>
          <w:fldChar w:fldCharType="begin"/>
        </w:r>
        <w:r w:rsidR="00625F95">
          <w:rPr>
            <w:noProof/>
            <w:webHidden/>
          </w:rPr>
          <w:instrText xml:space="preserve"> PAGEREF _Toc26816527 \h </w:instrText>
        </w:r>
        <w:r w:rsidR="00625F95">
          <w:rPr>
            <w:noProof/>
            <w:webHidden/>
          </w:rPr>
        </w:r>
        <w:r w:rsidR="00625F95">
          <w:rPr>
            <w:noProof/>
            <w:webHidden/>
          </w:rPr>
          <w:fldChar w:fldCharType="separate"/>
        </w:r>
        <w:r w:rsidR="00625F95">
          <w:rPr>
            <w:noProof/>
            <w:webHidden/>
          </w:rPr>
          <w:t>87</w:t>
        </w:r>
        <w:r w:rsidR="00625F95">
          <w:rPr>
            <w:noProof/>
            <w:webHidden/>
          </w:rPr>
          <w:fldChar w:fldCharType="end"/>
        </w:r>
      </w:hyperlink>
    </w:p>
    <w:p w:rsidR="00625F95" w:rsidRDefault="0059575B">
      <w:pPr>
        <w:pStyle w:val="TOC2"/>
        <w:tabs>
          <w:tab w:val="right" w:leader="dot" w:pos="9062"/>
        </w:tabs>
        <w:rPr>
          <w:noProof/>
        </w:rPr>
      </w:pPr>
      <w:hyperlink w:anchor="_Toc26816528" w:history="1">
        <w:r w:rsidR="00625F95" w:rsidRPr="00B945F5">
          <w:rPr>
            <w:rStyle w:val="Hyperlink"/>
            <w:noProof/>
          </w:rPr>
          <w:t>CHAPITRE 7 : APPROCHE QUALITATIVE DU PROJET</w:t>
        </w:r>
        <w:r w:rsidR="00625F95">
          <w:rPr>
            <w:noProof/>
            <w:webHidden/>
          </w:rPr>
          <w:tab/>
        </w:r>
        <w:r w:rsidR="00625F95">
          <w:rPr>
            <w:noProof/>
            <w:webHidden/>
          </w:rPr>
          <w:fldChar w:fldCharType="begin"/>
        </w:r>
        <w:r w:rsidR="00625F95">
          <w:rPr>
            <w:noProof/>
            <w:webHidden/>
          </w:rPr>
          <w:instrText xml:space="preserve"> PAGEREF _Toc26816528 \h </w:instrText>
        </w:r>
        <w:r w:rsidR="00625F95">
          <w:rPr>
            <w:noProof/>
            <w:webHidden/>
          </w:rPr>
        </w:r>
        <w:r w:rsidR="00625F95">
          <w:rPr>
            <w:noProof/>
            <w:webHidden/>
          </w:rPr>
          <w:fldChar w:fldCharType="separate"/>
        </w:r>
        <w:r w:rsidR="00625F95">
          <w:rPr>
            <w:noProof/>
            <w:webHidden/>
          </w:rPr>
          <w:t>89</w:t>
        </w:r>
        <w:r w:rsidR="00625F95">
          <w:rPr>
            <w:noProof/>
            <w:webHidden/>
          </w:rPr>
          <w:fldChar w:fldCharType="end"/>
        </w:r>
      </w:hyperlink>
    </w:p>
    <w:p w:rsidR="00625F95" w:rsidRDefault="0059575B">
      <w:pPr>
        <w:pStyle w:val="TOC3"/>
        <w:tabs>
          <w:tab w:val="left" w:pos="880"/>
          <w:tab w:val="right" w:leader="dot" w:pos="9062"/>
        </w:tabs>
        <w:rPr>
          <w:noProof/>
        </w:rPr>
      </w:pPr>
      <w:hyperlink w:anchor="_Toc26816529" w:history="1">
        <w:r w:rsidR="00625F95" w:rsidRPr="00B945F5">
          <w:rPr>
            <w:rStyle w:val="Hyperlink"/>
            <w:rFonts w:ascii="Cambria" w:hAnsi="Cambria"/>
            <w:noProof/>
          </w:rPr>
          <w:t>E.</w:t>
        </w:r>
        <w:r w:rsidR="00625F95">
          <w:rPr>
            <w:noProof/>
          </w:rPr>
          <w:tab/>
        </w:r>
        <w:r w:rsidR="00625F95" w:rsidRPr="00B945F5">
          <w:rPr>
            <w:rStyle w:val="Hyperlink"/>
            <w:noProof/>
          </w:rPr>
          <w:t>LA GESTION QUALITES</w:t>
        </w:r>
        <w:r w:rsidR="00625F95">
          <w:rPr>
            <w:noProof/>
            <w:webHidden/>
          </w:rPr>
          <w:tab/>
        </w:r>
        <w:r w:rsidR="00625F95">
          <w:rPr>
            <w:noProof/>
            <w:webHidden/>
          </w:rPr>
          <w:fldChar w:fldCharType="begin"/>
        </w:r>
        <w:r w:rsidR="00625F95">
          <w:rPr>
            <w:noProof/>
            <w:webHidden/>
          </w:rPr>
          <w:instrText xml:space="preserve"> PAGEREF _Toc26816529 \h </w:instrText>
        </w:r>
        <w:r w:rsidR="00625F95">
          <w:rPr>
            <w:noProof/>
            <w:webHidden/>
          </w:rPr>
        </w:r>
        <w:r w:rsidR="00625F95">
          <w:rPr>
            <w:noProof/>
            <w:webHidden/>
          </w:rPr>
          <w:fldChar w:fldCharType="separate"/>
        </w:r>
        <w:r w:rsidR="00625F95">
          <w:rPr>
            <w:noProof/>
            <w:webHidden/>
          </w:rPr>
          <w:t>89</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30" w:history="1">
        <w:r w:rsidR="00625F95" w:rsidRPr="00B945F5">
          <w:rPr>
            <w:rStyle w:val="Hyperlink"/>
            <w:noProof/>
          </w:rPr>
          <w:t>1.</w:t>
        </w:r>
        <w:r w:rsidR="00625F95">
          <w:rPr>
            <w:noProof/>
          </w:rPr>
          <w:tab/>
        </w:r>
        <w:r w:rsidR="00625F95" w:rsidRPr="00B945F5">
          <w:rPr>
            <w:rStyle w:val="Hyperlink"/>
            <w:noProof/>
          </w:rPr>
          <w:t>Définition de la qualité</w:t>
        </w:r>
        <w:r w:rsidR="00625F95">
          <w:rPr>
            <w:noProof/>
            <w:webHidden/>
          </w:rPr>
          <w:tab/>
        </w:r>
        <w:r w:rsidR="00625F95">
          <w:rPr>
            <w:noProof/>
            <w:webHidden/>
          </w:rPr>
          <w:fldChar w:fldCharType="begin"/>
        </w:r>
        <w:r w:rsidR="00625F95">
          <w:rPr>
            <w:noProof/>
            <w:webHidden/>
          </w:rPr>
          <w:instrText xml:space="preserve"> PAGEREF _Toc26816530 \h </w:instrText>
        </w:r>
        <w:r w:rsidR="00625F95">
          <w:rPr>
            <w:noProof/>
            <w:webHidden/>
          </w:rPr>
        </w:r>
        <w:r w:rsidR="00625F95">
          <w:rPr>
            <w:noProof/>
            <w:webHidden/>
          </w:rPr>
          <w:fldChar w:fldCharType="separate"/>
        </w:r>
        <w:r w:rsidR="00625F95">
          <w:rPr>
            <w:noProof/>
            <w:webHidden/>
          </w:rPr>
          <w:t>89</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31" w:history="1">
        <w:r w:rsidR="00625F95" w:rsidRPr="00B945F5">
          <w:rPr>
            <w:rStyle w:val="Hyperlink"/>
            <w:noProof/>
          </w:rPr>
          <w:t>2.</w:t>
        </w:r>
        <w:r w:rsidR="00625F95">
          <w:rPr>
            <w:noProof/>
          </w:rPr>
          <w:tab/>
        </w:r>
        <w:r w:rsidR="00625F95" w:rsidRPr="00B945F5">
          <w:rPr>
            <w:rStyle w:val="Hyperlink"/>
            <w:noProof/>
          </w:rPr>
          <w:t>L’importance du projet</w:t>
        </w:r>
        <w:r w:rsidR="00625F95">
          <w:rPr>
            <w:noProof/>
            <w:webHidden/>
          </w:rPr>
          <w:tab/>
        </w:r>
        <w:r w:rsidR="00625F95">
          <w:rPr>
            <w:noProof/>
            <w:webHidden/>
          </w:rPr>
          <w:fldChar w:fldCharType="begin"/>
        </w:r>
        <w:r w:rsidR="00625F95">
          <w:rPr>
            <w:noProof/>
            <w:webHidden/>
          </w:rPr>
          <w:instrText xml:space="preserve"> PAGEREF _Toc26816531 \h </w:instrText>
        </w:r>
        <w:r w:rsidR="00625F95">
          <w:rPr>
            <w:noProof/>
            <w:webHidden/>
          </w:rPr>
        </w:r>
        <w:r w:rsidR="00625F95">
          <w:rPr>
            <w:noProof/>
            <w:webHidden/>
          </w:rPr>
          <w:fldChar w:fldCharType="separate"/>
        </w:r>
        <w:r w:rsidR="00625F95">
          <w:rPr>
            <w:noProof/>
            <w:webHidden/>
          </w:rPr>
          <w:t>90</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32" w:history="1">
        <w:r w:rsidR="00625F95" w:rsidRPr="00B945F5">
          <w:rPr>
            <w:rStyle w:val="Hyperlink"/>
            <w:noProof/>
          </w:rPr>
          <w:t>3.</w:t>
        </w:r>
        <w:r w:rsidR="00625F95">
          <w:rPr>
            <w:noProof/>
          </w:rPr>
          <w:tab/>
        </w:r>
        <w:r w:rsidR="00625F95" w:rsidRPr="00B945F5">
          <w:rPr>
            <w:rStyle w:val="Hyperlink"/>
            <w:noProof/>
          </w:rPr>
          <w:t>Qualité technique du projet</w:t>
        </w:r>
        <w:r w:rsidR="00625F95">
          <w:rPr>
            <w:noProof/>
            <w:webHidden/>
          </w:rPr>
          <w:tab/>
        </w:r>
        <w:r w:rsidR="00625F95">
          <w:rPr>
            <w:noProof/>
            <w:webHidden/>
          </w:rPr>
          <w:fldChar w:fldCharType="begin"/>
        </w:r>
        <w:r w:rsidR="00625F95">
          <w:rPr>
            <w:noProof/>
            <w:webHidden/>
          </w:rPr>
          <w:instrText xml:space="preserve"> PAGEREF _Toc26816532 \h </w:instrText>
        </w:r>
        <w:r w:rsidR="00625F95">
          <w:rPr>
            <w:noProof/>
            <w:webHidden/>
          </w:rPr>
        </w:r>
        <w:r w:rsidR="00625F95">
          <w:rPr>
            <w:noProof/>
            <w:webHidden/>
          </w:rPr>
          <w:fldChar w:fldCharType="separate"/>
        </w:r>
        <w:r w:rsidR="00625F95">
          <w:rPr>
            <w:noProof/>
            <w:webHidden/>
          </w:rPr>
          <w:t>90</w:t>
        </w:r>
        <w:r w:rsidR="00625F95">
          <w:rPr>
            <w:noProof/>
            <w:webHidden/>
          </w:rPr>
          <w:fldChar w:fldCharType="end"/>
        </w:r>
      </w:hyperlink>
    </w:p>
    <w:p w:rsidR="00625F95" w:rsidRDefault="0059575B">
      <w:pPr>
        <w:pStyle w:val="TOC5"/>
        <w:tabs>
          <w:tab w:val="left" w:pos="1320"/>
          <w:tab w:val="right" w:leader="dot" w:pos="9062"/>
        </w:tabs>
        <w:rPr>
          <w:noProof/>
        </w:rPr>
      </w:pPr>
      <w:hyperlink w:anchor="_Toc26816533" w:history="1">
        <w:r w:rsidR="00625F95" w:rsidRPr="00B945F5">
          <w:rPr>
            <w:rStyle w:val="Hyperlink"/>
            <w:rFonts w:ascii="Cambria" w:hAnsi="Cambria"/>
            <w:noProof/>
          </w:rPr>
          <w:t>a.</w:t>
        </w:r>
        <w:r w:rsidR="00625F95">
          <w:rPr>
            <w:noProof/>
          </w:rPr>
          <w:tab/>
        </w:r>
        <w:r w:rsidR="00625F95" w:rsidRPr="00B945F5">
          <w:rPr>
            <w:rStyle w:val="Hyperlink"/>
            <w:noProof/>
          </w:rPr>
          <w:t>Qualité externe</w:t>
        </w:r>
        <w:r w:rsidR="00625F95">
          <w:rPr>
            <w:noProof/>
            <w:webHidden/>
          </w:rPr>
          <w:tab/>
        </w:r>
        <w:r w:rsidR="00625F95">
          <w:rPr>
            <w:noProof/>
            <w:webHidden/>
          </w:rPr>
          <w:fldChar w:fldCharType="begin"/>
        </w:r>
        <w:r w:rsidR="00625F95">
          <w:rPr>
            <w:noProof/>
            <w:webHidden/>
          </w:rPr>
          <w:instrText xml:space="preserve"> PAGEREF _Toc26816533 \h </w:instrText>
        </w:r>
        <w:r w:rsidR="00625F95">
          <w:rPr>
            <w:noProof/>
            <w:webHidden/>
          </w:rPr>
        </w:r>
        <w:r w:rsidR="00625F95">
          <w:rPr>
            <w:noProof/>
            <w:webHidden/>
          </w:rPr>
          <w:fldChar w:fldCharType="separate"/>
        </w:r>
        <w:r w:rsidR="00625F95">
          <w:rPr>
            <w:noProof/>
            <w:webHidden/>
          </w:rPr>
          <w:t>90</w:t>
        </w:r>
        <w:r w:rsidR="00625F95">
          <w:rPr>
            <w:noProof/>
            <w:webHidden/>
          </w:rPr>
          <w:fldChar w:fldCharType="end"/>
        </w:r>
      </w:hyperlink>
    </w:p>
    <w:p w:rsidR="00625F95" w:rsidRDefault="0059575B">
      <w:pPr>
        <w:pStyle w:val="TOC5"/>
        <w:tabs>
          <w:tab w:val="left" w:pos="1320"/>
          <w:tab w:val="right" w:leader="dot" w:pos="9062"/>
        </w:tabs>
        <w:rPr>
          <w:noProof/>
        </w:rPr>
      </w:pPr>
      <w:hyperlink w:anchor="_Toc26816534" w:history="1">
        <w:r w:rsidR="00625F95" w:rsidRPr="00B945F5">
          <w:rPr>
            <w:rStyle w:val="Hyperlink"/>
            <w:rFonts w:ascii="Cambria" w:hAnsi="Cambria"/>
            <w:noProof/>
          </w:rPr>
          <w:t>b.</w:t>
        </w:r>
        <w:r w:rsidR="00625F95">
          <w:rPr>
            <w:noProof/>
          </w:rPr>
          <w:tab/>
        </w:r>
        <w:r w:rsidR="00625F95" w:rsidRPr="00B945F5">
          <w:rPr>
            <w:rStyle w:val="Hyperlink"/>
            <w:noProof/>
          </w:rPr>
          <w:t>Qualité interne</w:t>
        </w:r>
        <w:r w:rsidR="00625F95">
          <w:rPr>
            <w:noProof/>
            <w:webHidden/>
          </w:rPr>
          <w:tab/>
        </w:r>
        <w:r w:rsidR="00625F95">
          <w:rPr>
            <w:noProof/>
            <w:webHidden/>
          </w:rPr>
          <w:fldChar w:fldCharType="begin"/>
        </w:r>
        <w:r w:rsidR="00625F95">
          <w:rPr>
            <w:noProof/>
            <w:webHidden/>
          </w:rPr>
          <w:instrText xml:space="preserve"> PAGEREF _Toc26816534 \h </w:instrText>
        </w:r>
        <w:r w:rsidR="00625F95">
          <w:rPr>
            <w:noProof/>
            <w:webHidden/>
          </w:rPr>
        </w:r>
        <w:r w:rsidR="00625F95">
          <w:rPr>
            <w:noProof/>
            <w:webHidden/>
          </w:rPr>
          <w:fldChar w:fldCharType="separate"/>
        </w:r>
        <w:r w:rsidR="00625F95">
          <w:rPr>
            <w:noProof/>
            <w:webHidden/>
          </w:rPr>
          <w:t>90</w:t>
        </w:r>
        <w:r w:rsidR="00625F95">
          <w:rPr>
            <w:noProof/>
            <w:webHidden/>
          </w:rPr>
          <w:fldChar w:fldCharType="end"/>
        </w:r>
      </w:hyperlink>
    </w:p>
    <w:p w:rsidR="00625F95" w:rsidRDefault="0059575B">
      <w:pPr>
        <w:pStyle w:val="TOC4"/>
        <w:tabs>
          <w:tab w:val="left" w:pos="1100"/>
          <w:tab w:val="right" w:leader="dot" w:pos="9062"/>
        </w:tabs>
        <w:rPr>
          <w:noProof/>
        </w:rPr>
      </w:pPr>
      <w:hyperlink w:anchor="_Toc26816535" w:history="1">
        <w:r w:rsidR="00625F95" w:rsidRPr="00B945F5">
          <w:rPr>
            <w:rStyle w:val="Hyperlink"/>
            <w:noProof/>
          </w:rPr>
          <w:t>4.</w:t>
        </w:r>
        <w:r w:rsidR="00625F95">
          <w:rPr>
            <w:noProof/>
          </w:rPr>
          <w:tab/>
        </w:r>
        <w:r w:rsidR="00625F95" w:rsidRPr="00B945F5">
          <w:rPr>
            <w:rStyle w:val="Hyperlink"/>
            <w:noProof/>
          </w:rPr>
          <w:t>Futures améliorations</w:t>
        </w:r>
        <w:r w:rsidR="00625F95">
          <w:rPr>
            <w:noProof/>
            <w:webHidden/>
          </w:rPr>
          <w:tab/>
        </w:r>
        <w:r w:rsidR="00625F95">
          <w:rPr>
            <w:noProof/>
            <w:webHidden/>
          </w:rPr>
          <w:fldChar w:fldCharType="begin"/>
        </w:r>
        <w:r w:rsidR="00625F95">
          <w:rPr>
            <w:noProof/>
            <w:webHidden/>
          </w:rPr>
          <w:instrText xml:space="preserve"> PAGEREF _Toc26816535 \h </w:instrText>
        </w:r>
        <w:r w:rsidR="00625F95">
          <w:rPr>
            <w:noProof/>
            <w:webHidden/>
          </w:rPr>
        </w:r>
        <w:r w:rsidR="00625F95">
          <w:rPr>
            <w:noProof/>
            <w:webHidden/>
          </w:rPr>
          <w:fldChar w:fldCharType="separate"/>
        </w:r>
        <w:r w:rsidR="00625F95">
          <w:rPr>
            <w:noProof/>
            <w:webHidden/>
          </w:rPr>
          <w:t>91</w:t>
        </w:r>
        <w:r w:rsidR="00625F95">
          <w:rPr>
            <w:noProof/>
            <w:webHidden/>
          </w:rPr>
          <w:fldChar w:fldCharType="end"/>
        </w:r>
      </w:hyperlink>
    </w:p>
    <w:p w:rsidR="00625F95" w:rsidRDefault="0059575B">
      <w:pPr>
        <w:pStyle w:val="TOC1"/>
        <w:tabs>
          <w:tab w:val="right" w:leader="dot" w:pos="9062"/>
        </w:tabs>
        <w:rPr>
          <w:noProof/>
        </w:rPr>
      </w:pPr>
      <w:hyperlink w:anchor="_Toc26816536" w:history="1">
        <w:r w:rsidR="00625F95" w:rsidRPr="00B945F5">
          <w:rPr>
            <w:rStyle w:val="Hyperlink"/>
            <w:noProof/>
          </w:rPr>
          <w:t>CONCLUSION</w:t>
        </w:r>
        <w:r w:rsidR="00625F95">
          <w:rPr>
            <w:noProof/>
            <w:webHidden/>
          </w:rPr>
          <w:tab/>
        </w:r>
        <w:r w:rsidR="00625F95">
          <w:rPr>
            <w:noProof/>
            <w:webHidden/>
          </w:rPr>
          <w:fldChar w:fldCharType="begin"/>
        </w:r>
        <w:r w:rsidR="00625F95">
          <w:rPr>
            <w:noProof/>
            <w:webHidden/>
          </w:rPr>
          <w:instrText xml:space="preserve"> PAGEREF _Toc26816536 \h </w:instrText>
        </w:r>
        <w:r w:rsidR="00625F95">
          <w:rPr>
            <w:noProof/>
            <w:webHidden/>
          </w:rPr>
        </w:r>
        <w:r w:rsidR="00625F95">
          <w:rPr>
            <w:noProof/>
            <w:webHidden/>
          </w:rPr>
          <w:fldChar w:fldCharType="separate"/>
        </w:r>
        <w:r w:rsidR="00625F95">
          <w:rPr>
            <w:noProof/>
            <w:webHidden/>
          </w:rPr>
          <w:t>92</w:t>
        </w:r>
        <w:r w:rsidR="00625F95">
          <w:rPr>
            <w:noProof/>
            <w:webHidden/>
          </w:rPr>
          <w:fldChar w:fldCharType="end"/>
        </w:r>
      </w:hyperlink>
    </w:p>
    <w:p w:rsidR="00C21D50" w:rsidRDefault="00AA3793" w:rsidP="004C5D7D">
      <w:r>
        <w:fldChar w:fldCharType="end"/>
      </w:r>
    </w:p>
    <w:p w:rsidR="00C21D50" w:rsidRDefault="00C21D50">
      <w:r>
        <w:br w:type="page"/>
      </w:r>
    </w:p>
    <w:p w:rsidR="004C5D7D" w:rsidRDefault="004600AC" w:rsidP="004600AC">
      <w:pPr>
        <w:rPr>
          <w:lang w:val="en-US"/>
        </w:rPr>
      </w:pPr>
      <w:r w:rsidRPr="004600AC">
        <w:rPr>
          <w:b/>
          <w:u w:val="single"/>
          <w:lang w:val="en-US"/>
        </w:rPr>
        <w:lastRenderedPageBreak/>
        <w:t>Theme</w:t>
      </w:r>
      <w:r w:rsidRPr="004600AC">
        <w:rPr>
          <w:lang w:val="en-US"/>
        </w:rPr>
        <w:t>: CONCEPTION OF A MOBILE</w:t>
      </w:r>
      <w:r>
        <w:rPr>
          <w:lang w:val="en-US"/>
        </w:rPr>
        <w:t xml:space="preserve"> APP</w:t>
      </w:r>
      <w:r w:rsidRPr="004600AC">
        <w:rPr>
          <w:lang w:val="en-US"/>
        </w:rPr>
        <w:t xml:space="preserve"> </w:t>
      </w:r>
      <w:r>
        <w:rPr>
          <w:lang w:val="en-US"/>
        </w:rPr>
        <w:t>CALLED PIKLA</w:t>
      </w:r>
    </w:p>
    <w:p w:rsidR="00AC74F2" w:rsidRDefault="00AC74F2" w:rsidP="004600AC">
      <w:pPr>
        <w:rPr>
          <w:lang w:val="en-US"/>
        </w:rPr>
      </w:pPr>
      <w:r w:rsidRPr="00AC74F2">
        <w:rPr>
          <w:b/>
          <w:u w:val="single"/>
          <w:lang w:val="en-US"/>
        </w:rPr>
        <w:t>Presented by</w:t>
      </w:r>
      <w:r>
        <w:rPr>
          <w:lang w:val="en-US"/>
        </w:rPr>
        <w:t xml:space="preserve">: RAMANANARIVO </w:t>
      </w:r>
      <w:proofErr w:type="spellStart"/>
      <w:r>
        <w:rPr>
          <w:lang w:val="en-US"/>
        </w:rPr>
        <w:t>Lantorisoa</w:t>
      </w:r>
      <w:proofErr w:type="spellEnd"/>
      <w:r>
        <w:rPr>
          <w:lang w:val="en-US"/>
        </w:rPr>
        <w:t xml:space="preserve"> </w:t>
      </w:r>
      <w:proofErr w:type="spellStart"/>
      <w:r>
        <w:rPr>
          <w:lang w:val="en-US"/>
        </w:rPr>
        <w:t>Andrianiaina</w:t>
      </w:r>
      <w:proofErr w:type="spellEnd"/>
    </w:p>
    <w:p w:rsidR="00CD4666" w:rsidRDefault="00CD4666" w:rsidP="00CD4666">
      <w:pPr>
        <w:pStyle w:val="Heading1"/>
        <w:rPr>
          <w:lang w:val="en-US"/>
        </w:rPr>
      </w:pPr>
      <w:bookmarkStart w:id="412" w:name="_Toc26816246"/>
      <w:bookmarkStart w:id="413" w:name="_Toc26816550"/>
      <w:r>
        <w:rPr>
          <w:lang w:val="en-US"/>
        </w:rPr>
        <w:t>ABSCTRACT</w:t>
      </w:r>
      <w:bookmarkEnd w:id="412"/>
      <w:bookmarkEnd w:id="413"/>
    </w:p>
    <w:p w:rsidR="0087067D" w:rsidRPr="0087067D" w:rsidRDefault="00CD4666" w:rsidP="00AD7B3D">
      <w:pPr>
        <w:ind w:firstLine="709"/>
        <w:rPr>
          <w:sz w:val="24"/>
          <w:szCs w:val="24"/>
          <w:lang w:val="en-US"/>
        </w:rPr>
      </w:pPr>
      <w:r w:rsidRPr="0087067D">
        <w:rPr>
          <w:sz w:val="24"/>
          <w:szCs w:val="24"/>
          <w:lang w:val="en-US"/>
        </w:rPr>
        <w:t xml:space="preserve">The whole world is currently facing a transport problem due to urbanization. In recent years, we have a high concentration of the population in urban areas. That’s why we are seeing an increase in the demand for transport at the city level. Therefore, the transportation issue represents a strong link in the process of economic and social development of a city. </w:t>
      </w:r>
    </w:p>
    <w:p w:rsidR="0087067D" w:rsidRPr="0087067D" w:rsidRDefault="00CD4666" w:rsidP="00AD7B3D">
      <w:pPr>
        <w:ind w:firstLine="709"/>
        <w:rPr>
          <w:sz w:val="24"/>
          <w:szCs w:val="24"/>
          <w:lang w:val="en-US"/>
        </w:rPr>
      </w:pPr>
      <w:r w:rsidRPr="0087067D">
        <w:rPr>
          <w:sz w:val="24"/>
          <w:szCs w:val="24"/>
          <w:lang w:val="en-US"/>
        </w:rPr>
        <w:t xml:space="preserve">Also, the role of the taxi has changed radically in urban mobility with, on one hand, growing needs for personalized services that taxis are best able to offer, and on the other hand, the prospect of loosening the two brakes to their </w:t>
      </w:r>
      <w:r w:rsidR="0087067D" w:rsidRPr="0087067D">
        <w:rPr>
          <w:sz w:val="24"/>
          <w:szCs w:val="24"/>
          <w:lang w:val="en-US"/>
        </w:rPr>
        <w:t>development:</w:t>
      </w:r>
      <w:r w:rsidRPr="0087067D">
        <w:rPr>
          <w:sz w:val="24"/>
          <w:szCs w:val="24"/>
          <w:lang w:val="en-US"/>
        </w:rPr>
        <w:t xml:space="preserve"> availability and relatively high cost. </w:t>
      </w:r>
    </w:p>
    <w:p w:rsidR="0087067D" w:rsidRPr="0087067D" w:rsidRDefault="00CD4666" w:rsidP="00AD7B3D">
      <w:pPr>
        <w:ind w:firstLine="709"/>
        <w:rPr>
          <w:sz w:val="24"/>
          <w:szCs w:val="24"/>
          <w:lang w:val="en-US"/>
        </w:rPr>
      </w:pPr>
      <w:r w:rsidRPr="0087067D">
        <w:rPr>
          <w:sz w:val="24"/>
          <w:szCs w:val="24"/>
          <w:lang w:val="en-US"/>
        </w:rPr>
        <w:t xml:space="preserve">In addition, with the advent of the mobile web and the spread of smartphones, mobile apps have become a focal point of our digital life. They have multiplied on our different mobile devices, and even tend to become the standard on desktop. </w:t>
      </w:r>
    </w:p>
    <w:p w:rsidR="00436203" w:rsidRDefault="0087067D" w:rsidP="00AD7B3D">
      <w:pPr>
        <w:ind w:firstLine="709"/>
        <w:rPr>
          <w:sz w:val="24"/>
          <w:szCs w:val="24"/>
          <w:lang w:val="en-US"/>
        </w:rPr>
      </w:pPr>
      <w:r w:rsidRPr="0087067D">
        <w:rPr>
          <w:sz w:val="24"/>
          <w:szCs w:val="24"/>
          <w:lang w:val="en-US"/>
        </w:rPr>
        <w:t>Our work is “CONCEPTION OF A MOBILE APP CALLED PIKLA”</w:t>
      </w:r>
      <w:r w:rsidR="00CD4666" w:rsidRPr="0087067D">
        <w:rPr>
          <w:sz w:val="24"/>
          <w:szCs w:val="24"/>
          <w:lang w:val="en-US"/>
        </w:rPr>
        <w:t xml:space="preserve">. It is about setting up a system to allow a customer to search for a taxi in a user-friendly, easy and reliable way. To implement our system, we have used the Unified Process (UP), which is based on UML as a modeling language designed to provide a standardized method for design. </w:t>
      </w:r>
    </w:p>
    <w:p w:rsidR="00CD4666" w:rsidRPr="0087067D" w:rsidRDefault="00CD4666" w:rsidP="00AD7B3D">
      <w:pPr>
        <w:ind w:firstLine="709"/>
        <w:rPr>
          <w:sz w:val="24"/>
          <w:szCs w:val="24"/>
          <w:lang w:val="en-US"/>
        </w:rPr>
      </w:pPr>
      <w:r w:rsidRPr="0087067D">
        <w:rPr>
          <w:sz w:val="24"/>
          <w:szCs w:val="24"/>
          <w:lang w:val="en-US"/>
        </w:rPr>
        <w:t>The application we have made uses a set of topical technologies and is equipped with the necessary features that are appropriate to the needs of customers and taxi drivers.</w:t>
      </w:r>
    </w:p>
    <w:p w:rsidR="00AC74F2" w:rsidRDefault="00AC74F2" w:rsidP="004600AC">
      <w:pPr>
        <w:rPr>
          <w:lang w:val="en-US"/>
        </w:rPr>
      </w:pPr>
    </w:p>
    <w:p w:rsidR="00A04994" w:rsidRPr="00A04994" w:rsidRDefault="00A04994" w:rsidP="00A04994">
      <w:pPr>
        <w:pStyle w:val="ListParagraph"/>
        <w:numPr>
          <w:ilvl w:val="0"/>
          <w:numId w:val="3"/>
        </w:numPr>
        <w:rPr>
          <w:sz w:val="24"/>
          <w:szCs w:val="24"/>
          <w:lang w:val="en-US"/>
        </w:rPr>
      </w:pPr>
      <w:r w:rsidRPr="00A04994">
        <w:rPr>
          <w:b/>
          <w:sz w:val="24"/>
          <w:szCs w:val="24"/>
          <w:lang w:val="en-US"/>
        </w:rPr>
        <w:t>Key words</w:t>
      </w:r>
      <w:r w:rsidRPr="00A04994">
        <w:rPr>
          <w:sz w:val="24"/>
          <w:szCs w:val="24"/>
          <w:lang w:val="en-US"/>
        </w:rPr>
        <w:t>: Mobile application, Android, IONIC, Framework, NoSQL, Firebase and TYPESCRIPT</w:t>
      </w:r>
    </w:p>
    <w:p w:rsidR="00A04994" w:rsidRPr="00A04994" w:rsidRDefault="00A04994" w:rsidP="00A04994">
      <w:pPr>
        <w:pStyle w:val="ListParagraph"/>
        <w:numPr>
          <w:ilvl w:val="0"/>
          <w:numId w:val="3"/>
        </w:numPr>
        <w:rPr>
          <w:sz w:val="24"/>
          <w:szCs w:val="24"/>
          <w:lang w:val="en-US"/>
        </w:rPr>
      </w:pPr>
      <w:r w:rsidRPr="00A04994">
        <w:rPr>
          <w:b/>
          <w:sz w:val="24"/>
          <w:szCs w:val="24"/>
          <w:lang w:val="en-US"/>
        </w:rPr>
        <w:t>Number of pages</w:t>
      </w:r>
      <w:r w:rsidRPr="00A04994">
        <w:rPr>
          <w:sz w:val="24"/>
          <w:szCs w:val="24"/>
          <w:lang w:val="en-US"/>
        </w:rPr>
        <w:t>: 114</w:t>
      </w:r>
    </w:p>
    <w:p w:rsidR="00A04994" w:rsidRPr="00A04994" w:rsidRDefault="00A04994" w:rsidP="00A04994">
      <w:pPr>
        <w:pStyle w:val="ListParagraph"/>
        <w:numPr>
          <w:ilvl w:val="0"/>
          <w:numId w:val="3"/>
        </w:numPr>
        <w:rPr>
          <w:sz w:val="24"/>
          <w:szCs w:val="24"/>
          <w:lang w:val="en-US"/>
        </w:rPr>
      </w:pPr>
      <w:r w:rsidRPr="00A04994">
        <w:rPr>
          <w:b/>
          <w:sz w:val="24"/>
          <w:szCs w:val="24"/>
          <w:lang w:val="en-US"/>
        </w:rPr>
        <w:t>Number of figures</w:t>
      </w:r>
      <w:r w:rsidRPr="00A04994">
        <w:rPr>
          <w:sz w:val="24"/>
          <w:szCs w:val="24"/>
          <w:lang w:val="en-US"/>
        </w:rPr>
        <w:t>: 42</w:t>
      </w:r>
    </w:p>
    <w:p w:rsidR="00A04994" w:rsidRPr="00A04994" w:rsidRDefault="00A04994" w:rsidP="00A04994">
      <w:pPr>
        <w:pStyle w:val="ListParagraph"/>
        <w:numPr>
          <w:ilvl w:val="0"/>
          <w:numId w:val="3"/>
        </w:numPr>
        <w:rPr>
          <w:sz w:val="24"/>
          <w:szCs w:val="24"/>
          <w:lang w:val="en-US"/>
        </w:rPr>
      </w:pPr>
      <w:r w:rsidRPr="00A04994">
        <w:rPr>
          <w:b/>
          <w:sz w:val="24"/>
          <w:szCs w:val="24"/>
          <w:lang w:val="en-US"/>
        </w:rPr>
        <w:t>Number of tables</w:t>
      </w:r>
      <w:r w:rsidRPr="00A04994">
        <w:rPr>
          <w:sz w:val="24"/>
          <w:szCs w:val="24"/>
          <w:lang w:val="en-US"/>
        </w:rPr>
        <w:t>: 06</w:t>
      </w:r>
    </w:p>
    <w:p w:rsidR="00CD4666" w:rsidRDefault="00CD4666" w:rsidP="004600AC">
      <w:pPr>
        <w:rPr>
          <w:lang w:val="en-US"/>
        </w:rPr>
      </w:pPr>
    </w:p>
    <w:p w:rsidR="004600AC" w:rsidRDefault="004600AC" w:rsidP="004600AC">
      <w:pPr>
        <w:rPr>
          <w:lang w:val="en-US"/>
        </w:rPr>
      </w:pPr>
    </w:p>
    <w:p w:rsidR="004D2A1C" w:rsidRDefault="004D2A1C" w:rsidP="004600AC">
      <w:pPr>
        <w:rPr>
          <w:lang w:val="en-US"/>
        </w:rPr>
      </w:pPr>
    </w:p>
    <w:p w:rsidR="004D2A1C" w:rsidRDefault="004D2A1C" w:rsidP="004600AC">
      <w:pPr>
        <w:rPr>
          <w:lang w:val="en-US"/>
        </w:rPr>
      </w:pPr>
    </w:p>
    <w:p w:rsidR="004D2A1C" w:rsidRDefault="004D2A1C" w:rsidP="004600AC">
      <w:pPr>
        <w:rPr>
          <w:lang w:val="en-US"/>
        </w:rPr>
      </w:pPr>
    </w:p>
    <w:p w:rsidR="004D2A1C" w:rsidRPr="00BF0BCF" w:rsidRDefault="004D2A1C" w:rsidP="004600AC">
      <w:pPr>
        <w:rPr>
          <w:sz w:val="24"/>
          <w:szCs w:val="24"/>
        </w:rPr>
      </w:pPr>
      <w:r w:rsidRPr="00A04994">
        <w:rPr>
          <w:b/>
          <w:sz w:val="24"/>
          <w:szCs w:val="24"/>
        </w:rPr>
        <w:lastRenderedPageBreak/>
        <w:t>Thème</w:t>
      </w:r>
      <w:r w:rsidRPr="00BF0BCF">
        <w:rPr>
          <w:sz w:val="24"/>
          <w:szCs w:val="24"/>
        </w:rPr>
        <w:t xml:space="preserve"> : CONCEPTION DE L’APPLICATION MOBILE PIKLA </w:t>
      </w:r>
    </w:p>
    <w:p w:rsidR="004D2A1C" w:rsidRPr="00BF0BCF" w:rsidRDefault="004D2A1C" w:rsidP="004600AC">
      <w:pPr>
        <w:rPr>
          <w:sz w:val="24"/>
          <w:szCs w:val="24"/>
        </w:rPr>
      </w:pPr>
      <w:r w:rsidRPr="00A04994">
        <w:rPr>
          <w:b/>
          <w:sz w:val="24"/>
          <w:szCs w:val="24"/>
        </w:rPr>
        <w:t>Présenté par</w:t>
      </w:r>
      <w:r w:rsidRPr="00BF0BCF">
        <w:rPr>
          <w:sz w:val="24"/>
          <w:szCs w:val="24"/>
        </w:rPr>
        <w:t xml:space="preserve"> : RAMANANARIVO </w:t>
      </w:r>
      <w:proofErr w:type="spellStart"/>
      <w:r w:rsidRPr="00BF0BCF">
        <w:rPr>
          <w:sz w:val="24"/>
          <w:szCs w:val="24"/>
        </w:rPr>
        <w:t>Lantoarisoa</w:t>
      </w:r>
      <w:proofErr w:type="spellEnd"/>
      <w:r w:rsidRPr="00BF0BCF">
        <w:rPr>
          <w:sz w:val="24"/>
          <w:szCs w:val="24"/>
        </w:rPr>
        <w:t xml:space="preserve"> </w:t>
      </w:r>
      <w:proofErr w:type="spellStart"/>
      <w:r w:rsidRPr="00BF0BCF">
        <w:rPr>
          <w:sz w:val="24"/>
          <w:szCs w:val="24"/>
        </w:rPr>
        <w:t>Andrianiaina</w:t>
      </w:r>
      <w:proofErr w:type="spellEnd"/>
    </w:p>
    <w:p w:rsidR="00BF0BCF" w:rsidRDefault="00BF0BCF" w:rsidP="00BF0BCF">
      <w:pPr>
        <w:pStyle w:val="Heading1"/>
      </w:pPr>
      <w:bookmarkStart w:id="414" w:name="_Toc26816247"/>
      <w:bookmarkStart w:id="415" w:name="_Toc26816551"/>
      <w:r w:rsidRPr="00BF0BCF">
        <w:t>RESUME</w:t>
      </w:r>
      <w:bookmarkEnd w:id="414"/>
      <w:bookmarkEnd w:id="415"/>
    </w:p>
    <w:p w:rsidR="00C8453E" w:rsidRDefault="00BF0BCF" w:rsidP="006A5424">
      <w:pPr>
        <w:ind w:firstLine="709"/>
        <w:jc w:val="both"/>
        <w:rPr>
          <w:sz w:val="24"/>
          <w:szCs w:val="24"/>
        </w:rPr>
        <w:pPrChange w:id="416" w:author="Toky Hajatiana RABOANARY" w:date="2019-12-10T19:22:00Z">
          <w:pPr>
            <w:ind w:firstLine="709"/>
          </w:pPr>
        </w:pPrChange>
      </w:pPr>
      <w:r w:rsidRPr="00BF0BCF">
        <w:rPr>
          <w:sz w:val="24"/>
          <w:szCs w:val="24"/>
        </w:rPr>
        <w:t>Le monde entier fait face actuellement à un problème de</w:t>
      </w:r>
      <w:r w:rsidR="00C8453E">
        <w:rPr>
          <w:sz w:val="24"/>
          <w:szCs w:val="24"/>
        </w:rPr>
        <w:t xml:space="preserve"> transport dû à l’urbanisation. Depuis quelques </w:t>
      </w:r>
      <w:r w:rsidRPr="00BF0BCF">
        <w:rPr>
          <w:sz w:val="24"/>
          <w:szCs w:val="24"/>
        </w:rPr>
        <w:t xml:space="preserve">années, nous vivons une forte concentration de la population en milieu urbain. C’est la raison pour laquelle, nous assistons à une augmentation de la demande du transport au niveau des villes. </w:t>
      </w:r>
    </w:p>
    <w:p w:rsidR="00BF0BCF" w:rsidRPr="00BF0BCF" w:rsidRDefault="00C8453E" w:rsidP="006A5424">
      <w:pPr>
        <w:ind w:firstLine="709"/>
        <w:jc w:val="both"/>
        <w:rPr>
          <w:sz w:val="24"/>
          <w:szCs w:val="24"/>
        </w:rPr>
        <w:pPrChange w:id="417" w:author="Toky Hajatiana RABOANARY" w:date="2019-12-10T19:22:00Z">
          <w:pPr>
            <w:ind w:firstLine="709"/>
          </w:pPr>
        </w:pPrChange>
      </w:pPr>
      <w:r>
        <w:rPr>
          <w:sz w:val="24"/>
          <w:szCs w:val="24"/>
        </w:rPr>
        <w:t xml:space="preserve">Donc, la </w:t>
      </w:r>
      <w:r w:rsidR="00BF0BCF" w:rsidRPr="00BF0BCF">
        <w:rPr>
          <w:sz w:val="24"/>
          <w:szCs w:val="24"/>
        </w:rPr>
        <w:t>question de transport représente un ma</w:t>
      </w:r>
      <w:r>
        <w:rPr>
          <w:sz w:val="24"/>
          <w:szCs w:val="24"/>
        </w:rPr>
        <w:t xml:space="preserve">illon fort dans le processus de </w:t>
      </w:r>
      <w:r w:rsidR="00BF0BCF" w:rsidRPr="00BF0BCF">
        <w:rPr>
          <w:sz w:val="24"/>
          <w:szCs w:val="24"/>
        </w:rPr>
        <w:t>développement économique et social d’une ville.</w:t>
      </w:r>
    </w:p>
    <w:p w:rsidR="00BF0BCF" w:rsidRPr="00BF0BCF" w:rsidRDefault="00BF0BCF" w:rsidP="006A5424">
      <w:pPr>
        <w:ind w:firstLine="709"/>
        <w:jc w:val="both"/>
        <w:rPr>
          <w:sz w:val="24"/>
          <w:szCs w:val="24"/>
        </w:rPr>
        <w:pPrChange w:id="418" w:author="Toky Hajatiana RABOANARY" w:date="2019-12-10T19:22:00Z">
          <w:pPr>
            <w:ind w:firstLine="709"/>
          </w:pPr>
        </w:pPrChange>
      </w:pPr>
      <w:r w:rsidRPr="00BF0BCF">
        <w:rPr>
          <w:sz w:val="24"/>
          <w:szCs w:val="24"/>
        </w:rPr>
        <w:t xml:space="preserve">Aussi, le rôle du taxi a radicalement évolué dans la mobilité urbaine avec d’une part des besoins croissants pour des services personnalisés que les taxis sont les plus aptes à offrir, </w:t>
      </w:r>
      <w:r w:rsidR="00C8453E">
        <w:rPr>
          <w:sz w:val="24"/>
          <w:szCs w:val="24"/>
        </w:rPr>
        <w:t xml:space="preserve">et d’autre part, la perspective </w:t>
      </w:r>
      <w:r w:rsidRPr="00BF0BCF">
        <w:rPr>
          <w:sz w:val="24"/>
          <w:szCs w:val="24"/>
        </w:rPr>
        <w:t>de voir se desserrer les deux freins à leur développement : la disponibilité et le coût relativement élevé.</w:t>
      </w:r>
    </w:p>
    <w:p w:rsidR="00BF0BCF" w:rsidRPr="00BF0BCF" w:rsidRDefault="00BF0BCF" w:rsidP="006A5424">
      <w:pPr>
        <w:ind w:firstLine="709"/>
        <w:jc w:val="both"/>
        <w:rPr>
          <w:sz w:val="24"/>
          <w:szCs w:val="24"/>
        </w:rPr>
        <w:pPrChange w:id="419" w:author="Toky Hajatiana RABOANARY" w:date="2019-12-10T19:22:00Z">
          <w:pPr>
            <w:ind w:firstLine="709"/>
          </w:pPr>
        </w:pPrChange>
      </w:pPr>
      <w:r w:rsidRPr="00BF0BCF">
        <w:rPr>
          <w:sz w:val="24"/>
          <w:szCs w:val="24"/>
        </w:rPr>
        <w:t>En outre, avec l’avènement du web mobile et la généralisation des smartp</w:t>
      </w:r>
      <w:r w:rsidR="00C8453E">
        <w:rPr>
          <w:sz w:val="24"/>
          <w:szCs w:val="24"/>
        </w:rPr>
        <w:t xml:space="preserve">hones, les applications mobiles </w:t>
      </w:r>
      <w:r w:rsidRPr="00BF0BCF">
        <w:rPr>
          <w:sz w:val="24"/>
          <w:szCs w:val="24"/>
        </w:rPr>
        <w:t>sont devenues un point central de notre vie numérique. Elles se sont multipl</w:t>
      </w:r>
      <w:r w:rsidR="00C8453E">
        <w:rPr>
          <w:sz w:val="24"/>
          <w:szCs w:val="24"/>
        </w:rPr>
        <w:t xml:space="preserve">iées sur nos différents </w:t>
      </w:r>
      <w:proofErr w:type="spellStart"/>
      <w:r w:rsidR="00C8453E">
        <w:rPr>
          <w:sz w:val="24"/>
          <w:szCs w:val="24"/>
        </w:rPr>
        <w:t>devices</w:t>
      </w:r>
      <w:proofErr w:type="spellEnd"/>
      <w:r w:rsidR="00C8453E">
        <w:rPr>
          <w:sz w:val="24"/>
          <w:szCs w:val="24"/>
        </w:rPr>
        <w:t xml:space="preserve"> </w:t>
      </w:r>
      <w:r w:rsidRPr="00BF0BCF">
        <w:rPr>
          <w:sz w:val="24"/>
          <w:szCs w:val="24"/>
        </w:rPr>
        <w:t>mobiles, et ont même tendance à devenir la norme sur desktop.</w:t>
      </w:r>
    </w:p>
    <w:p w:rsidR="00BF0BCF" w:rsidRPr="00BF0BCF" w:rsidRDefault="00C8453E" w:rsidP="006A5424">
      <w:pPr>
        <w:ind w:firstLine="709"/>
        <w:jc w:val="both"/>
        <w:rPr>
          <w:sz w:val="24"/>
          <w:szCs w:val="24"/>
        </w:rPr>
        <w:pPrChange w:id="420" w:author="Toky Hajatiana RABOANARY" w:date="2019-12-10T19:22:00Z">
          <w:pPr>
            <w:ind w:firstLine="709"/>
          </w:pPr>
        </w:pPrChange>
      </w:pPr>
      <w:r>
        <w:rPr>
          <w:sz w:val="24"/>
          <w:szCs w:val="24"/>
        </w:rPr>
        <w:t xml:space="preserve">Notre travail consiste en « </w:t>
      </w:r>
      <w:r w:rsidRPr="00BF0BCF">
        <w:rPr>
          <w:sz w:val="24"/>
          <w:szCs w:val="24"/>
        </w:rPr>
        <w:t>CONCEPTION D</w:t>
      </w:r>
      <w:r>
        <w:rPr>
          <w:sz w:val="24"/>
          <w:szCs w:val="24"/>
        </w:rPr>
        <w:t>E</w:t>
      </w:r>
      <w:r w:rsidRPr="00BF0BCF">
        <w:rPr>
          <w:sz w:val="24"/>
          <w:szCs w:val="24"/>
        </w:rPr>
        <w:t xml:space="preserve"> </w:t>
      </w:r>
      <w:r>
        <w:rPr>
          <w:sz w:val="24"/>
          <w:szCs w:val="24"/>
        </w:rPr>
        <w:t>L’</w:t>
      </w:r>
      <w:r w:rsidRPr="00BF0BCF">
        <w:rPr>
          <w:sz w:val="24"/>
          <w:szCs w:val="24"/>
        </w:rPr>
        <w:t xml:space="preserve">APPLICATION </w:t>
      </w:r>
      <w:r>
        <w:rPr>
          <w:sz w:val="24"/>
          <w:szCs w:val="24"/>
        </w:rPr>
        <w:t>PIKLA</w:t>
      </w:r>
      <w:r w:rsidR="00BF0BCF" w:rsidRPr="00BF0BCF">
        <w:rPr>
          <w:sz w:val="24"/>
          <w:szCs w:val="24"/>
        </w:rPr>
        <w:t xml:space="preserve"> ». Il s’agit de mettre en place un système pour permettre à un client de rechercher un</w:t>
      </w:r>
      <w:r>
        <w:rPr>
          <w:sz w:val="24"/>
          <w:szCs w:val="24"/>
        </w:rPr>
        <w:t xml:space="preserve"> </w:t>
      </w:r>
      <w:r w:rsidR="00BF0BCF" w:rsidRPr="00BF0BCF">
        <w:rPr>
          <w:sz w:val="24"/>
          <w:szCs w:val="24"/>
        </w:rPr>
        <w:t>taxi de façon conviviale, facile et fiable.</w:t>
      </w:r>
    </w:p>
    <w:p w:rsidR="00BF0BCF" w:rsidRPr="00BF0BCF" w:rsidRDefault="00BF0BCF" w:rsidP="006A5424">
      <w:pPr>
        <w:ind w:firstLine="709"/>
        <w:jc w:val="both"/>
        <w:rPr>
          <w:sz w:val="24"/>
          <w:szCs w:val="24"/>
        </w:rPr>
        <w:pPrChange w:id="421" w:author="Toky Hajatiana RABOANARY" w:date="2019-12-10T19:22:00Z">
          <w:pPr>
            <w:ind w:firstLine="709"/>
          </w:pPr>
        </w:pPrChange>
      </w:pPr>
      <w:r w:rsidRPr="00BF0BCF">
        <w:rPr>
          <w:sz w:val="24"/>
          <w:szCs w:val="24"/>
        </w:rPr>
        <w:t>Pour mettre en œuvre notre système, nous avons utilisé le processus Unifié (UP), qui se</w:t>
      </w:r>
      <w:r w:rsidR="00C8453E">
        <w:rPr>
          <w:sz w:val="24"/>
          <w:szCs w:val="24"/>
        </w:rPr>
        <w:t xml:space="preserve"> base sur l’UML </w:t>
      </w:r>
      <w:r w:rsidRPr="00BF0BCF">
        <w:rPr>
          <w:sz w:val="24"/>
          <w:szCs w:val="24"/>
        </w:rPr>
        <w:t>comme langage de modélisation conçu pour fournir une méthode normalisée pour la conception.</w:t>
      </w:r>
    </w:p>
    <w:p w:rsidR="00BC38E2" w:rsidRDefault="00BF0BCF" w:rsidP="006A5424">
      <w:pPr>
        <w:ind w:firstLine="709"/>
        <w:jc w:val="both"/>
        <w:rPr>
          <w:sz w:val="24"/>
          <w:szCs w:val="24"/>
        </w:rPr>
        <w:pPrChange w:id="422" w:author="Toky Hajatiana RABOANARY" w:date="2019-12-10T19:22:00Z">
          <w:pPr>
            <w:ind w:firstLine="709"/>
          </w:pPr>
        </w:pPrChange>
      </w:pPr>
      <w:r w:rsidRPr="00BF0BCF">
        <w:rPr>
          <w:sz w:val="24"/>
          <w:szCs w:val="24"/>
        </w:rPr>
        <w:t xml:space="preserve">L’application que nous avons réalisée utilise un ensemble de technologies </w:t>
      </w:r>
      <w:r w:rsidR="00C8453E">
        <w:rPr>
          <w:sz w:val="24"/>
          <w:szCs w:val="24"/>
        </w:rPr>
        <w:t xml:space="preserve">d’actualité et elle est pourvue </w:t>
      </w:r>
      <w:r w:rsidRPr="00BF0BCF">
        <w:rPr>
          <w:sz w:val="24"/>
          <w:szCs w:val="24"/>
        </w:rPr>
        <w:t>de fonctionnalités nécessaires et appropriées aux besoins des clients et des chauffeurs de taxi.</w:t>
      </w:r>
      <w:r w:rsidRPr="00BF0BCF">
        <w:rPr>
          <w:sz w:val="24"/>
          <w:szCs w:val="24"/>
        </w:rPr>
        <w:cr/>
      </w:r>
      <w:bookmarkStart w:id="423" w:name="_GoBack"/>
      <w:bookmarkEnd w:id="423"/>
    </w:p>
    <w:p w:rsidR="00BF0BCF" w:rsidRDefault="00BC38E2" w:rsidP="00BC38E2">
      <w:pPr>
        <w:pStyle w:val="ListParagraph"/>
        <w:numPr>
          <w:ilvl w:val="0"/>
          <w:numId w:val="3"/>
        </w:numPr>
      </w:pPr>
      <w:r w:rsidRPr="00BC38E2">
        <w:rPr>
          <w:b/>
        </w:rPr>
        <w:t>Mots clés</w:t>
      </w:r>
      <w:r>
        <w:t xml:space="preserve"> : Application mobile, Android, IONIC, Framework</w:t>
      </w:r>
      <w:r w:rsidR="00EB40B5">
        <w:t xml:space="preserve">, </w:t>
      </w:r>
      <w:proofErr w:type="spellStart"/>
      <w:r w:rsidR="00EB40B5">
        <w:t>NoSQL</w:t>
      </w:r>
      <w:proofErr w:type="spellEnd"/>
      <w:r w:rsidR="00EB40B5">
        <w:t xml:space="preserve">, </w:t>
      </w:r>
      <w:proofErr w:type="spellStart"/>
      <w:r w:rsidR="00EB40B5">
        <w:t>Firebase</w:t>
      </w:r>
      <w:proofErr w:type="spellEnd"/>
      <w:r w:rsidR="00EB40B5">
        <w:t xml:space="preserve"> </w:t>
      </w:r>
      <w:r>
        <w:t>et TYPESCRIPT</w:t>
      </w:r>
    </w:p>
    <w:p w:rsidR="00BC38E2" w:rsidRDefault="00BC38E2" w:rsidP="00BC38E2">
      <w:pPr>
        <w:pStyle w:val="ListParagraph"/>
        <w:numPr>
          <w:ilvl w:val="0"/>
          <w:numId w:val="3"/>
        </w:numPr>
      </w:pPr>
      <w:r w:rsidRPr="00BC38E2">
        <w:rPr>
          <w:b/>
        </w:rPr>
        <w:t>Nombre de pages</w:t>
      </w:r>
      <w:r>
        <w:t> :</w:t>
      </w:r>
      <w:r w:rsidR="00EB40B5">
        <w:t xml:space="preserve"> 114</w:t>
      </w:r>
    </w:p>
    <w:p w:rsidR="00BC38E2" w:rsidRDefault="00BC38E2" w:rsidP="00BC38E2">
      <w:pPr>
        <w:pStyle w:val="ListParagraph"/>
        <w:numPr>
          <w:ilvl w:val="0"/>
          <w:numId w:val="3"/>
        </w:numPr>
      </w:pPr>
      <w:r w:rsidRPr="00BC38E2">
        <w:rPr>
          <w:b/>
        </w:rPr>
        <w:t>Nombre de figures</w:t>
      </w:r>
      <w:r>
        <w:t> :</w:t>
      </w:r>
      <w:r w:rsidR="00F26834">
        <w:t xml:space="preserve"> 42</w:t>
      </w:r>
    </w:p>
    <w:p w:rsidR="00BC38E2" w:rsidRPr="00BC38E2" w:rsidRDefault="00BC38E2" w:rsidP="00BC38E2">
      <w:pPr>
        <w:pStyle w:val="ListParagraph"/>
        <w:numPr>
          <w:ilvl w:val="0"/>
          <w:numId w:val="3"/>
        </w:numPr>
        <w:rPr>
          <w:sz w:val="24"/>
          <w:szCs w:val="24"/>
        </w:rPr>
      </w:pPr>
      <w:r w:rsidRPr="00BC38E2">
        <w:rPr>
          <w:b/>
        </w:rPr>
        <w:t>Nombre de tableaux</w:t>
      </w:r>
      <w:r>
        <w:t xml:space="preserve"> : </w:t>
      </w:r>
      <w:r w:rsidR="00F26834">
        <w:t>06</w:t>
      </w:r>
    </w:p>
    <w:sectPr w:rsidR="00BC38E2" w:rsidRPr="00BC38E2" w:rsidSect="009E2B24">
      <w:headerReference w:type="default" r:id="rId77"/>
      <w:footerReference w:type="default" r:id="rId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123B" w:rsidRDefault="0018123B" w:rsidP="001F0D88">
      <w:pPr>
        <w:spacing w:after="0" w:line="240" w:lineRule="auto"/>
      </w:pPr>
      <w:r>
        <w:separator/>
      </w:r>
    </w:p>
  </w:endnote>
  <w:endnote w:type="continuationSeparator" w:id="0">
    <w:p w:rsidR="0018123B" w:rsidRDefault="0018123B" w:rsidP="001F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1306364"/>
      <w:docPartObj>
        <w:docPartGallery w:val="Page Numbers (Bottom of Page)"/>
        <w:docPartUnique/>
      </w:docPartObj>
    </w:sdtPr>
    <w:sdtContent>
      <w:p w:rsidR="0059575B" w:rsidRDefault="0059575B">
        <w:pPr>
          <w:pStyle w:val="Footer"/>
        </w:pPr>
        <w:r>
          <w:rPr>
            <w:noProof/>
          </w:rPr>
          <mc:AlternateContent>
            <mc:Choice Requires="wps">
              <w:drawing>
                <wp:anchor distT="0" distB="0" distL="114300" distR="114300" simplePos="0" relativeHeight="251664896" behindDoc="0" locked="0" layoutInCell="0" allowOverlap="1" wp14:anchorId="5248106A" wp14:editId="31AA9E7B">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9"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59575B" w:rsidRDefault="0059575B">
                              <w:pPr>
                                <w:jc w:val="center"/>
                              </w:pPr>
                              <w:r>
                                <w:fldChar w:fldCharType="begin"/>
                              </w:r>
                              <w:r>
                                <w:instrText>PAGE    \* MERGEFORMAT</w:instrText>
                              </w:r>
                              <w:r>
                                <w:fldChar w:fldCharType="separate"/>
                              </w:r>
                              <w:r w:rsidRPr="00100BEA">
                                <w:rPr>
                                  <w:noProof/>
                                  <w:sz w:val="16"/>
                                  <w:szCs w:val="16"/>
                                </w:rPr>
                                <w:t>i</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48106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6" o:spid="_x0000_s1026" type="#_x0000_t65" style="position:absolute;margin-left:0;margin-top:0;width:29pt;height:21.6pt;z-index:25166489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" o:allowincell="f" adj="14135" strokecolor="gray" strokeweight=".25pt">
                  <v:textbox>
                    <w:txbxContent>
                      <w:p w:rsidR="0059575B" w:rsidRDefault="0059575B">
                        <w:pPr>
                          <w:jc w:val="center"/>
                        </w:pPr>
                        <w:r>
                          <w:fldChar w:fldCharType="begin"/>
                        </w:r>
                        <w:r>
                          <w:instrText>PAGE    \* MERGEFORMAT</w:instrText>
                        </w:r>
                        <w:r>
                          <w:fldChar w:fldCharType="separate"/>
                        </w:r>
                        <w:r w:rsidRPr="00100BEA">
                          <w:rPr>
                            <w:noProof/>
                            <w:sz w:val="16"/>
                            <w:szCs w:val="16"/>
                          </w:rPr>
                          <w:t>i</w:t>
                        </w:r>
                        <w:r>
                          <w:rPr>
                            <w:sz w:val="16"/>
                            <w:szCs w:val="16"/>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7431634"/>
      <w:docPartObj>
        <w:docPartGallery w:val="Page Numbers (Bottom of Page)"/>
        <w:docPartUnique/>
      </w:docPartObj>
    </w:sdtPr>
    <w:sdtContent>
      <w:p w:rsidR="0059575B" w:rsidRDefault="0059575B">
        <w:pPr>
          <w:pStyle w:val="Footer"/>
        </w:pPr>
        <w:r>
          <w:rPr>
            <w:noProof/>
          </w:rPr>
          <mc:AlternateContent>
            <mc:Choice Requires="wps">
              <w:drawing>
                <wp:anchor distT="0" distB="0" distL="114300" distR="114300" simplePos="0" relativeHeight="251659776"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59575B" w:rsidRDefault="0059575B">
                              <w:pPr>
                                <w:jc w:val="center"/>
                              </w:pPr>
                              <w:r>
                                <w:fldChar w:fldCharType="begin"/>
                              </w:r>
                              <w:r>
                                <w:instrText xml:space="preserve"> PAGE    \* MERGEFORMAT </w:instrText>
                              </w:r>
                              <w:r>
                                <w:fldChar w:fldCharType="separate"/>
                              </w:r>
                              <w:r w:rsidRPr="00625F95">
                                <w:rPr>
                                  <w:noProof/>
                                  <w:sz w:val="16"/>
                                  <w:szCs w:val="16"/>
                                </w:rPr>
                                <w:t>ix</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4" o:spid="_x0000_s1027" type="#_x0000_t65" style="position:absolute;margin-left:0;margin-top:0;width:29pt;height:21.6pt;z-index:25165977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" o:allowincell="f" adj="14135" strokecolor="gray [1629]" strokeweight=".25pt">
                  <v:textbox>
                    <w:txbxContent>
                      <w:p w:rsidR="0059575B" w:rsidRDefault="0059575B">
                        <w:pPr>
                          <w:jc w:val="center"/>
                        </w:pPr>
                        <w:r>
                          <w:fldChar w:fldCharType="begin"/>
                        </w:r>
                        <w:r>
                          <w:instrText xml:space="preserve"> PAGE    \* MERGEFORMAT </w:instrText>
                        </w:r>
                        <w:r>
                          <w:fldChar w:fldCharType="separate"/>
                        </w:r>
                        <w:r w:rsidRPr="00625F95">
                          <w:rPr>
                            <w:noProof/>
                            <w:sz w:val="16"/>
                            <w:szCs w:val="16"/>
                          </w:rPr>
                          <w:t>ix</w:t>
                        </w:r>
                        <w:r>
                          <w:rPr>
                            <w:noProof/>
                            <w:sz w:val="16"/>
                            <w:szCs w:val="16"/>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0537305"/>
      <w:docPartObj>
        <w:docPartGallery w:val="Page Numbers (Bottom of Page)"/>
        <w:docPartUnique/>
      </w:docPartObj>
    </w:sdtPr>
    <w:sdtContent>
      <w:p w:rsidR="0059575B" w:rsidRDefault="0059575B">
        <w:pPr>
          <w:pStyle w:val="Footer"/>
        </w:pPr>
        <w:r>
          <w:rPr>
            <w:noProof/>
          </w:rPr>
          <mc:AlternateContent>
            <mc:Choice Requires="wps">
              <w:drawing>
                <wp:anchor distT="0" distB="0" distL="114300" distR="114300" simplePos="0" relativeHeight="251663872"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59575B" w:rsidRDefault="0059575B">
                              <w:pPr>
                                <w:jc w:val="center"/>
                              </w:pPr>
                              <w:r>
                                <w:fldChar w:fldCharType="begin"/>
                              </w:r>
                              <w:r>
                                <w:instrText xml:space="preserve"> PAGE    \* MERGEFORMAT </w:instrText>
                              </w:r>
                              <w:r>
                                <w:fldChar w:fldCharType="separate"/>
                              </w:r>
                              <w:r w:rsidRPr="00625F95">
                                <w:rPr>
                                  <w:noProof/>
                                  <w:sz w:val="16"/>
                                  <w:szCs w:val="16"/>
                                </w:rPr>
                                <w:t>1</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5" o:spid="_x0000_s1028" type="#_x0000_t65" style="position:absolute;margin-left:0;margin-top:0;width:29pt;height:21.6pt;z-index:25166387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" o:allowincell="f" adj="14135" strokecolor="gray [1629]" strokeweight=".25pt">
                  <v:textbox>
                    <w:txbxContent>
                      <w:p w:rsidR="0059575B" w:rsidRDefault="0059575B">
                        <w:pPr>
                          <w:jc w:val="center"/>
                        </w:pPr>
                        <w:r>
                          <w:fldChar w:fldCharType="begin"/>
                        </w:r>
                        <w:r>
                          <w:instrText xml:space="preserve"> PAGE    \* MERGEFORMAT </w:instrText>
                        </w:r>
                        <w:r>
                          <w:fldChar w:fldCharType="separate"/>
                        </w:r>
                        <w:r w:rsidRPr="00625F95">
                          <w:rPr>
                            <w:noProof/>
                            <w:sz w:val="16"/>
                            <w:szCs w:val="16"/>
                          </w:rPr>
                          <w:t>1</w:t>
                        </w:r>
                        <w:r>
                          <w:rPr>
                            <w:noProof/>
                            <w:sz w:val="16"/>
                            <w:szCs w:val="16"/>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432395"/>
      <w:docPartObj>
        <w:docPartGallery w:val="Page Numbers (Bottom of Page)"/>
        <w:docPartUnique/>
      </w:docPartObj>
    </w:sdtPr>
    <w:sdtContent>
      <w:p w:rsidR="0059575B" w:rsidRDefault="0059575B">
        <w:pPr>
          <w:pStyle w:val="Footer"/>
        </w:pPr>
        <w:r>
          <w:rPr>
            <w:noProof/>
          </w:rPr>
          <mc:AlternateContent>
            <mc:Choice Requires="wps">
              <w:drawing>
                <wp:anchor distT="0" distB="0" distL="114300" distR="114300" simplePos="0" relativeHeight="25166694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59575B" w:rsidRDefault="0059575B">
                              <w:pPr>
                                <w:jc w:val="center"/>
                              </w:pPr>
                              <w:r>
                                <w:fldChar w:fldCharType="begin"/>
                              </w:r>
                              <w:r>
                                <w:instrText>PAGE    \* MERGEFORMAT</w:instrText>
                              </w:r>
                              <w:r>
                                <w:fldChar w:fldCharType="separate"/>
                              </w:r>
                              <w:r w:rsidRPr="00625F95">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8" o:spid="_x0000_s1029" type="#_x0000_t65" style="position:absolute;margin-left:0;margin-top:0;width:29pt;height:21.6pt;z-index:25166694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" o:allowincell="f" adj="14135" strokecolor="gray" strokeweight=".25pt">
                  <v:textbox>
                    <w:txbxContent>
                      <w:p w:rsidR="0059575B" w:rsidRDefault="0059575B">
                        <w:pPr>
                          <w:jc w:val="center"/>
                        </w:pPr>
                        <w:r>
                          <w:fldChar w:fldCharType="begin"/>
                        </w:r>
                        <w:r>
                          <w:instrText>PAGE    \* MERGEFORMAT</w:instrText>
                        </w:r>
                        <w:r>
                          <w:fldChar w:fldCharType="separate"/>
                        </w:r>
                        <w:r w:rsidRPr="00625F95">
                          <w:rPr>
                            <w:noProof/>
                            <w:sz w:val="16"/>
                            <w:szCs w:val="16"/>
                          </w:rPr>
                          <w:t>2</w:t>
                        </w:r>
                        <w:r>
                          <w:rPr>
                            <w:sz w:val="16"/>
                            <w:szCs w:val="16"/>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7537290"/>
      <w:docPartObj>
        <w:docPartGallery w:val="Page Numbers (Bottom of Page)"/>
        <w:docPartUnique/>
      </w:docPartObj>
    </w:sdtPr>
    <w:sdtContent>
      <w:p w:rsidR="0059575B" w:rsidRDefault="0059575B">
        <w:pPr>
          <w:pStyle w:val="Footer"/>
        </w:pPr>
        <w:r>
          <w:rPr>
            <w:noProof/>
          </w:rPr>
          <mc:AlternateContent>
            <mc:Choice Requires="wps">
              <w:drawing>
                <wp:anchor distT="0" distB="0" distL="114300" distR="114300" simplePos="0" relativeHeight="251660800"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59575B" w:rsidRDefault="0059575B">
                              <w:pPr>
                                <w:jc w:val="center"/>
                              </w:pPr>
                              <w:r>
                                <w:fldChar w:fldCharType="begin"/>
                              </w:r>
                              <w:r>
                                <w:instrText xml:space="preserve"> PAGE    \* MERGEFORMAT </w:instrText>
                              </w:r>
                              <w:r>
                                <w:fldChar w:fldCharType="separate"/>
                              </w:r>
                              <w:r w:rsidRPr="00625F95">
                                <w:rPr>
                                  <w:noProof/>
                                  <w:sz w:val="16"/>
                                  <w:szCs w:val="16"/>
                                </w:rPr>
                                <w:t>15</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 o:spid="_x0000_s1030" type="#_x0000_t65" style="position:absolute;margin-left:0;margin-top:0;width:29pt;height:21.6pt;z-index:251660800;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" o:allowincell="f" adj="14135" strokecolor="gray [1629]" strokeweight=".25pt">
                  <v:textbox>
                    <w:txbxContent>
                      <w:p w:rsidR="0059575B" w:rsidRDefault="0059575B">
                        <w:pPr>
                          <w:jc w:val="center"/>
                        </w:pPr>
                        <w:r>
                          <w:fldChar w:fldCharType="begin"/>
                        </w:r>
                        <w:r>
                          <w:instrText xml:space="preserve"> PAGE    \* MERGEFORMAT </w:instrText>
                        </w:r>
                        <w:r>
                          <w:fldChar w:fldCharType="separate"/>
                        </w:r>
                        <w:r w:rsidRPr="00625F95">
                          <w:rPr>
                            <w:noProof/>
                            <w:sz w:val="16"/>
                            <w:szCs w:val="16"/>
                          </w:rPr>
                          <w:t>15</w:t>
                        </w:r>
                        <w:r>
                          <w:rPr>
                            <w:noProof/>
                            <w:sz w:val="16"/>
                            <w:szCs w:val="16"/>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759228"/>
      <w:docPartObj>
        <w:docPartGallery w:val="Page Numbers (Bottom of Page)"/>
        <w:docPartUnique/>
      </w:docPartObj>
    </w:sdtPr>
    <w:sdtContent>
      <w:p w:rsidR="0059575B" w:rsidRDefault="0059575B">
        <w:pPr>
          <w:pStyle w:val="Footer"/>
        </w:pPr>
        <w:r>
          <w:rPr>
            <w:noProof/>
          </w:rPr>
          <mc:AlternateContent>
            <mc:Choice Requires="wps">
              <w:drawing>
                <wp:anchor distT="0" distB="0" distL="114300" distR="114300" simplePos="0" relativeHeight="251665920"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59575B" w:rsidRDefault="0059575B">
                              <w:pPr>
                                <w:jc w:val="center"/>
                              </w:pPr>
                              <w:r>
                                <w:fldChar w:fldCharType="begin"/>
                              </w:r>
                              <w:r>
                                <w:instrText>PAGE    \* MERGEFORMAT</w:instrText>
                              </w:r>
                              <w:r>
                                <w:fldChar w:fldCharType="separate"/>
                              </w:r>
                              <w:r w:rsidRPr="00625F95">
                                <w:rPr>
                                  <w:noProof/>
                                  <w:sz w:val="16"/>
                                  <w:szCs w:val="16"/>
                                </w:rPr>
                                <w:t>19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7" o:spid="_x0000_s1031" type="#_x0000_t65" style="position:absolute;margin-left:0;margin-top:0;width:29pt;height:21.6pt;z-index:251665920;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" o:allowincell="f" adj="14135" strokecolor="gray" strokeweight=".25pt">
                  <v:textbox>
                    <w:txbxContent>
                      <w:p w:rsidR="0059575B" w:rsidRDefault="0059575B">
                        <w:pPr>
                          <w:jc w:val="center"/>
                        </w:pPr>
                        <w:r>
                          <w:fldChar w:fldCharType="begin"/>
                        </w:r>
                        <w:r>
                          <w:instrText>PAGE    \* MERGEFORMAT</w:instrText>
                        </w:r>
                        <w:r>
                          <w:fldChar w:fldCharType="separate"/>
                        </w:r>
                        <w:r w:rsidRPr="00625F95">
                          <w:rPr>
                            <w:noProof/>
                            <w:sz w:val="16"/>
                            <w:szCs w:val="16"/>
                          </w:rPr>
                          <w:t>19</w:t>
                        </w:r>
                        <w:r>
                          <w:rPr>
                            <w:sz w:val="16"/>
                            <w:szCs w:val="16"/>
                          </w:rPr>
                          <w:fldChar w:fldCharType="end"/>
                        </w:r>
                      </w:p>
                    </w:txbxContent>
                  </v:textbox>
                  <w10:wrap anchorx="margin" anchory="margin"/>
                </v:shape>
              </w:pict>
            </mc:Fallback>
          </mc:AlternateConten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229849"/>
      <w:docPartObj>
        <w:docPartGallery w:val="Page Numbers (Bottom of Page)"/>
        <w:docPartUnique/>
      </w:docPartObj>
    </w:sdtPr>
    <w:sdtContent>
      <w:p w:rsidR="0059575B" w:rsidRDefault="0059575B">
        <w:pPr>
          <w:pStyle w:val="Footer"/>
        </w:pPr>
        <w:r>
          <w:rPr>
            <w:noProof/>
          </w:rPr>
          <mc:AlternateContent>
            <mc:Choice Requires="wps">
              <w:drawing>
                <wp:anchor distT="0" distB="0" distL="114300" distR="114300" simplePos="0" relativeHeight="251667968"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4"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59575B" w:rsidRDefault="0059575B">
                              <w:pPr>
                                <w:jc w:val="center"/>
                              </w:pPr>
                              <w:r>
                                <w:fldChar w:fldCharType="begin"/>
                              </w:r>
                              <w:r>
                                <w:instrText>PAGE    \* MERGEFORMAT</w:instrText>
                              </w:r>
                              <w:r>
                                <w:fldChar w:fldCharType="separate"/>
                              </w:r>
                              <w:r w:rsidRPr="00100BEA">
                                <w:rPr>
                                  <w:noProof/>
                                  <w:sz w:val="16"/>
                                  <w:szCs w:val="16"/>
                                </w:rPr>
                                <w:t>24</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9" o:spid="_x0000_s1032" type="#_x0000_t65" style="position:absolute;margin-left:0;margin-top:0;width:29pt;height:21.6pt;z-index:251667968;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" o:allowincell="f" adj="14135" strokecolor="gray" strokeweight=".25pt">
                  <v:textbox>
                    <w:txbxContent>
                      <w:p w:rsidR="0059575B" w:rsidRDefault="0059575B">
                        <w:pPr>
                          <w:jc w:val="center"/>
                        </w:pPr>
                        <w:r>
                          <w:fldChar w:fldCharType="begin"/>
                        </w:r>
                        <w:r>
                          <w:instrText>PAGE    \* MERGEFORMAT</w:instrText>
                        </w:r>
                        <w:r>
                          <w:fldChar w:fldCharType="separate"/>
                        </w:r>
                        <w:r w:rsidRPr="00100BEA">
                          <w:rPr>
                            <w:noProof/>
                            <w:sz w:val="16"/>
                            <w:szCs w:val="16"/>
                          </w:rPr>
                          <w:t>24</w:t>
                        </w:r>
                        <w:r>
                          <w:rPr>
                            <w:sz w:val="16"/>
                            <w:szCs w:val="16"/>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7537316"/>
      <w:docPartObj>
        <w:docPartGallery w:val="Page Numbers (Bottom of Page)"/>
        <w:docPartUnique/>
      </w:docPartObj>
    </w:sdtPr>
    <w:sdtContent>
      <w:p w:rsidR="0059575B" w:rsidRDefault="0059575B">
        <w:pPr>
          <w:pStyle w:val="Footer"/>
        </w:pPr>
        <w:r>
          <w:rPr>
            <w:noProof/>
          </w:rPr>
          <mc:AlternateContent>
            <mc:Choice Requires="wps">
              <w:drawing>
                <wp:anchor distT="0" distB="0" distL="114300" distR="114300" simplePos="0" relativeHeight="25166182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59575B" w:rsidRDefault="0059575B">
                              <w:pPr>
                                <w:jc w:val="center"/>
                              </w:pPr>
                              <w:r>
                                <w:fldChar w:fldCharType="begin"/>
                              </w:r>
                              <w:r>
                                <w:instrText xml:space="preserve"> PAGE    \* MERGEFORMAT </w:instrText>
                              </w:r>
                              <w:r>
                                <w:fldChar w:fldCharType="separate"/>
                              </w:r>
                              <w:r w:rsidRPr="00100BEA">
                                <w:rPr>
                                  <w:noProof/>
                                  <w:sz w:val="16"/>
                                  <w:szCs w:val="16"/>
                                </w:rPr>
                                <w:t>88</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0" o:spid="_x0000_s1033" type="#_x0000_t65" style="position:absolute;margin-left:0;margin-top:0;width:29pt;height:21.6pt;z-index:25166182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" o:allowincell="f" adj="14135" strokecolor="gray [1629]" strokeweight=".25pt">
                  <v:textbox>
                    <w:txbxContent>
                      <w:p w:rsidR="0059575B" w:rsidRDefault="0059575B">
                        <w:pPr>
                          <w:jc w:val="center"/>
                        </w:pPr>
                        <w:r>
                          <w:fldChar w:fldCharType="begin"/>
                        </w:r>
                        <w:r>
                          <w:instrText xml:space="preserve"> PAGE    \* MERGEFORMAT </w:instrText>
                        </w:r>
                        <w:r>
                          <w:fldChar w:fldCharType="separate"/>
                        </w:r>
                        <w:r w:rsidRPr="00100BEA">
                          <w:rPr>
                            <w:noProof/>
                            <w:sz w:val="16"/>
                            <w:szCs w:val="16"/>
                          </w:rPr>
                          <w:t>88</w:t>
                        </w:r>
                        <w:r>
                          <w:rPr>
                            <w:noProof/>
                            <w:sz w:val="16"/>
                            <w:szCs w:val="16"/>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75B" w:rsidRDefault="0059575B">
    <w:pPr>
      <w:pStyle w:val="Footer"/>
    </w:pPr>
    <w:r>
      <w:rPr>
        <w:i/>
        <w:noProof/>
      </w:rPr>
      <mc:AlternateContent>
        <mc:Choice Requires="wps">
          <w:drawing>
            <wp:anchor distT="0" distB="0" distL="114300" distR="114300" simplePos="0" relativeHeight="251662848" behindDoc="0" locked="0" layoutInCell="0" allowOverlap="1">
              <wp:simplePos x="0" y="0"/>
              <wp:positionH relativeFrom="rightMargin">
                <wp:posOffset>6985</wp:posOffset>
              </wp:positionH>
              <wp:positionV relativeFrom="bottomMargin">
                <wp:posOffset>75564</wp:posOffset>
              </wp:positionV>
              <wp:extent cx="368300" cy="333375"/>
              <wp:effectExtent l="0" t="0" r="12700" b="28575"/>
              <wp:wrapNone/>
              <wp:docPr id="1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333375"/>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59575B" w:rsidRDefault="0059575B">
                          <w:pPr>
                            <w:jc w:val="center"/>
                          </w:pPr>
                          <w:r>
                            <w:fldChar w:fldCharType="begin"/>
                          </w:r>
                          <w:r>
                            <w:instrText xml:space="preserve"> PAGE    \* MERGEFORMAT </w:instrText>
                          </w:r>
                          <w:r>
                            <w:fldChar w:fldCharType="separate"/>
                          </w:r>
                          <w:r w:rsidRPr="00100BEA">
                            <w:rPr>
                              <w:noProof/>
                              <w:sz w:val="16"/>
                              <w:szCs w:val="16"/>
                            </w:rPr>
                            <w:t>96</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8" o:spid="_x0000_s1034" type="#_x0000_t65" style="position:absolute;margin-left:.55pt;margin-top:5.95pt;width:29pt;height:26.25pt;z-index:251662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" o:allowincell="f" adj="14135" strokecolor="gray [1629]" strokeweight=".25pt">
              <v:textbox>
                <w:txbxContent>
                  <w:p w:rsidR="0059575B" w:rsidRDefault="0059575B">
                    <w:pPr>
                      <w:jc w:val="center"/>
                    </w:pPr>
                    <w:r>
                      <w:fldChar w:fldCharType="begin"/>
                    </w:r>
                    <w:r>
                      <w:instrText xml:space="preserve"> PAGE    \* MERGEFORMAT </w:instrText>
                    </w:r>
                    <w:r>
                      <w:fldChar w:fldCharType="separate"/>
                    </w:r>
                    <w:r w:rsidRPr="00100BEA">
                      <w:rPr>
                        <w:noProof/>
                        <w:sz w:val="16"/>
                        <w:szCs w:val="16"/>
                      </w:rPr>
                      <w:t>96</w:t>
                    </w:r>
                    <w:r>
                      <w:rPr>
                        <w:noProof/>
                        <w:sz w:val="16"/>
                        <w:szCs w:val="16"/>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123B" w:rsidRDefault="0018123B" w:rsidP="001F0D88">
      <w:pPr>
        <w:spacing w:after="0" w:line="240" w:lineRule="auto"/>
      </w:pPr>
      <w:r>
        <w:separator/>
      </w:r>
    </w:p>
  </w:footnote>
  <w:footnote w:type="continuationSeparator" w:id="0">
    <w:p w:rsidR="0018123B" w:rsidRDefault="0018123B" w:rsidP="001F0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75B" w:rsidRDefault="0059575B" w:rsidP="000B7B4D">
    <w:pPr>
      <w:pStyle w:val="Header"/>
      <w:jc w:val="center"/>
    </w:pPr>
    <w:r>
      <w:rPr>
        <w:noProof/>
      </w:rPr>
      <w:drawing>
        <wp:anchor distT="0" distB="0" distL="114300" distR="114300" simplePos="0" relativeHeight="251655168" behindDoc="1" locked="0" layoutInCell="1" allowOverlap="1" wp14:anchorId="26703F3E" wp14:editId="3B36E6D8">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121"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45952" behindDoc="1" locked="0" layoutInCell="1" allowOverlap="1" wp14:anchorId="4442C496" wp14:editId="507C7958">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122"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 MOBILE : PIKLA »</w:t>
    </w:r>
  </w:p>
  <w:p w:rsidR="0059575B" w:rsidRDefault="005957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347"/>
      <w:gridCol w:w="4457"/>
    </w:tblGrid>
    <w:tr w:rsidR="0059575B" w:rsidTr="002626DD">
      <w:trPr>
        <w:trHeight w:val="2526"/>
      </w:trPr>
      <w:tc>
        <w:tcPr>
          <w:tcW w:w="2689" w:type="dxa"/>
        </w:tcPr>
        <w:p w:rsidR="0059575B" w:rsidRDefault="0059575B" w:rsidP="002626DD">
          <w:pPr>
            <w:pStyle w:val="Header"/>
            <w:jc w:val="center"/>
          </w:pPr>
          <w:r>
            <w:rPr>
              <w:noProof/>
            </w:rPr>
            <w:drawing>
              <wp:inline distT="0" distB="0" distL="0" distR="0" wp14:anchorId="083609EC" wp14:editId="1C274E1F">
                <wp:extent cx="897603" cy="914400"/>
                <wp:effectExtent l="0" t="0" r="0" b="0"/>
                <wp:docPr id="123"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09016" cy="926027"/>
                        </a:xfrm>
                        <a:prstGeom prst="rect">
                          <a:avLst/>
                        </a:prstGeom>
                      </pic:spPr>
                    </pic:pic>
                  </a:graphicData>
                </a:graphic>
              </wp:inline>
            </w:drawing>
          </w:r>
        </w:p>
        <w:p w:rsidR="0059575B" w:rsidRDefault="0059575B" w:rsidP="002626DD">
          <w:pPr>
            <w:pStyle w:val="Header"/>
            <w:jc w:val="center"/>
          </w:pPr>
          <w:r w:rsidRPr="00C05BAA">
            <w:rPr>
              <w:b/>
            </w:rPr>
            <w:t>INSTITUT SUPÉRIEUR POLYTECHNIQUE DE MADAGASCAR</w:t>
          </w:r>
        </w:p>
      </w:tc>
      <w:tc>
        <w:tcPr>
          <w:tcW w:w="2347" w:type="dxa"/>
        </w:tcPr>
        <w:p w:rsidR="0059575B" w:rsidRDefault="0059575B" w:rsidP="002626DD">
          <w:pPr>
            <w:pStyle w:val="Header"/>
            <w:jc w:val="center"/>
            <w:rPr>
              <w:noProof/>
            </w:rPr>
          </w:pPr>
        </w:p>
      </w:tc>
      <w:tc>
        <w:tcPr>
          <w:tcW w:w="4457" w:type="dxa"/>
        </w:tcPr>
        <w:p w:rsidR="0059575B" w:rsidRDefault="0059575B" w:rsidP="002626DD">
          <w:pPr>
            <w:pStyle w:val="Header"/>
            <w:jc w:val="center"/>
            <w:rPr>
              <w:noProof/>
            </w:rPr>
          </w:pPr>
        </w:p>
        <w:p w:rsidR="0059575B" w:rsidRPr="002626DD" w:rsidRDefault="0059575B" w:rsidP="002626DD">
          <w:pPr>
            <w:jc w:val="center"/>
          </w:pPr>
          <w:r>
            <w:rPr>
              <w:noProof/>
            </w:rPr>
            <w:drawing>
              <wp:inline distT="0" distB="0" distL="0" distR="0" wp14:anchorId="2AECB542" wp14:editId="55F26F14">
                <wp:extent cx="2139974" cy="552438"/>
                <wp:effectExtent l="0" t="0" r="0" b="635"/>
                <wp:docPr id="124"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2">
                          <a:extLst>
                            <a:ext uri="{28A0092B-C50C-407E-A947-70E740481C1C}">
                              <a14:useLocalDpi xmlns:a14="http://schemas.microsoft.com/office/drawing/2010/main" val="0"/>
                            </a:ext>
                          </a:extLst>
                        </a:blip>
                        <a:stretch>
                          <a:fillRect/>
                        </a:stretch>
                      </pic:blipFill>
                      <pic:spPr>
                        <a:xfrm>
                          <a:off x="0" y="0"/>
                          <a:ext cx="2178588" cy="562406"/>
                        </a:xfrm>
                        <a:prstGeom prst="rect">
                          <a:avLst/>
                        </a:prstGeom>
                      </pic:spPr>
                    </pic:pic>
                  </a:graphicData>
                </a:graphic>
              </wp:inline>
            </w:drawing>
          </w:r>
        </w:p>
        <w:p w:rsidR="0059575B" w:rsidRDefault="0059575B" w:rsidP="002626DD"/>
        <w:p w:rsidR="0059575B" w:rsidRPr="002626DD" w:rsidRDefault="0059575B" w:rsidP="002626DD">
          <w:pPr>
            <w:tabs>
              <w:tab w:val="left" w:pos="990"/>
            </w:tabs>
            <w:jc w:val="center"/>
          </w:pPr>
          <w:r w:rsidRPr="002626DD">
            <w:rPr>
              <w:b/>
            </w:rPr>
            <w:t>EQIMA</w:t>
          </w:r>
        </w:p>
      </w:tc>
    </w:tr>
  </w:tbl>
  <w:p w:rsidR="0059575B" w:rsidRDefault="005957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75B" w:rsidRDefault="005957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75B" w:rsidRDefault="0059575B" w:rsidP="00155547">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75B" w:rsidRDefault="0059575B" w:rsidP="00155547">
    <w:pPr>
      <w:pStyle w:val="Header"/>
      <w:jc w:val="center"/>
    </w:pPr>
    <w:r>
      <w:rPr>
        <w:noProof/>
      </w:rPr>
      <w:drawing>
        <wp:anchor distT="0" distB="0" distL="114300" distR="114300" simplePos="0" relativeHeight="251637760" behindDoc="1" locked="0" layoutInCell="1" allowOverlap="1" wp14:anchorId="6DEC1590" wp14:editId="15042CD3">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27"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32640" behindDoc="1" locked="0" layoutInCell="1" allowOverlap="1" wp14:anchorId="5C3869B3" wp14:editId="7B3BEA1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28"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75B" w:rsidRDefault="0059575B" w:rsidP="009445AA">
    <w:pPr>
      <w:pStyle w:val="Header"/>
      <w:jc w:val="center"/>
    </w:pPr>
    <w:r>
      <w:rPr>
        <w:noProof/>
      </w:rPr>
      <w:drawing>
        <wp:anchor distT="0" distB="0" distL="114300" distR="114300" simplePos="0" relativeHeight="251671552" behindDoc="1" locked="0" layoutInCell="1" allowOverlap="1" wp14:anchorId="448F798C" wp14:editId="4F36D4F0">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3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61312" behindDoc="1" locked="0" layoutInCell="1" allowOverlap="1" wp14:anchorId="0593D64E" wp14:editId="13911D0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32"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p w:rsidR="0059575B" w:rsidRDefault="0059575B" w:rsidP="00155547">
    <w:pPr>
      <w:pStyle w:val="Heade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75B" w:rsidRDefault="0059575B" w:rsidP="008431C2">
    <w:pPr>
      <w:pStyle w:val="Header"/>
      <w:jc w:val="center"/>
    </w:pPr>
    <w:r>
      <w:rPr>
        <w:noProof/>
      </w:rPr>
      <w:drawing>
        <wp:anchor distT="0" distB="0" distL="114300" distR="114300" simplePos="0" relativeHeight="251676672" behindDoc="1" locked="0" layoutInCell="1" allowOverlap="1" wp14:anchorId="41E7C8AD" wp14:editId="740A623F">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45"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66432" behindDoc="1" locked="0" layoutInCell="1" allowOverlap="1" wp14:anchorId="4D67FD14" wp14:editId="2964BB37">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46"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p w:rsidR="0059575B" w:rsidRPr="00E218C7" w:rsidRDefault="0059575B" w:rsidP="00E218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75B" w:rsidRDefault="0059575B" w:rsidP="00155547">
    <w:pPr>
      <w:pStyle w:val="Header"/>
      <w:jc w:val="center"/>
    </w:pPr>
    <w:r>
      <w:rPr>
        <w:noProof/>
      </w:rPr>
      <w:drawing>
        <wp:anchor distT="0" distB="0" distL="114300" distR="114300" simplePos="0" relativeHeight="251685888" behindDoc="1" locked="0" layoutInCell="1" allowOverlap="1" wp14:anchorId="7FB5EBBC" wp14:editId="01217E2B">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33"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80768" behindDoc="1" locked="0" layoutInCell="1" allowOverlap="1" wp14:anchorId="7CF1D643" wp14:editId="64B5D3B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34"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75B" w:rsidRDefault="0059575B" w:rsidP="00155547">
    <w:pPr>
      <w:pStyle w:val="Header"/>
      <w:jc w:val="center"/>
    </w:pPr>
    <w:r>
      <w:rPr>
        <w:noProof/>
      </w:rPr>
      <w:drawing>
        <wp:anchor distT="0" distB="0" distL="114300" distR="114300" simplePos="0" relativeHeight="251656192" behindDoc="1" locked="0" layoutInCell="1" allowOverlap="1">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9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46976" behindDoc="1" locked="0" layoutInCell="1" allowOverlap="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91"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 MOBILE PIKLA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5F7"/>
    <w:multiLevelType w:val="hybridMultilevel"/>
    <w:tmpl w:val="EACC2BC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850204F"/>
    <w:multiLevelType w:val="hybridMultilevel"/>
    <w:tmpl w:val="781AFA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B3DD2"/>
    <w:multiLevelType w:val="hybridMultilevel"/>
    <w:tmpl w:val="CB9A7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790716"/>
    <w:multiLevelType w:val="hybridMultilevel"/>
    <w:tmpl w:val="6F9ACF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DD4A01"/>
    <w:multiLevelType w:val="hybridMultilevel"/>
    <w:tmpl w:val="5E042B12"/>
    <w:lvl w:ilvl="0" w:tplc="6BD6803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78F6F02"/>
    <w:multiLevelType w:val="hybridMultilevel"/>
    <w:tmpl w:val="D8C218E8"/>
    <w:lvl w:ilvl="0" w:tplc="67083540">
      <w:start w:val="1"/>
      <w:numFmt w:val="decimal"/>
      <w:pStyle w:val="Heading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733423"/>
    <w:multiLevelType w:val="hybridMultilevel"/>
    <w:tmpl w:val="37621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0A5569"/>
    <w:multiLevelType w:val="hybridMultilevel"/>
    <w:tmpl w:val="A40A840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1DE64481"/>
    <w:multiLevelType w:val="multilevel"/>
    <w:tmpl w:val="AA90EA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DED34F8"/>
    <w:multiLevelType w:val="hybridMultilevel"/>
    <w:tmpl w:val="BAD89D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F7B6E65"/>
    <w:multiLevelType w:val="hybridMultilevel"/>
    <w:tmpl w:val="D2C8D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374DA1"/>
    <w:multiLevelType w:val="hybridMultilevel"/>
    <w:tmpl w:val="9C225D32"/>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2" w15:restartNumberingAfterBreak="0">
    <w:nsid w:val="22501B4E"/>
    <w:multiLevelType w:val="hybridMultilevel"/>
    <w:tmpl w:val="27EC07F4"/>
    <w:lvl w:ilvl="0" w:tplc="F0904576">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135E4B"/>
    <w:multiLevelType w:val="hybridMultilevel"/>
    <w:tmpl w:val="0CB28B56"/>
    <w:lvl w:ilvl="0" w:tplc="C5668328">
      <w:start w:val="1"/>
      <w:numFmt w:val="decimal"/>
      <w:pStyle w:val="Subtitle"/>
      <w:lvlText w:val="Figure %1."/>
      <w:lvlJc w:val="left"/>
      <w:pPr>
        <w:ind w:left="720" w:hanging="360"/>
      </w:pPr>
      <w:rPr>
        <w:rFonts w:ascii="Calibri" w:hAnsi="Calibri" w:hint="default"/>
        <w:b w:val="0"/>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BAA4DB9"/>
    <w:multiLevelType w:val="hybridMultilevel"/>
    <w:tmpl w:val="7CE042BA"/>
    <w:lvl w:ilvl="0" w:tplc="5F022568">
      <w:start w:val="1"/>
      <w:numFmt w:val="decimal"/>
      <w:pStyle w:val="Figure"/>
      <w:lvlText w:val="Figure %1 :"/>
      <w:lvlJc w:val="left"/>
      <w:pPr>
        <w:ind w:left="720" w:hanging="360"/>
      </w:pPr>
      <w:rPr>
        <w:b/>
        <w:i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15:restartNumberingAfterBreak="0">
    <w:nsid w:val="2BB02AF1"/>
    <w:multiLevelType w:val="multilevel"/>
    <w:tmpl w:val="3BB85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BB861B7"/>
    <w:multiLevelType w:val="hybridMultilevel"/>
    <w:tmpl w:val="9BCA43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2DF2521B"/>
    <w:multiLevelType w:val="multilevel"/>
    <w:tmpl w:val="41BE8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E650893"/>
    <w:multiLevelType w:val="hybridMultilevel"/>
    <w:tmpl w:val="E46A3E1A"/>
    <w:lvl w:ilvl="0" w:tplc="2266074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6F779A"/>
    <w:multiLevelType w:val="hybridMultilevel"/>
    <w:tmpl w:val="678AA8AC"/>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0" w15:restartNumberingAfterBreak="0">
    <w:nsid w:val="34722F50"/>
    <w:multiLevelType w:val="hybridMultilevel"/>
    <w:tmpl w:val="84AC2E20"/>
    <w:lvl w:ilvl="0" w:tplc="F5F67806">
      <w:start w:val="1"/>
      <w:numFmt w:val="decimal"/>
      <w:lvlText w:val="[%1]"/>
      <w:lvlJc w:val="left"/>
      <w:pPr>
        <w:ind w:left="4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84EA6E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08197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52B82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7A344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5B42A2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720B4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B2C844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944462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61F0E2E"/>
    <w:multiLevelType w:val="hybridMultilevel"/>
    <w:tmpl w:val="3C5C0F9C"/>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2" w15:restartNumberingAfterBreak="0">
    <w:nsid w:val="382762D2"/>
    <w:multiLevelType w:val="hybridMultilevel"/>
    <w:tmpl w:val="DC6E2C64"/>
    <w:lvl w:ilvl="0" w:tplc="040C000B">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3" w15:restartNumberingAfterBreak="0">
    <w:nsid w:val="39CF7A47"/>
    <w:multiLevelType w:val="hybridMultilevel"/>
    <w:tmpl w:val="FC4807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F2D5620"/>
    <w:multiLevelType w:val="hybridMultilevel"/>
    <w:tmpl w:val="9EB8752C"/>
    <w:lvl w:ilvl="0" w:tplc="F6C46C7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0B1015"/>
    <w:multiLevelType w:val="hybridMultilevel"/>
    <w:tmpl w:val="0912462E"/>
    <w:lvl w:ilvl="0" w:tplc="649A06B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EC0F18"/>
    <w:multiLevelType w:val="hybridMultilevel"/>
    <w:tmpl w:val="5F8E6368"/>
    <w:lvl w:ilvl="0" w:tplc="F092B022">
      <w:start w:val="1"/>
      <w:numFmt w:val="lowerRoman"/>
      <w:pStyle w:val="Heading6"/>
      <w:lvlText w:val="%1."/>
      <w:lvlJc w:val="left"/>
      <w:pPr>
        <w:ind w:left="1428" w:hanging="360"/>
      </w:pPr>
      <w:rPr>
        <w:rFonts w:ascii="Cambria" w:hAnsi="Cambria" w:hint="default"/>
        <w:b w:val="0"/>
        <w:i/>
        <w:sz w:val="22"/>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15:restartNumberingAfterBreak="0">
    <w:nsid w:val="50395C39"/>
    <w:multiLevelType w:val="hybridMultilevel"/>
    <w:tmpl w:val="965A92E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519D470A"/>
    <w:multiLevelType w:val="hybridMultilevel"/>
    <w:tmpl w:val="37901D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1B023D6"/>
    <w:multiLevelType w:val="hybridMultilevel"/>
    <w:tmpl w:val="F94A2D0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59A6012D"/>
    <w:multiLevelType w:val="hybridMultilevel"/>
    <w:tmpl w:val="95427F14"/>
    <w:lvl w:ilvl="0" w:tplc="3404C888">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C3078B8"/>
    <w:multiLevelType w:val="hybridMultilevel"/>
    <w:tmpl w:val="0F6880F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63E467E4"/>
    <w:multiLevelType w:val="hybridMultilevel"/>
    <w:tmpl w:val="B1161142"/>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33" w15:restartNumberingAfterBreak="0">
    <w:nsid w:val="64387DD6"/>
    <w:multiLevelType w:val="hybridMultilevel"/>
    <w:tmpl w:val="73F4DFDC"/>
    <w:lvl w:ilvl="0" w:tplc="E71E2720">
      <w:start w:val="1"/>
      <w:numFmt w:val="decimal"/>
      <w:pStyle w:val="Title"/>
      <w:lvlText w:val="Tableau %1."/>
      <w:lvlJc w:val="left"/>
      <w:pPr>
        <w:ind w:left="720" w:hanging="360"/>
      </w:pPr>
      <w:rPr>
        <w:rFonts w:ascii="Cambria" w:hAnsi="Cambria" w:hint="default"/>
        <w:b w:val="0"/>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8A16D4"/>
    <w:multiLevelType w:val="hybridMultilevel"/>
    <w:tmpl w:val="B0448C80"/>
    <w:lvl w:ilvl="0" w:tplc="48A0B9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FE45C2F"/>
    <w:multiLevelType w:val="hybridMultilevel"/>
    <w:tmpl w:val="2830348A"/>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36" w15:restartNumberingAfterBreak="0">
    <w:nsid w:val="709B293F"/>
    <w:multiLevelType w:val="hybridMultilevel"/>
    <w:tmpl w:val="2E80446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7" w15:restartNumberingAfterBreak="0">
    <w:nsid w:val="720574C1"/>
    <w:multiLevelType w:val="multilevel"/>
    <w:tmpl w:val="D52ECB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21437C6"/>
    <w:multiLevelType w:val="hybridMultilevel"/>
    <w:tmpl w:val="BF220768"/>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39" w15:restartNumberingAfterBreak="0">
    <w:nsid w:val="74693D9A"/>
    <w:multiLevelType w:val="multilevel"/>
    <w:tmpl w:val="0ABAFA1E"/>
    <w:lvl w:ilvl="0">
      <w:start w:val="1"/>
      <w:numFmt w:val="decimal"/>
      <w:lvlText w:val="%1."/>
      <w:lvlJc w:val="left"/>
      <w:pPr>
        <w:ind w:left="643" w:hanging="360"/>
      </w:pPr>
      <w:rPr>
        <w:rFonts w:ascii="Cambria" w:hAnsi="Cambria" w:hint="default"/>
        <w:b/>
        <w:i w:val="0"/>
        <w:sz w:val="22"/>
      </w:r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start w:val="5"/>
      <w:numFmt w:val="upperLetter"/>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756736B5"/>
    <w:multiLevelType w:val="multilevel"/>
    <w:tmpl w:val="EEB674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5EF2250"/>
    <w:multiLevelType w:val="hybridMultilevel"/>
    <w:tmpl w:val="5FACE2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C3394E"/>
    <w:multiLevelType w:val="hybridMultilevel"/>
    <w:tmpl w:val="6BD2F1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85B1CA8"/>
    <w:multiLevelType w:val="hybridMultilevel"/>
    <w:tmpl w:val="3EF00E4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4" w15:restartNumberingAfterBreak="0">
    <w:nsid w:val="78965A72"/>
    <w:multiLevelType w:val="hybridMultilevel"/>
    <w:tmpl w:val="6588AF0C"/>
    <w:lvl w:ilvl="0" w:tplc="1448714C">
      <w:start w:val="1"/>
      <w:numFmt w:val="upperLetter"/>
      <w:pStyle w:val="Heading3"/>
      <w:lvlText w:val="%1."/>
      <w:lvlJc w:val="left"/>
      <w:pPr>
        <w:ind w:left="720" w:hanging="360"/>
      </w:pPr>
      <w:rPr>
        <w:rFonts w:ascii="Cambria" w:hAnsi="Cambria" w:hint="default"/>
        <w:b/>
        <w:i w:val="0"/>
        <w:sz w:val="28"/>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8B87567"/>
    <w:multiLevelType w:val="hybridMultilevel"/>
    <w:tmpl w:val="E17E3DF4"/>
    <w:lvl w:ilvl="0" w:tplc="040C0015">
      <w:start w:val="1"/>
      <w:numFmt w:val="upperLetter"/>
      <w:lvlText w:val="%1."/>
      <w:lvlJc w:val="left"/>
      <w:pPr>
        <w:ind w:left="720" w:hanging="360"/>
      </w:pPr>
      <w:rPr>
        <w:rFonts w:hint="default"/>
      </w:rPr>
    </w:lvl>
    <w:lvl w:ilvl="1" w:tplc="1DB64D74">
      <w:start w:val="3"/>
      <w:numFmt w:val="bullet"/>
      <w:lvlText w:val="•"/>
      <w:lvlJc w:val="left"/>
      <w:pPr>
        <w:ind w:left="1650" w:hanging="570"/>
      </w:pPr>
      <w:rPr>
        <w:rFonts w:ascii="Calibri" w:eastAsiaTheme="minorEastAsia" w:hAnsi="Calibri" w:cs="Calibri" w:hint="default"/>
      </w:rPr>
    </w:lvl>
    <w:lvl w:ilvl="2" w:tplc="6EA64446">
      <w:start w:val="1"/>
      <w:numFmt w:val="upperLetter"/>
      <w:lvlText w:val="%3-"/>
      <w:lvlJc w:val="left"/>
      <w:pPr>
        <w:ind w:left="2340" w:hanging="360"/>
      </w:pPr>
      <w:rPr>
        <w:rFonts w:hint="default"/>
      </w:r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853402"/>
    <w:multiLevelType w:val="hybridMultilevel"/>
    <w:tmpl w:val="71CABD36"/>
    <w:lvl w:ilvl="0" w:tplc="2266074E">
      <w:numFmt w:val="bullet"/>
      <w:lvlText w:val="-"/>
      <w:lvlJc w:val="left"/>
      <w:pPr>
        <w:ind w:left="900" w:hanging="360"/>
      </w:pPr>
      <w:rPr>
        <w:rFonts w:ascii="Calibri" w:eastAsiaTheme="minorEastAsia" w:hAnsi="Calibri" w:cs="Calibri"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47" w15:restartNumberingAfterBreak="0">
    <w:nsid w:val="79D77F52"/>
    <w:multiLevelType w:val="hybridMultilevel"/>
    <w:tmpl w:val="84C0574A"/>
    <w:lvl w:ilvl="0" w:tplc="780253C4">
      <w:start w:val="1"/>
      <w:numFmt w:val="lowerLetter"/>
      <w:pStyle w:val="Heading5"/>
      <w:lvlText w:val="%1."/>
      <w:lvlJc w:val="left"/>
      <w:pPr>
        <w:ind w:left="1068" w:hanging="360"/>
      </w:pPr>
      <w:rPr>
        <w:rFonts w:ascii="Cambria" w:hAnsi="Cambria" w:hint="default"/>
        <w:b/>
        <w:i w:val="0"/>
        <w:sz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8" w15:restartNumberingAfterBreak="0">
    <w:nsid w:val="7A084CB4"/>
    <w:multiLevelType w:val="hybridMultilevel"/>
    <w:tmpl w:val="8F48325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9" w15:restartNumberingAfterBreak="0">
    <w:nsid w:val="7FCB6C2D"/>
    <w:multiLevelType w:val="hybridMultilevel"/>
    <w:tmpl w:val="9126D5E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0" w15:restartNumberingAfterBreak="0">
    <w:nsid w:val="7FD1523F"/>
    <w:multiLevelType w:val="hybridMultilevel"/>
    <w:tmpl w:val="5B647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5"/>
  </w:num>
  <w:num w:numId="2">
    <w:abstractNumId w:val="18"/>
  </w:num>
  <w:num w:numId="3">
    <w:abstractNumId w:val="46"/>
  </w:num>
  <w:num w:numId="4">
    <w:abstractNumId w:val="44"/>
  </w:num>
  <w:num w:numId="5">
    <w:abstractNumId w:val="47"/>
  </w:num>
  <w:num w:numId="6">
    <w:abstractNumId w:val="13"/>
  </w:num>
  <w:num w:numId="7">
    <w:abstractNumId w:val="33"/>
  </w:num>
  <w:num w:numId="8">
    <w:abstractNumId w:val="44"/>
    <w:lvlOverride w:ilvl="0">
      <w:startOverride w:val="1"/>
    </w:lvlOverride>
  </w:num>
  <w:num w:numId="9">
    <w:abstractNumId w:val="39"/>
    <w:lvlOverride w:ilvl="0">
      <w:startOverride w:val="1"/>
    </w:lvlOverride>
  </w:num>
  <w:num w:numId="10">
    <w:abstractNumId w:val="12"/>
  </w:num>
  <w:num w:numId="11">
    <w:abstractNumId w:val="26"/>
  </w:num>
  <w:num w:numId="12">
    <w:abstractNumId w:val="39"/>
  </w:num>
  <w:num w:numId="13">
    <w:abstractNumId w:val="47"/>
    <w:lvlOverride w:ilvl="0">
      <w:startOverride w:val="1"/>
    </w:lvlOverride>
  </w:num>
  <w:num w:numId="14">
    <w:abstractNumId w:val="26"/>
    <w:lvlOverride w:ilvl="0">
      <w:startOverride w:val="1"/>
    </w:lvlOverride>
  </w:num>
  <w:num w:numId="15">
    <w:abstractNumId w:val="47"/>
    <w:lvlOverride w:ilvl="0">
      <w:startOverride w:val="1"/>
    </w:lvlOverride>
  </w:num>
  <w:num w:numId="16">
    <w:abstractNumId w:val="47"/>
    <w:lvlOverride w:ilvl="0">
      <w:startOverride w:val="1"/>
    </w:lvlOverride>
  </w:num>
  <w:num w:numId="17">
    <w:abstractNumId w:val="26"/>
    <w:lvlOverride w:ilvl="0">
      <w:startOverride w:val="1"/>
    </w:lvlOverride>
  </w:num>
  <w:num w:numId="18">
    <w:abstractNumId w:val="44"/>
    <w:lvlOverride w:ilvl="0">
      <w:startOverride w:val="1"/>
    </w:lvlOverride>
  </w:num>
  <w:num w:numId="19">
    <w:abstractNumId w:val="44"/>
    <w:lvlOverride w:ilvl="0">
      <w:startOverride w:val="1"/>
    </w:lvlOverride>
  </w:num>
  <w:num w:numId="20">
    <w:abstractNumId w:val="20"/>
  </w:num>
  <w:num w:numId="21">
    <w:abstractNumId w:val="25"/>
  </w:num>
  <w:num w:numId="22">
    <w:abstractNumId w:val="29"/>
  </w:num>
  <w:num w:numId="23">
    <w:abstractNumId w:val="49"/>
  </w:num>
  <w:num w:numId="24">
    <w:abstractNumId w:val="19"/>
  </w:num>
  <w:num w:numId="25">
    <w:abstractNumId w:val="43"/>
  </w:num>
  <w:num w:numId="26">
    <w:abstractNumId w:val="35"/>
  </w:num>
  <w:num w:numId="27">
    <w:abstractNumId w:val="31"/>
  </w:num>
  <w:num w:numId="28">
    <w:abstractNumId w:val="36"/>
  </w:num>
  <w:num w:numId="29">
    <w:abstractNumId w:val="16"/>
  </w:num>
  <w:num w:numId="30">
    <w:abstractNumId w:val="21"/>
  </w:num>
  <w:num w:numId="31">
    <w:abstractNumId w:val="27"/>
  </w:num>
  <w:num w:numId="32">
    <w:abstractNumId w:val="38"/>
  </w:num>
  <w:num w:numId="33">
    <w:abstractNumId w:val="11"/>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46"/>
  </w:num>
  <w:num w:numId="39">
    <w:abstractNumId w:val="30"/>
  </w:num>
  <w:num w:numId="40">
    <w:abstractNumId w:val="44"/>
    <w:lvlOverride w:ilvl="0">
      <w:startOverride w:val="1"/>
    </w:lvlOverride>
  </w:num>
  <w:num w:numId="41">
    <w:abstractNumId w:val="39"/>
    <w:lvlOverride w:ilvl="0">
      <w:startOverride w:val="1"/>
    </w:lvlOverride>
  </w:num>
  <w:num w:numId="42">
    <w:abstractNumId w:val="44"/>
    <w:lvlOverride w:ilvl="0">
      <w:startOverride w:val="1"/>
    </w:lvlOverride>
  </w:num>
  <w:num w:numId="43">
    <w:abstractNumId w:val="39"/>
    <w:lvlOverride w:ilvl="0">
      <w:startOverride w:val="1"/>
    </w:lvlOverride>
  </w:num>
  <w:num w:numId="44">
    <w:abstractNumId w:val="47"/>
    <w:lvlOverride w:ilvl="0">
      <w:startOverride w:val="1"/>
    </w:lvlOverride>
  </w:num>
  <w:num w:numId="45">
    <w:abstractNumId w:val="1"/>
  </w:num>
  <w:num w:numId="46">
    <w:abstractNumId w:val="50"/>
  </w:num>
  <w:num w:numId="47">
    <w:abstractNumId w:val="28"/>
  </w:num>
  <w:num w:numId="48">
    <w:abstractNumId w:val="0"/>
  </w:num>
  <w:num w:numId="49">
    <w:abstractNumId w:val="2"/>
  </w:num>
  <w:num w:numId="50">
    <w:abstractNumId w:val="32"/>
  </w:num>
  <w:num w:numId="51">
    <w:abstractNumId w:val="9"/>
  </w:num>
  <w:num w:numId="52">
    <w:abstractNumId w:val="48"/>
  </w:num>
  <w:num w:numId="53">
    <w:abstractNumId w:val="7"/>
  </w:num>
  <w:num w:numId="54">
    <w:abstractNumId w:val="6"/>
  </w:num>
  <w:num w:numId="55">
    <w:abstractNumId w:val="10"/>
  </w:num>
  <w:num w:numId="56">
    <w:abstractNumId w:val="41"/>
  </w:num>
  <w:num w:numId="57">
    <w:abstractNumId w:val="42"/>
  </w:num>
  <w:num w:numId="58">
    <w:abstractNumId w:val="3"/>
  </w:num>
  <w:num w:numId="59">
    <w:abstractNumId w:val="44"/>
    <w:lvlOverride w:ilvl="0">
      <w:startOverride w:val="1"/>
    </w:lvlOverride>
  </w:num>
  <w:num w:numId="60">
    <w:abstractNumId w:val="4"/>
    <w:lvlOverride w:ilvl="0">
      <w:startOverride w:val="1"/>
    </w:lvlOverride>
  </w:num>
  <w:num w:numId="61">
    <w:abstractNumId w:val="5"/>
  </w:num>
  <w:num w:numId="62">
    <w:abstractNumId w:val="5"/>
    <w:lvlOverride w:ilvl="0">
      <w:startOverride w:val="1"/>
    </w:lvlOverride>
  </w:num>
  <w:num w:numId="63">
    <w:abstractNumId w:val="5"/>
    <w:lvlOverride w:ilvl="0">
      <w:startOverride w:val="1"/>
    </w:lvlOverride>
  </w:num>
  <w:num w:numId="64">
    <w:abstractNumId w:val="47"/>
    <w:lvlOverride w:ilvl="0">
      <w:startOverride w:val="1"/>
    </w:lvlOverride>
  </w:num>
  <w:num w:numId="65">
    <w:abstractNumId w:val="47"/>
    <w:lvlOverride w:ilvl="0">
      <w:startOverride w:val="1"/>
    </w:lvlOverride>
  </w:num>
  <w:num w:numId="66">
    <w:abstractNumId w:val="47"/>
    <w:lvlOverride w:ilvl="0">
      <w:startOverride w:val="1"/>
    </w:lvlOverride>
  </w:num>
  <w:num w:numId="67">
    <w:abstractNumId w:val="47"/>
    <w:lvlOverride w:ilvl="0">
      <w:startOverride w:val="1"/>
    </w:lvlOverride>
  </w:num>
  <w:num w:numId="68">
    <w:abstractNumId w:val="5"/>
    <w:lvlOverride w:ilvl="0">
      <w:startOverride w:val="1"/>
    </w:lvlOverride>
  </w:num>
  <w:num w:numId="69">
    <w:abstractNumId w:val="47"/>
    <w:lvlOverride w:ilvl="0">
      <w:startOverride w:val="1"/>
    </w:lvlOverride>
  </w:num>
  <w:num w:numId="70">
    <w:abstractNumId w:val="26"/>
    <w:lvlOverride w:ilvl="0">
      <w:startOverride w:val="1"/>
    </w:lvlOverride>
  </w:num>
  <w:num w:numId="71">
    <w:abstractNumId w:val="5"/>
    <w:lvlOverride w:ilvl="0">
      <w:startOverride w:val="1"/>
    </w:lvlOverride>
  </w:num>
  <w:num w:numId="72">
    <w:abstractNumId w:val="5"/>
    <w:lvlOverride w:ilvl="0">
      <w:startOverride w:val="1"/>
    </w:lvlOverride>
  </w:num>
  <w:num w:numId="73">
    <w:abstractNumId w:val="5"/>
    <w:lvlOverride w:ilvl="0">
      <w:startOverride w:val="1"/>
    </w:lvlOverride>
  </w:num>
  <w:num w:numId="74">
    <w:abstractNumId w:val="47"/>
    <w:lvlOverride w:ilvl="0">
      <w:startOverride w:val="1"/>
    </w:lvlOverride>
  </w:num>
  <w:num w:numId="75">
    <w:abstractNumId w:val="5"/>
    <w:lvlOverride w:ilvl="0">
      <w:startOverride w:val="1"/>
    </w:lvlOverride>
  </w:num>
  <w:num w:numId="76">
    <w:abstractNumId w:val="47"/>
    <w:lvlOverride w:ilvl="0">
      <w:startOverride w:val="1"/>
    </w:lvlOverride>
  </w:num>
  <w:num w:numId="77">
    <w:abstractNumId w:val="47"/>
    <w:lvlOverride w:ilvl="0">
      <w:startOverride w:val="1"/>
    </w:lvlOverride>
  </w:num>
  <w:num w:numId="78">
    <w:abstractNumId w:val="26"/>
    <w:lvlOverride w:ilvl="0">
      <w:startOverride w:val="1"/>
    </w:lvlOverride>
  </w:num>
  <w:num w:numId="79">
    <w:abstractNumId w:val="47"/>
    <w:lvlOverride w:ilvl="0">
      <w:startOverride w:val="1"/>
    </w:lvlOverride>
  </w:num>
  <w:num w:numId="80">
    <w:abstractNumId w:val="47"/>
    <w:lvlOverride w:ilvl="0">
      <w:startOverride w:val="1"/>
    </w:lvlOverride>
  </w:num>
  <w:num w:numId="81">
    <w:abstractNumId w:val="26"/>
    <w:lvlOverride w:ilvl="0">
      <w:startOverride w:val="1"/>
    </w:lvlOverride>
  </w:num>
  <w:num w:numId="82">
    <w:abstractNumId w:val="5"/>
    <w:lvlOverride w:ilvl="0">
      <w:startOverride w:val="1"/>
    </w:lvlOverride>
  </w:num>
  <w:num w:numId="83">
    <w:abstractNumId w:val="44"/>
    <w:lvlOverride w:ilvl="0">
      <w:startOverride w:val="1"/>
    </w:lvlOverride>
  </w:num>
  <w:num w:numId="84">
    <w:abstractNumId w:val="5"/>
    <w:lvlOverride w:ilvl="0">
      <w:startOverride w:val="1"/>
    </w:lvlOverride>
  </w:num>
  <w:num w:numId="85">
    <w:abstractNumId w:val="47"/>
    <w:lvlOverride w:ilvl="0">
      <w:startOverride w:val="1"/>
    </w:lvlOverride>
  </w:num>
  <w:num w:numId="86">
    <w:abstractNumId w:val="5"/>
    <w:lvlOverride w:ilvl="0">
      <w:startOverride w:val="1"/>
    </w:lvlOverride>
  </w:num>
  <w:num w:numId="87">
    <w:abstractNumId w:val="5"/>
    <w:lvlOverride w:ilvl="0">
      <w:startOverride w:val="1"/>
    </w:lvlOverride>
  </w:num>
  <w:num w:numId="88">
    <w:abstractNumId w:val="5"/>
    <w:lvlOverride w:ilvl="0">
      <w:startOverride w:val="1"/>
    </w:lvlOverride>
  </w:num>
  <w:num w:numId="89">
    <w:abstractNumId w:val="47"/>
    <w:lvlOverride w:ilvl="0">
      <w:startOverride w:val="1"/>
    </w:lvlOverride>
  </w:num>
  <w:num w:numId="90">
    <w:abstractNumId w:val="24"/>
  </w:num>
  <w:num w:numId="91">
    <w:abstractNumId w:val="17"/>
  </w:num>
  <w:num w:numId="92">
    <w:abstractNumId w:val="15"/>
  </w:num>
  <w:num w:numId="93">
    <w:abstractNumId w:val="40"/>
  </w:num>
  <w:num w:numId="94">
    <w:abstractNumId w:val="8"/>
  </w:num>
  <w:num w:numId="95">
    <w:abstractNumId w:val="37"/>
  </w:num>
  <w:numIdMacAtCleanup w:val="9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ky Hajatiana RABOANARY">
    <w15:presenceInfo w15:providerId="Windows Live" w15:userId="6b8e3807f2221c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proofState w:spelling="clean" w:grammar="clean"/>
  <w:revisionView w:inkAnnotations="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D88"/>
    <w:rsid w:val="00005993"/>
    <w:rsid w:val="00005B2D"/>
    <w:rsid w:val="0000704B"/>
    <w:rsid w:val="00010AD8"/>
    <w:rsid w:val="0001566A"/>
    <w:rsid w:val="00022102"/>
    <w:rsid w:val="000228A1"/>
    <w:rsid w:val="00022C8B"/>
    <w:rsid w:val="0002417B"/>
    <w:rsid w:val="00025AE3"/>
    <w:rsid w:val="0002609E"/>
    <w:rsid w:val="000267DB"/>
    <w:rsid w:val="000274B5"/>
    <w:rsid w:val="00033193"/>
    <w:rsid w:val="00035587"/>
    <w:rsid w:val="00037600"/>
    <w:rsid w:val="0004082A"/>
    <w:rsid w:val="0004528D"/>
    <w:rsid w:val="00052471"/>
    <w:rsid w:val="00053E4F"/>
    <w:rsid w:val="000556E4"/>
    <w:rsid w:val="000562D6"/>
    <w:rsid w:val="00057317"/>
    <w:rsid w:val="000611F1"/>
    <w:rsid w:val="00064961"/>
    <w:rsid w:val="00064A17"/>
    <w:rsid w:val="00064FEC"/>
    <w:rsid w:val="00065E91"/>
    <w:rsid w:val="00065FDD"/>
    <w:rsid w:val="00075C86"/>
    <w:rsid w:val="00075D88"/>
    <w:rsid w:val="00082DFE"/>
    <w:rsid w:val="0008786B"/>
    <w:rsid w:val="00087F34"/>
    <w:rsid w:val="000901B1"/>
    <w:rsid w:val="000936DF"/>
    <w:rsid w:val="00093BAA"/>
    <w:rsid w:val="0009492A"/>
    <w:rsid w:val="000A1F97"/>
    <w:rsid w:val="000A28D2"/>
    <w:rsid w:val="000A5941"/>
    <w:rsid w:val="000A5B57"/>
    <w:rsid w:val="000A7169"/>
    <w:rsid w:val="000B123E"/>
    <w:rsid w:val="000B14EE"/>
    <w:rsid w:val="000B3EBD"/>
    <w:rsid w:val="000B6299"/>
    <w:rsid w:val="000B7B4D"/>
    <w:rsid w:val="000C1FAE"/>
    <w:rsid w:val="000C2F2C"/>
    <w:rsid w:val="000C3F1C"/>
    <w:rsid w:val="000C78F1"/>
    <w:rsid w:val="000D165F"/>
    <w:rsid w:val="000D1FE0"/>
    <w:rsid w:val="000D3395"/>
    <w:rsid w:val="000D3655"/>
    <w:rsid w:val="000D3971"/>
    <w:rsid w:val="000D3B26"/>
    <w:rsid w:val="000D3BAD"/>
    <w:rsid w:val="000E0BDC"/>
    <w:rsid w:val="000E1BF9"/>
    <w:rsid w:val="000E6468"/>
    <w:rsid w:val="000F43A9"/>
    <w:rsid w:val="000F68EF"/>
    <w:rsid w:val="00100A6B"/>
    <w:rsid w:val="00100BEA"/>
    <w:rsid w:val="00101311"/>
    <w:rsid w:val="001030A1"/>
    <w:rsid w:val="0010351E"/>
    <w:rsid w:val="00103FD8"/>
    <w:rsid w:val="00104E4C"/>
    <w:rsid w:val="0011091F"/>
    <w:rsid w:val="0011392B"/>
    <w:rsid w:val="00121AFF"/>
    <w:rsid w:val="00125814"/>
    <w:rsid w:val="00125841"/>
    <w:rsid w:val="00136799"/>
    <w:rsid w:val="00142755"/>
    <w:rsid w:val="00150F7E"/>
    <w:rsid w:val="00151053"/>
    <w:rsid w:val="00154686"/>
    <w:rsid w:val="00154E28"/>
    <w:rsid w:val="001552B5"/>
    <w:rsid w:val="00155547"/>
    <w:rsid w:val="00162FA1"/>
    <w:rsid w:val="001703EA"/>
    <w:rsid w:val="00171F69"/>
    <w:rsid w:val="00171F8D"/>
    <w:rsid w:val="001722D6"/>
    <w:rsid w:val="001729C5"/>
    <w:rsid w:val="00173346"/>
    <w:rsid w:val="00174117"/>
    <w:rsid w:val="00180E45"/>
    <w:rsid w:val="0018123B"/>
    <w:rsid w:val="00181EFE"/>
    <w:rsid w:val="001849F8"/>
    <w:rsid w:val="00187503"/>
    <w:rsid w:val="00187987"/>
    <w:rsid w:val="00193609"/>
    <w:rsid w:val="00194FE6"/>
    <w:rsid w:val="001952F8"/>
    <w:rsid w:val="001A4BB2"/>
    <w:rsid w:val="001B1D8F"/>
    <w:rsid w:val="001C446B"/>
    <w:rsid w:val="001C5345"/>
    <w:rsid w:val="001D0EC1"/>
    <w:rsid w:val="001D3298"/>
    <w:rsid w:val="001E226D"/>
    <w:rsid w:val="001E4821"/>
    <w:rsid w:val="001E4D18"/>
    <w:rsid w:val="001E5354"/>
    <w:rsid w:val="001F0D88"/>
    <w:rsid w:val="001F2124"/>
    <w:rsid w:val="001F35C8"/>
    <w:rsid w:val="001F668E"/>
    <w:rsid w:val="002017D5"/>
    <w:rsid w:val="0020453A"/>
    <w:rsid w:val="00205560"/>
    <w:rsid w:val="00205DDA"/>
    <w:rsid w:val="00212B08"/>
    <w:rsid w:val="0021321A"/>
    <w:rsid w:val="002133C9"/>
    <w:rsid w:val="00213680"/>
    <w:rsid w:val="00213B09"/>
    <w:rsid w:val="0021496D"/>
    <w:rsid w:val="00214AB5"/>
    <w:rsid w:val="00215271"/>
    <w:rsid w:val="0022329F"/>
    <w:rsid w:val="0022674C"/>
    <w:rsid w:val="00227113"/>
    <w:rsid w:val="0023074C"/>
    <w:rsid w:val="00232C36"/>
    <w:rsid w:val="002344B0"/>
    <w:rsid w:val="0023736D"/>
    <w:rsid w:val="002414F5"/>
    <w:rsid w:val="00241F3D"/>
    <w:rsid w:val="00242642"/>
    <w:rsid w:val="00244279"/>
    <w:rsid w:val="0024547F"/>
    <w:rsid w:val="002461B9"/>
    <w:rsid w:val="002502DB"/>
    <w:rsid w:val="00251807"/>
    <w:rsid w:val="0025314E"/>
    <w:rsid w:val="00253243"/>
    <w:rsid w:val="002626DD"/>
    <w:rsid w:val="0026493E"/>
    <w:rsid w:val="00264E77"/>
    <w:rsid w:val="002671B2"/>
    <w:rsid w:val="002678DB"/>
    <w:rsid w:val="00270050"/>
    <w:rsid w:val="00270B1D"/>
    <w:rsid w:val="00275234"/>
    <w:rsid w:val="00275D7F"/>
    <w:rsid w:val="0027665E"/>
    <w:rsid w:val="002776F4"/>
    <w:rsid w:val="00282F4C"/>
    <w:rsid w:val="002908EA"/>
    <w:rsid w:val="002915DB"/>
    <w:rsid w:val="002A0E0B"/>
    <w:rsid w:val="002A13D6"/>
    <w:rsid w:val="002A4149"/>
    <w:rsid w:val="002A7D44"/>
    <w:rsid w:val="002B039F"/>
    <w:rsid w:val="002B0D37"/>
    <w:rsid w:val="002B3F7D"/>
    <w:rsid w:val="002B5FEE"/>
    <w:rsid w:val="002B663E"/>
    <w:rsid w:val="002C2F56"/>
    <w:rsid w:val="002D20F8"/>
    <w:rsid w:val="002D3BC8"/>
    <w:rsid w:val="002D4E15"/>
    <w:rsid w:val="002D4EC7"/>
    <w:rsid w:val="002E0487"/>
    <w:rsid w:val="002E0FD6"/>
    <w:rsid w:val="002E12F9"/>
    <w:rsid w:val="002E3EAB"/>
    <w:rsid w:val="002E6061"/>
    <w:rsid w:val="002F0358"/>
    <w:rsid w:val="002F5C24"/>
    <w:rsid w:val="002F7D2C"/>
    <w:rsid w:val="00306137"/>
    <w:rsid w:val="00307C5F"/>
    <w:rsid w:val="003104C8"/>
    <w:rsid w:val="00310FDD"/>
    <w:rsid w:val="00313FFE"/>
    <w:rsid w:val="00316BFC"/>
    <w:rsid w:val="00316CC0"/>
    <w:rsid w:val="00317DFA"/>
    <w:rsid w:val="00317E46"/>
    <w:rsid w:val="00320108"/>
    <w:rsid w:val="00321B6B"/>
    <w:rsid w:val="003227BF"/>
    <w:rsid w:val="00322FAD"/>
    <w:rsid w:val="00323B5D"/>
    <w:rsid w:val="00324F94"/>
    <w:rsid w:val="003263E6"/>
    <w:rsid w:val="00334CEA"/>
    <w:rsid w:val="003359CD"/>
    <w:rsid w:val="00337828"/>
    <w:rsid w:val="003409D9"/>
    <w:rsid w:val="00342F26"/>
    <w:rsid w:val="0034373C"/>
    <w:rsid w:val="0034463E"/>
    <w:rsid w:val="00346937"/>
    <w:rsid w:val="003474B5"/>
    <w:rsid w:val="003476DF"/>
    <w:rsid w:val="00347A95"/>
    <w:rsid w:val="00354474"/>
    <w:rsid w:val="00356DF5"/>
    <w:rsid w:val="00362735"/>
    <w:rsid w:val="00362CF4"/>
    <w:rsid w:val="00365814"/>
    <w:rsid w:val="0036639B"/>
    <w:rsid w:val="00370B7E"/>
    <w:rsid w:val="00373B05"/>
    <w:rsid w:val="00373E60"/>
    <w:rsid w:val="003759E1"/>
    <w:rsid w:val="00375B33"/>
    <w:rsid w:val="003771B8"/>
    <w:rsid w:val="00380248"/>
    <w:rsid w:val="003803BD"/>
    <w:rsid w:val="00380725"/>
    <w:rsid w:val="00383842"/>
    <w:rsid w:val="003840A1"/>
    <w:rsid w:val="00385ACF"/>
    <w:rsid w:val="00386F43"/>
    <w:rsid w:val="003875CC"/>
    <w:rsid w:val="003A101B"/>
    <w:rsid w:val="003A521A"/>
    <w:rsid w:val="003A5B59"/>
    <w:rsid w:val="003B7DD0"/>
    <w:rsid w:val="003C0087"/>
    <w:rsid w:val="003C05AF"/>
    <w:rsid w:val="003C0876"/>
    <w:rsid w:val="003C32FD"/>
    <w:rsid w:val="003C4DBE"/>
    <w:rsid w:val="003C5B57"/>
    <w:rsid w:val="003D2448"/>
    <w:rsid w:val="003D442A"/>
    <w:rsid w:val="003D4824"/>
    <w:rsid w:val="003D54B9"/>
    <w:rsid w:val="003D5E5A"/>
    <w:rsid w:val="003D6AAD"/>
    <w:rsid w:val="003E0426"/>
    <w:rsid w:val="003E74C2"/>
    <w:rsid w:val="003F1A35"/>
    <w:rsid w:val="003F1D75"/>
    <w:rsid w:val="003F2E7A"/>
    <w:rsid w:val="003F70FF"/>
    <w:rsid w:val="003F7591"/>
    <w:rsid w:val="00403299"/>
    <w:rsid w:val="00403422"/>
    <w:rsid w:val="004044F6"/>
    <w:rsid w:val="00406F82"/>
    <w:rsid w:val="00407095"/>
    <w:rsid w:val="004109E8"/>
    <w:rsid w:val="004112BF"/>
    <w:rsid w:val="00415C31"/>
    <w:rsid w:val="00416A12"/>
    <w:rsid w:val="00416AC4"/>
    <w:rsid w:val="0041708F"/>
    <w:rsid w:val="0042111A"/>
    <w:rsid w:val="00432287"/>
    <w:rsid w:val="00436203"/>
    <w:rsid w:val="00443350"/>
    <w:rsid w:val="004439C6"/>
    <w:rsid w:val="004442B7"/>
    <w:rsid w:val="00445D27"/>
    <w:rsid w:val="00446405"/>
    <w:rsid w:val="00451A59"/>
    <w:rsid w:val="004541E4"/>
    <w:rsid w:val="0045474B"/>
    <w:rsid w:val="004553FA"/>
    <w:rsid w:val="00457577"/>
    <w:rsid w:val="004600AC"/>
    <w:rsid w:val="0046150A"/>
    <w:rsid w:val="00463B00"/>
    <w:rsid w:val="0047056B"/>
    <w:rsid w:val="00470A79"/>
    <w:rsid w:val="00471C55"/>
    <w:rsid w:val="00481402"/>
    <w:rsid w:val="00482674"/>
    <w:rsid w:val="00484F16"/>
    <w:rsid w:val="00484F21"/>
    <w:rsid w:val="00486255"/>
    <w:rsid w:val="00495FE6"/>
    <w:rsid w:val="0049690F"/>
    <w:rsid w:val="004A3B2A"/>
    <w:rsid w:val="004A3B67"/>
    <w:rsid w:val="004A51CA"/>
    <w:rsid w:val="004B0124"/>
    <w:rsid w:val="004B2E5A"/>
    <w:rsid w:val="004B4D47"/>
    <w:rsid w:val="004B4DA0"/>
    <w:rsid w:val="004B5516"/>
    <w:rsid w:val="004B7774"/>
    <w:rsid w:val="004B799A"/>
    <w:rsid w:val="004C0277"/>
    <w:rsid w:val="004C052E"/>
    <w:rsid w:val="004C052F"/>
    <w:rsid w:val="004C1417"/>
    <w:rsid w:val="004C1BB3"/>
    <w:rsid w:val="004C5D7D"/>
    <w:rsid w:val="004C6037"/>
    <w:rsid w:val="004C67FA"/>
    <w:rsid w:val="004C6EC0"/>
    <w:rsid w:val="004C7732"/>
    <w:rsid w:val="004D00DC"/>
    <w:rsid w:val="004D21C8"/>
    <w:rsid w:val="004D261E"/>
    <w:rsid w:val="004D2A1C"/>
    <w:rsid w:val="004D5A24"/>
    <w:rsid w:val="004D69D6"/>
    <w:rsid w:val="004D6F2A"/>
    <w:rsid w:val="004D7AAF"/>
    <w:rsid w:val="004E0A57"/>
    <w:rsid w:val="004E1C8F"/>
    <w:rsid w:val="004E6DB0"/>
    <w:rsid w:val="004E7633"/>
    <w:rsid w:val="004F319E"/>
    <w:rsid w:val="004F3438"/>
    <w:rsid w:val="004F4AF0"/>
    <w:rsid w:val="004F5018"/>
    <w:rsid w:val="004F56B6"/>
    <w:rsid w:val="004F61B0"/>
    <w:rsid w:val="004F77F4"/>
    <w:rsid w:val="005008E7"/>
    <w:rsid w:val="00501CAA"/>
    <w:rsid w:val="00501DB5"/>
    <w:rsid w:val="005119FD"/>
    <w:rsid w:val="0051266E"/>
    <w:rsid w:val="0051348F"/>
    <w:rsid w:val="00514F6E"/>
    <w:rsid w:val="00516E4F"/>
    <w:rsid w:val="00522595"/>
    <w:rsid w:val="00522AEF"/>
    <w:rsid w:val="0052715D"/>
    <w:rsid w:val="00527218"/>
    <w:rsid w:val="00527EB2"/>
    <w:rsid w:val="005303F9"/>
    <w:rsid w:val="0053249E"/>
    <w:rsid w:val="005354EB"/>
    <w:rsid w:val="0053731E"/>
    <w:rsid w:val="005374D2"/>
    <w:rsid w:val="00537D33"/>
    <w:rsid w:val="00541C9F"/>
    <w:rsid w:val="005429A1"/>
    <w:rsid w:val="00543967"/>
    <w:rsid w:val="005462C1"/>
    <w:rsid w:val="0054715A"/>
    <w:rsid w:val="00551822"/>
    <w:rsid w:val="0055278D"/>
    <w:rsid w:val="00553273"/>
    <w:rsid w:val="005539A5"/>
    <w:rsid w:val="00555B67"/>
    <w:rsid w:val="00555C98"/>
    <w:rsid w:val="00557030"/>
    <w:rsid w:val="005608FB"/>
    <w:rsid w:val="005619AE"/>
    <w:rsid w:val="00564895"/>
    <w:rsid w:val="0057151E"/>
    <w:rsid w:val="005741EA"/>
    <w:rsid w:val="00574A99"/>
    <w:rsid w:val="00576657"/>
    <w:rsid w:val="00580475"/>
    <w:rsid w:val="00582D21"/>
    <w:rsid w:val="005876C9"/>
    <w:rsid w:val="00590761"/>
    <w:rsid w:val="00591B57"/>
    <w:rsid w:val="00591C09"/>
    <w:rsid w:val="005951C4"/>
    <w:rsid w:val="0059575B"/>
    <w:rsid w:val="00596EB8"/>
    <w:rsid w:val="005A07C4"/>
    <w:rsid w:val="005A3618"/>
    <w:rsid w:val="005A4098"/>
    <w:rsid w:val="005A567A"/>
    <w:rsid w:val="005A6571"/>
    <w:rsid w:val="005B04F3"/>
    <w:rsid w:val="005B26D7"/>
    <w:rsid w:val="005B4379"/>
    <w:rsid w:val="005B567F"/>
    <w:rsid w:val="005B5973"/>
    <w:rsid w:val="005C137A"/>
    <w:rsid w:val="005C28FE"/>
    <w:rsid w:val="005C5744"/>
    <w:rsid w:val="005D2104"/>
    <w:rsid w:val="005D3166"/>
    <w:rsid w:val="005D5BDB"/>
    <w:rsid w:val="005D6DD8"/>
    <w:rsid w:val="005E0D10"/>
    <w:rsid w:val="005E14EC"/>
    <w:rsid w:val="005E2702"/>
    <w:rsid w:val="005E3B66"/>
    <w:rsid w:val="005E6135"/>
    <w:rsid w:val="005E6B63"/>
    <w:rsid w:val="005E7CBC"/>
    <w:rsid w:val="005E7DBA"/>
    <w:rsid w:val="005F1954"/>
    <w:rsid w:val="005F39AB"/>
    <w:rsid w:val="005F4B91"/>
    <w:rsid w:val="005F6F29"/>
    <w:rsid w:val="00601023"/>
    <w:rsid w:val="00602603"/>
    <w:rsid w:val="0061332D"/>
    <w:rsid w:val="006160AF"/>
    <w:rsid w:val="00620621"/>
    <w:rsid w:val="00625F95"/>
    <w:rsid w:val="00630339"/>
    <w:rsid w:val="00631169"/>
    <w:rsid w:val="00631643"/>
    <w:rsid w:val="00636263"/>
    <w:rsid w:val="0064393D"/>
    <w:rsid w:val="00652D53"/>
    <w:rsid w:val="00654D46"/>
    <w:rsid w:val="0065563A"/>
    <w:rsid w:val="00661452"/>
    <w:rsid w:val="006647EB"/>
    <w:rsid w:val="00664E5F"/>
    <w:rsid w:val="00665D20"/>
    <w:rsid w:val="00666292"/>
    <w:rsid w:val="00667C03"/>
    <w:rsid w:val="00670355"/>
    <w:rsid w:val="00674C5B"/>
    <w:rsid w:val="00676E90"/>
    <w:rsid w:val="00676F95"/>
    <w:rsid w:val="00683001"/>
    <w:rsid w:val="00683722"/>
    <w:rsid w:val="00683D61"/>
    <w:rsid w:val="006907C5"/>
    <w:rsid w:val="00690BD4"/>
    <w:rsid w:val="00692C29"/>
    <w:rsid w:val="00693075"/>
    <w:rsid w:val="00697248"/>
    <w:rsid w:val="006A4526"/>
    <w:rsid w:val="006A5424"/>
    <w:rsid w:val="006B6CC7"/>
    <w:rsid w:val="006B6F22"/>
    <w:rsid w:val="006B7965"/>
    <w:rsid w:val="006C06AD"/>
    <w:rsid w:val="006C5881"/>
    <w:rsid w:val="006C6A4E"/>
    <w:rsid w:val="006C7791"/>
    <w:rsid w:val="006D2E32"/>
    <w:rsid w:val="006D57CA"/>
    <w:rsid w:val="006D62E4"/>
    <w:rsid w:val="006E20BE"/>
    <w:rsid w:val="006E25D3"/>
    <w:rsid w:val="006E3CC5"/>
    <w:rsid w:val="006E70C2"/>
    <w:rsid w:val="006F1B6A"/>
    <w:rsid w:val="006F2572"/>
    <w:rsid w:val="006F3E01"/>
    <w:rsid w:val="006F5B4C"/>
    <w:rsid w:val="006F6FEE"/>
    <w:rsid w:val="006F7B15"/>
    <w:rsid w:val="00701ABD"/>
    <w:rsid w:val="00706D82"/>
    <w:rsid w:val="007118BD"/>
    <w:rsid w:val="007124FC"/>
    <w:rsid w:val="00713B0F"/>
    <w:rsid w:val="007148C4"/>
    <w:rsid w:val="00716DB4"/>
    <w:rsid w:val="00720CE2"/>
    <w:rsid w:val="00722461"/>
    <w:rsid w:val="00722784"/>
    <w:rsid w:val="00725F8E"/>
    <w:rsid w:val="00731187"/>
    <w:rsid w:val="00732944"/>
    <w:rsid w:val="00734308"/>
    <w:rsid w:val="00734872"/>
    <w:rsid w:val="00737375"/>
    <w:rsid w:val="00737502"/>
    <w:rsid w:val="00741B1D"/>
    <w:rsid w:val="0074209B"/>
    <w:rsid w:val="0074235A"/>
    <w:rsid w:val="007423A7"/>
    <w:rsid w:val="00744E27"/>
    <w:rsid w:val="007456C0"/>
    <w:rsid w:val="00746A82"/>
    <w:rsid w:val="0074782A"/>
    <w:rsid w:val="007512C2"/>
    <w:rsid w:val="00751370"/>
    <w:rsid w:val="00751504"/>
    <w:rsid w:val="00752D47"/>
    <w:rsid w:val="00756A8A"/>
    <w:rsid w:val="00757784"/>
    <w:rsid w:val="0076074D"/>
    <w:rsid w:val="0076633D"/>
    <w:rsid w:val="007673B8"/>
    <w:rsid w:val="0077177A"/>
    <w:rsid w:val="00771E19"/>
    <w:rsid w:val="007723F4"/>
    <w:rsid w:val="00773E11"/>
    <w:rsid w:val="007743CA"/>
    <w:rsid w:val="00775ABE"/>
    <w:rsid w:val="00776856"/>
    <w:rsid w:val="00776AC5"/>
    <w:rsid w:val="00777201"/>
    <w:rsid w:val="00777CAD"/>
    <w:rsid w:val="007844F8"/>
    <w:rsid w:val="00785132"/>
    <w:rsid w:val="007861DE"/>
    <w:rsid w:val="007864BC"/>
    <w:rsid w:val="007871DE"/>
    <w:rsid w:val="00787500"/>
    <w:rsid w:val="00792536"/>
    <w:rsid w:val="00794A21"/>
    <w:rsid w:val="00795F76"/>
    <w:rsid w:val="007977C7"/>
    <w:rsid w:val="007A2ECE"/>
    <w:rsid w:val="007A2F24"/>
    <w:rsid w:val="007A3061"/>
    <w:rsid w:val="007A5CC5"/>
    <w:rsid w:val="007A7393"/>
    <w:rsid w:val="007B0B1B"/>
    <w:rsid w:val="007B32E6"/>
    <w:rsid w:val="007B3C4C"/>
    <w:rsid w:val="007B5255"/>
    <w:rsid w:val="007B56B3"/>
    <w:rsid w:val="007C1CCA"/>
    <w:rsid w:val="007C2B72"/>
    <w:rsid w:val="007C76A5"/>
    <w:rsid w:val="007C7EF3"/>
    <w:rsid w:val="007D01D8"/>
    <w:rsid w:val="007D2129"/>
    <w:rsid w:val="007D29AE"/>
    <w:rsid w:val="007D2B09"/>
    <w:rsid w:val="007D3B7D"/>
    <w:rsid w:val="007D4AEE"/>
    <w:rsid w:val="007D4DB0"/>
    <w:rsid w:val="007D4EA5"/>
    <w:rsid w:val="007D55A3"/>
    <w:rsid w:val="007D5963"/>
    <w:rsid w:val="007D7702"/>
    <w:rsid w:val="007E4051"/>
    <w:rsid w:val="007E52E7"/>
    <w:rsid w:val="007F2EFC"/>
    <w:rsid w:val="007F523E"/>
    <w:rsid w:val="007F5530"/>
    <w:rsid w:val="007F75BD"/>
    <w:rsid w:val="0080163D"/>
    <w:rsid w:val="008021DC"/>
    <w:rsid w:val="00804003"/>
    <w:rsid w:val="00810BB9"/>
    <w:rsid w:val="00812A3A"/>
    <w:rsid w:val="00813922"/>
    <w:rsid w:val="0081728D"/>
    <w:rsid w:val="00817483"/>
    <w:rsid w:val="00817E0A"/>
    <w:rsid w:val="008211D7"/>
    <w:rsid w:val="008230A0"/>
    <w:rsid w:val="00823EAF"/>
    <w:rsid w:val="00824791"/>
    <w:rsid w:val="008276B5"/>
    <w:rsid w:val="00827906"/>
    <w:rsid w:val="00833071"/>
    <w:rsid w:val="008340E2"/>
    <w:rsid w:val="00836C35"/>
    <w:rsid w:val="00837A26"/>
    <w:rsid w:val="00837EA2"/>
    <w:rsid w:val="00840041"/>
    <w:rsid w:val="00840977"/>
    <w:rsid w:val="008421B3"/>
    <w:rsid w:val="008427B2"/>
    <w:rsid w:val="008431C2"/>
    <w:rsid w:val="008438F4"/>
    <w:rsid w:val="00843B7D"/>
    <w:rsid w:val="00843F32"/>
    <w:rsid w:val="00844C09"/>
    <w:rsid w:val="00844C11"/>
    <w:rsid w:val="008529E9"/>
    <w:rsid w:val="0085412C"/>
    <w:rsid w:val="008626FB"/>
    <w:rsid w:val="00863FDE"/>
    <w:rsid w:val="008663DC"/>
    <w:rsid w:val="0086663C"/>
    <w:rsid w:val="00867E14"/>
    <w:rsid w:val="00870245"/>
    <w:rsid w:val="0087067D"/>
    <w:rsid w:val="00871BC0"/>
    <w:rsid w:val="00881158"/>
    <w:rsid w:val="00881D3D"/>
    <w:rsid w:val="008828F2"/>
    <w:rsid w:val="008873A0"/>
    <w:rsid w:val="00891367"/>
    <w:rsid w:val="008954B5"/>
    <w:rsid w:val="00896471"/>
    <w:rsid w:val="008A1530"/>
    <w:rsid w:val="008A1886"/>
    <w:rsid w:val="008A2103"/>
    <w:rsid w:val="008A4242"/>
    <w:rsid w:val="008A63F3"/>
    <w:rsid w:val="008A73F9"/>
    <w:rsid w:val="008A7E66"/>
    <w:rsid w:val="008B00B5"/>
    <w:rsid w:val="008B0CB0"/>
    <w:rsid w:val="008B2A4D"/>
    <w:rsid w:val="008C320E"/>
    <w:rsid w:val="008C38C3"/>
    <w:rsid w:val="008C5AC5"/>
    <w:rsid w:val="008D0151"/>
    <w:rsid w:val="008D2A70"/>
    <w:rsid w:val="008D3819"/>
    <w:rsid w:val="008E0DD7"/>
    <w:rsid w:val="008E3CA9"/>
    <w:rsid w:val="008E5DDC"/>
    <w:rsid w:val="008E6452"/>
    <w:rsid w:val="008E761A"/>
    <w:rsid w:val="008E7E18"/>
    <w:rsid w:val="008F28B0"/>
    <w:rsid w:val="008F2FE6"/>
    <w:rsid w:val="008F7109"/>
    <w:rsid w:val="00900617"/>
    <w:rsid w:val="0090115E"/>
    <w:rsid w:val="0090187F"/>
    <w:rsid w:val="009021A7"/>
    <w:rsid w:val="00907E1C"/>
    <w:rsid w:val="009108F5"/>
    <w:rsid w:val="00914142"/>
    <w:rsid w:val="00916272"/>
    <w:rsid w:val="0092115B"/>
    <w:rsid w:val="00921D61"/>
    <w:rsid w:val="009306B5"/>
    <w:rsid w:val="00930AC2"/>
    <w:rsid w:val="00931547"/>
    <w:rsid w:val="00931889"/>
    <w:rsid w:val="0093548F"/>
    <w:rsid w:val="00936E02"/>
    <w:rsid w:val="0094206B"/>
    <w:rsid w:val="009445AA"/>
    <w:rsid w:val="00944C04"/>
    <w:rsid w:val="00945814"/>
    <w:rsid w:val="009465B7"/>
    <w:rsid w:val="009468C0"/>
    <w:rsid w:val="00950D5A"/>
    <w:rsid w:val="009556A3"/>
    <w:rsid w:val="00956DF3"/>
    <w:rsid w:val="009578CB"/>
    <w:rsid w:val="009633C9"/>
    <w:rsid w:val="00971C51"/>
    <w:rsid w:val="00972A7C"/>
    <w:rsid w:val="00973F65"/>
    <w:rsid w:val="00974847"/>
    <w:rsid w:val="009803D9"/>
    <w:rsid w:val="009840C1"/>
    <w:rsid w:val="00986A6F"/>
    <w:rsid w:val="009876E4"/>
    <w:rsid w:val="009968F4"/>
    <w:rsid w:val="009A084D"/>
    <w:rsid w:val="009A5C35"/>
    <w:rsid w:val="009B1E07"/>
    <w:rsid w:val="009B2910"/>
    <w:rsid w:val="009B2BCE"/>
    <w:rsid w:val="009B538B"/>
    <w:rsid w:val="009B61CB"/>
    <w:rsid w:val="009B68C7"/>
    <w:rsid w:val="009B78E3"/>
    <w:rsid w:val="009C0542"/>
    <w:rsid w:val="009C1435"/>
    <w:rsid w:val="009C2547"/>
    <w:rsid w:val="009C6AA6"/>
    <w:rsid w:val="009D02A9"/>
    <w:rsid w:val="009D048A"/>
    <w:rsid w:val="009D056B"/>
    <w:rsid w:val="009D0D0C"/>
    <w:rsid w:val="009D28AC"/>
    <w:rsid w:val="009D6063"/>
    <w:rsid w:val="009D6195"/>
    <w:rsid w:val="009D63B4"/>
    <w:rsid w:val="009D6BFD"/>
    <w:rsid w:val="009D6CC1"/>
    <w:rsid w:val="009D6D9F"/>
    <w:rsid w:val="009D79C1"/>
    <w:rsid w:val="009E18BD"/>
    <w:rsid w:val="009E2B24"/>
    <w:rsid w:val="009E52D6"/>
    <w:rsid w:val="009F17DE"/>
    <w:rsid w:val="009F2862"/>
    <w:rsid w:val="009F5935"/>
    <w:rsid w:val="00A04321"/>
    <w:rsid w:val="00A04994"/>
    <w:rsid w:val="00A057E3"/>
    <w:rsid w:val="00A05946"/>
    <w:rsid w:val="00A060A2"/>
    <w:rsid w:val="00A06F7A"/>
    <w:rsid w:val="00A07A7E"/>
    <w:rsid w:val="00A14CFB"/>
    <w:rsid w:val="00A2554A"/>
    <w:rsid w:val="00A266F0"/>
    <w:rsid w:val="00A3063E"/>
    <w:rsid w:val="00A34503"/>
    <w:rsid w:val="00A34E43"/>
    <w:rsid w:val="00A354F8"/>
    <w:rsid w:val="00A40382"/>
    <w:rsid w:val="00A421AE"/>
    <w:rsid w:val="00A459E4"/>
    <w:rsid w:val="00A504C8"/>
    <w:rsid w:val="00A563C9"/>
    <w:rsid w:val="00A60777"/>
    <w:rsid w:val="00A60A1C"/>
    <w:rsid w:val="00A60CF4"/>
    <w:rsid w:val="00A64AFF"/>
    <w:rsid w:val="00A64E38"/>
    <w:rsid w:val="00A675EC"/>
    <w:rsid w:val="00A71ACB"/>
    <w:rsid w:val="00A71C3B"/>
    <w:rsid w:val="00A7337A"/>
    <w:rsid w:val="00A737E2"/>
    <w:rsid w:val="00A74C07"/>
    <w:rsid w:val="00A76F18"/>
    <w:rsid w:val="00A774FF"/>
    <w:rsid w:val="00A80B5E"/>
    <w:rsid w:val="00A83A2F"/>
    <w:rsid w:val="00A85B3F"/>
    <w:rsid w:val="00A86F40"/>
    <w:rsid w:val="00A900E8"/>
    <w:rsid w:val="00A92E9D"/>
    <w:rsid w:val="00A94F91"/>
    <w:rsid w:val="00AA3793"/>
    <w:rsid w:val="00AA6E88"/>
    <w:rsid w:val="00AA786A"/>
    <w:rsid w:val="00AB3640"/>
    <w:rsid w:val="00AB4E6C"/>
    <w:rsid w:val="00AB561E"/>
    <w:rsid w:val="00AB7035"/>
    <w:rsid w:val="00AC25EB"/>
    <w:rsid w:val="00AC2F2C"/>
    <w:rsid w:val="00AC4475"/>
    <w:rsid w:val="00AC634D"/>
    <w:rsid w:val="00AC74F2"/>
    <w:rsid w:val="00AD3A2D"/>
    <w:rsid w:val="00AD4FE0"/>
    <w:rsid w:val="00AD582A"/>
    <w:rsid w:val="00AD60CB"/>
    <w:rsid w:val="00AD7849"/>
    <w:rsid w:val="00AD7B3D"/>
    <w:rsid w:val="00AE0B5A"/>
    <w:rsid w:val="00AE119D"/>
    <w:rsid w:val="00AE3451"/>
    <w:rsid w:val="00AE7589"/>
    <w:rsid w:val="00AF01CA"/>
    <w:rsid w:val="00AF1328"/>
    <w:rsid w:val="00AF5BE4"/>
    <w:rsid w:val="00AF6432"/>
    <w:rsid w:val="00B00C34"/>
    <w:rsid w:val="00B02353"/>
    <w:rsid w:val="00B04610"/>
    <w:rsid w:val="00B07FD0"/>
    <w:rsid w:val="00B11A5F"/>
    <w:rsid w:val="00B123F5"/>
    <w:rsid w:val="00B16109"/>
    <w:rsid w:val="00B20B45"/>
    <w:rsid w:val="00B20E5A"/>
    <w:rsid w:val="00B257F3"/>
    <w:rsid w:val="00B27E76"/>
    <w:rsid w:val="00B315B9"/>
    <w:rsid w:val="00B35230"/>
    <w:rsid w:val="00B35905"/>
    <w:rsid w:val="00B428C1"/>
    <w:rsid w:val="00B45BD1"/>
    <w:rsid w:val="00B470B7"/>
    <w:rsid w:val="00B50415"/>
    <w:rsid w:val="00B5057C"/>
    <w:rsid w:val="00B52E51"/>
    <w:rsid w:val="00B52F86"/>
    <w:rsid w:val="00B54272"/>
    <w:rsid w:val="00B54F23"/>
    <w:rsid w:val="00B57CC9"/>
    <w:rsid w:val="00B62557"/>
    <w:rsid w:val="00B6499F"/>
    <w:rsid w:val="00B652BB"/>
    <w:rsid w:val="00B66C75"/>
    <w:rsid w:val="00B70242"/>
    <w:rsid w:val="00B74E20"/>
    <w:rsid w:val="00B76549"/>
    <w:rsid w:val="00B77F09"/>
    <w:rsid w:val="00B77FB9"/>
    <w:rsid w:val="00B807A6"/>
    <w:rsid w:val="00B819FE"/>
    <w:rsid w:val="00B8215D"/>
    <w:rsid w:val="00B829B3"/>
    <w:rsid w:val="00B84ADD"/>
    <w:rsid w:val="00B87B80"/>
    <w:rsid w:val="00B902C8"/>
    <w:rsid w:val="00B9358B"/>
    <w:rsid w:val="00B9409C"/>
    <w:rsid w:val="00BA0051"/>
    <w:rsid w:val="00BA1F6F"/>
    <w:rsid w:val="00BA5231"/>
    <w:rsid w:val="00BA5DB2"/>
    <w:rsid w:val="00BA7AAA"/>
    <w:rsid w:val="00BA7E18"/>
    <w:rsid w:val="00BB11D4"/>
    <w:rsid w:val="00BB6FED"/>
    <w:rsid w:val="00BC0498"/>
    <w:rsid w:val="00BC38E2"/>
    <w:rsid w:val="00BC3AF1"/>
    <w:rsid w:val="00BD1AF5"/>
    <w:rsid w:val="00BD2124"/>
    <w:rsid w:val="00BD2276"/>
    <w:rsid w:val="00BD37D8"/>
    <w:rsid w:val="00BD7015"/>
    <w:rsid w:val="00BE1594"/>
    <w:rsid w:val="00BE1B4E"/>
    <w:rsid w:val="00BE4CD5"/>
    <w:rsid w:val="00BE6AF6"/>
    <w:rsid w:val="00BE71F0"/>
    <w:rsid w:val="00BE75E2"/>
    <w:rsid w:val="00BF0BCF"/>
    <w:rsid w:val="00BF49C6"/>
    <w:rsid w:val="00C00E5F"/>
    <w:rsid w:val="00C01391"/>
    <w:rsid w:val="00C01CD7"/>
    <w:rsid w:val="00C045C5"/>
    <w:rsid w:val="00C056FC"/>
    <w:rsid w:val="00C11DF6"/>
    <w:rsid w:val="00C12360"/>
    <w:rsid w:val="00C149C8"/>
    <w:rsid w:val="00C15D7E"/>
    <w:rsid w:val="00C21D50"/>
    <w:rsid w:val="00C24018"/>
    <w:rsid w:val="00C24410"/>
    <w:rsid w:val="00C24D15"/>
    <w:rsid w:val="00C25C83"/>
    <w:rsid w:val="00C25DC1"/>
    <w:rsid w:val="00C303BE"/>
    <w:rsid w:val="00C31195"/>
    <w:rsid w:val="00C31F9F"/>
    <w:rsid w:val="00C3308C"/>
    <w:rsid w:val="00C367CD"/>
    <w:rsid w:val="00C37B2E"/>
    <w:rsid w:val="00C43C3A"/>
    <w:rsid w:val="00C44B46"/>
    <w:rsid w:val="00C5121E"/>
    <w:rsid w:val="00C5170D"/>
    <w:rsid w:val="00C5417C"/>
    <w:rsid w:val="00C55C0B"/>
    <w:rsid w:val="00C62EB8"/>
    <w:rsid w:val="00C650CB"/>
    <w:rsid w:val="00C70CA9"/>
    <w:rsid w:val="00C7256A"/>
    <w:rsid w:val="00C72964"/>
    <w:rsid w:val="00C73951"/>
    <w:rsid w:val="00C74434"/>
    <w:rsid w:val="00C81602"/>
    <w:rsid w:val="00C81F68"/>
    <w:rsid w:val="00C82D2D"/>
    <w:rsid w:val="00C8453E"/>
    <w:rsid w:val="00C859E1"/>
    <w:rsid w:val="00C86C42"/>
    <w:rsid w:val="00C87FBA"/>
    <w:rsid w:val="00C93C47"/>
    <w:rsid w:val="00C945EC"/>
    <w:rsid w:val="00C94E68"/>
    <w:rsid w:val="00C95662"/>
    <w:rsid w:val="00CA3F37"/>
    <w:rsid w:val="00CA6F31"/>
    <w:rsid w:val="00CA7D02"/>
    <w:rsid w:val="00CB0412"/>
    <w:rsid w:val="00CB0B09"/>
    <w:rsid w:val="00CB287A"/>
    <w:rsid w:val="00CB2A43"/>
    <w:rsid w:val="00CB44F8"/>
    <w:rsid w:val="00CC0144"/>
    <w:rsid w:val="00CC068D"/>
    <w:rsid w:val="00CC3EF8"/>
    <w:rsid w:val="00CC4679"/>
    <w:rsid w:val="00CD0731"/>
    <w:rsid w:val="00CD4666"/>
    <w:rsid w:val="00CD5DF3"/>
    <w:rsid w:val="00CE0284"/>
    <w:rsid w:val="00CE0959"/>
    <w:rsid w:val="00CE761A"/>
    <w:rsid w:val="00CF229B"/>
    <w:rsid w:val="00CF5FDF"/>
    <w:rsid w:val="00D00B62"/>
    <w:rsid w:val="00D03B53"/>
    <w:rsid w:val="00D03F1D"/>
    <w:rsid w:val="00D04E6D"/>
    <w:rsid w:val="00D065BF"/>
    <w:rsid w:val="00D06C6A"/>
    <w:rsid w:val="00D135B2"/>
    <w:rsid w:val="00D13F8D"/>
    <w:rsid w:val="00D20D70"/>
    <w:rsid w:val="00D3254E"/>
    <w:rsid w:val="00D35D85"/>
    <w:rsid w:val="00D40BB7"/>
    <w:rsid w:val="00D42A30"/>
    <w:rsid w:val="00D432E2"/>
    <w:rsid w:val="00D468C4"/>
    <w:rsid w:val="00D47E7E"/>
    <w:rsid w:val="00D5179F"/>
    <w:rsid w:val="00D529A5"/>
    <w:rsid w:val="00D5584F"/>
    <w:rsid w:val="00D64CD0"/>
    <w:rsid w:val="00D64D67"/>
    <w:rsid w:val="00D65257"/>
    <w:rsid w:val="00D73BBC"/>
    <w:rsid w:val="00D7426C"/>
    <w:rsid w:val="00D7535D"/>
    <w:rsid w:val="00D8087A"/>
    <w:rsid w:val="00D818C9"/>
    <w:rsid w:val="00D8274B"/>
    <w:rsid w:val="00D83B1A"/>
    <w:rsid w:val="00D85A55"/>
    <w:rsid w:val="00D93EC5"/>
    <w:rsid w:val="00D9402E"/>
    <w:rsid w:val="00D97E43"/>
    <w:rsid w:val="00DA50AB"/>
    <w:rsid w:val="00DA5271"/>
    <w:rsid w:val="00DB46A4"/>
    <w:rsid w:val="00DB4DCB"/>
    <w:rsid w:val="00DB7D49"/>
    <w:rsid w:val="00DC3D8D"/>
    <w:rsid w:val="00DC48EF"/>
    <w:rsid w:val="00DC7C8D"/>
    <w:rsid w:val="00DD1D7A"/>
    <w:rsid w:val="00DD390B"/>
    <w:rsid w:val="00DD5C3B"/>
    <w:rsid w:val="00DD5DCB"/>
    <w:rsid w:val="00DD6C67"/>
    <w:rsid w:val="00DD7911"/>
    <w:rsid w:val="00DE1734"/>
    <w:rsid w:val="00DE1EB3"/>
    <w:rsid w:val="00DE28AC"/>
    <w:rsid w:val="00DF0996"/>
    <w:rsid w:val="00DF1F22"/>
    <w:rsid w:val="00DF4813"/>
    <w:rsid w:val="00DF55F9"/>
    <w:rsid w:val="00DF5723"/>
    <w:rsid w:val="00DF7212"/>
    <w:rsid w:val="00DF7B41"/>
    <w:rsid w:val="00E0211E"/>
    <w:rsid w:val="00E021BD"/>
    <w:rsid w:val="00E04854"/>
    <w:rsid w:val="00E10097"/>
    <w:rsid w:val="00E10C12"/>
    <w:rsid w:val="00E120EE"/>
    <w:rsid w:val="00E218C7"/>
    <w:rsid w:val="00E21F04"/>
    <w:rsid w:val="00E232FA"/>
    <w:rsid w:val="00E24B63"/>
    <w:rsid w:val="00E276F0"/>
    <w:rsid w:val="00E331AF"/>
    <w:rsid w:val="00E42637"/>
    <w:rsid w:val="00E441AF"/>
    <w:rsid w:val="00E44649"/>
    <w:rsid w:val="00E5089A"/>
    <w:rsid w:val="00E548BE"/>
    <w:rsid w:val="00E60A68"/>
    <w:rsid w:val="00E72F09"/>
    <w:rsid w:val="00E731F2"/>
    <w:rsid w:val="00E75EFA"/>
    <w:rsid w:val="00E76C0C"/>
    <w:rsid w:val="00E771C5"/>
    <w:rsid w:val="00E81D1F"/>
    <w:rsid w:val="00E8246A"/>
    <w:rsid w:val="00E8402B"/>
    <w:rsid w:val="00E84068"/>
    <w:rsid w:val="00E85191"/>
    <w:rsid w:val="00E85369"/>
    <w:rsid w:val="00E85BDD"/>
    <w:rsid w:val="00E918BA"/>
    <w:rsid w:val="00E9352F"/>
    <w:rsid w:val="00E94410"/>
    <w:rsid w:val="00E94AB5"/>
    <w:rsid w:val="00E952D5"/>
    <w:rsid w:val="00E9565F"/>
    <w:rsid w:val="00E95874"/>
    <w:rsid w:val="00E96EA9"/>
    <w:rsid w:val="00EA36A9"/>
    <w:rsid w:val="00EA6029"/>
    <w:rsid w:val="00EA7312"/>
    <w:rsid w:val="00EB2248"/>
    <w:rsid w:val="00EB27D1"/>
    <w:rsid w:val="00EB2D7B"/>
    <w:rsid w:val="00EB40B5"/>
    <w:rsid w:val="00EB4A4D"/>
    <w:rsid w:val="00EB510C"/>
    <w:rsid w:val="00EB5DBB"/>
    <w:rsid w:val="00EC2D82"/>
    <w:rsid w:val="00EC2F1C"/>
    <w:rsid w:val="00EC5F66"/>
    <w:rsid w:val="00ED1020"/>
    <w:rsid w:val="00ED1063"/>
    <w:rsid w:val="00ED2854"/>
    <w:rsid w:val="00ED3F52"/>
    <w:rsid w:val="00ED67FE"/>
    <w:rsid w:val="00EE16FC"/>
    <w:rsid w:val="00EE1ADA"/>
    <w:rsid w:val="00EE722C"/>
    <w:rsid w:val="00EF3326"/>
    <w:rsid w:val="00EF3588"/>
    <w:rsid w:val="00EF3612"/>
    <w:rsid w:val="00EF6FC2"/>
    <w:rsid w:val="00EF73A3"/>
    <w:rsid w:val="00F01F7E"/>
    <w:rsid w:val="00F02521"/>
    <w:rsid w:val="00F026D8"/>
    <w:rsid w:val="00F07835"/>
    <w:rsid w:val="00F1031B"/>
    <w:rsid w:val="00F11103"/>
    <w:rsid w:val="00F124E5"/>
    <w:rsid w:val="00F136C2"/>
    <w:rsid w:val="00F15377"/>
    <w:rsid w:val="00F2245B"/>
    <w:rsid w:val="00F2369A"/>
    <w:rsid w:val="00F25846"/>
    <w:rsid w:val="00F26834"/>
    <w:rsid w:val="00F3020F"/>
    <w:rsid w:val="00F35DC1"/>
    <w:rsid w:val="00F40192"/>
    <w:rsid w:val="00F41BCB"/>
    <w:rsid w:val="00F44C45"/>
    <w:rsid w:val="00F44C95"/>
    <w:rsid w:val="00F45B84"/>
    <w:rsid w:val="00F47769"/>
    <w:rsid w:val="00F51321"/>
    <w:rsid w:val="00F51DF2"/>
    <w:rsid w:val="00F52CCF"/>
    <w:rsid w:val="00F53951"/>
    <w:rsid w:val="00F53980"/>
    <w:rsid w:val="00F55144"/>
    <w:rsid w:val="00F562B7"/>
    <w:rsid w:val="00F618BD"/>
    <w:rsid w:val="00F64646"/>
    <w:rsid w:val="00F6499A"/>
    <w:rsid w:val="00F67E3B"/>
    <w:rsid w:val="00F70609"/>
    <w:rsid w:val="00F718A9"/>
    <w:rsid w:val="00F71C15"/>
    <w:rsid w:val="00F82197"/>
    <w:rsid w:val="00F83AC8"/>
    <w:rsid w:val="00F87D19"/>
    <w:rsid w:val="00F92E1D"/>
    <w:rsid w:val="00F933E0"/>
    <w:rsid w:val="00F96599"/>
    <w:rsid w:val="00F978D3"/>
    <w:rsid w:val="00FA5AF1"/>
    <w:rsid w:val="00FA71F1"/>
    <w:rsid w:val="00FB068C"/>
    <w:rsid w:val="00FB0D45"/>
    <w:rsid w:val="00FB4E55"/>
    <w:rsid w:val="00FB4FA4"/>
    <w:rsid w:val="00FB5853"/>
    <w:rsid w:val="00FC0E45"/>
    <w:rsid w:val="00FD3D74"/>
    <w:rsid w:val="00FD5B92"/>
    <w:rsid w:val="00FD6E17"/>
    <w:rsid w:val="00FD74CC"/>
    <w:rsid w:val="00FD7FBE"/>
    <w:rsid w:val="00FE0753"/>
    <w:rsid w:val="00FE2DC2"/>
    <w:rsid w:val="00FE4C61"/>
    <w:rsid w:val="00FE6E9A"/>
    <w:rsid w:val="00FE7E0A"/>
    <w:rsid w:val="00FF09C3"/>
    <w:rsid w:val="00FF1E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95FC9"/>
  <w15:docId w15:val="{5CF98682-CA41-46E3-88B0-E63C80001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8A1"/>
  </w:style>
  <w:style w:type="paragraph" w:styleId="Heading1">
    <w:name w:val="heading 1"/>
    <w:aliases w:val="titre 1"/>
    <w:basedOn w:val="Normal"/>
    <w:next w:val="Normal"/>
    <w:link w:val="Heading1Char"/>
    <w:uiPriority w:val="9"/>
    <w:qFormat/>
    <w:rsid w:val="00B5057C"/>
    <w:pPr>
      <w:keepNext/>
      <w:keepLines/>
      <w:spacing w:before="600" w:after="120"/>
      <w:jc w:val="center"/>
      <w:outlineLvl w:val="0"/>
    </w:pPr>
    <w:rPr>
      <w:rFonts w:ascii="Calibri" w:eastAsiaTheme="majorEastAsia" w:hAnsi="Calibri" w:cstheme="majorBidi"/>
      <w:b/>
      <w:bCs/>
      <w:color w:val="129A74"/>
      <w:sz w:val="48"/>
      <w:szCs w:val="32"/>
    </w:rPr>
  </w:style>
  <w:style w:type="paragraph" w:styleId="Heading2">
    <w:name w:val="heading 2"/>
    <w:aliases w:val="titre 2"/>
    <w:basedOn w:val="Normal"/>
    <w:next w:val="Normal"/>
    <w:link w:val="Heading2Char"/>
    <w:uiPriority w:val="9"/>
    <w:unhideWhenUsed/>
    <w:qFormat/>
    <w:rsid w:val="00676F95"/>
    <w:pPr>
      <w:keepNext/>
      <w:keepLines/>
      <w:spacing w:before="240" w:after="240"/>
      <w:jc w:val="center"/>
      <w:outlineLvl w:val="1"/>
    </w:pPr>
    <w:rPr>
      <w:rFonts w:asciiTheme="majorHAnsi" w:eastAsiaTheme="majorEastAsia" w:hAnsiTheme="majorHAnsi" w:cstheme="majorBidi"/>
      <w:b/>
      <w:bCs/>
      <w:color w:val="4F81BD" w:themeColor="accent1"/>
      <w:sz w:val="44"/>
      <w:szCs w:val="26"/>
    </w:rPr>
  </w:style>
  <w:style w:type="paragraph" w:styleId="Heading3">
    <w:name w:val="heading 3"/>
    <w:aliases w:val="titre 3"/>
    <w:basedOn w:val="Normal"/>
    <w:next w:val="Normal"/>
    <w:link w:val="Heading3Char"/>
    <w:uiPriority w:val="9"/>
    <w:unhideWhenUsed/>
    <w:qFormat/>
    <w:rsid w:val="00676F95"/>
    <w:pPr>
      <w:keepNext/>
      <w:keepLines/>
      <w:numPr>
        <w:numId w:val="4"/>
      </w:numPr>
      <w:spacing w:before="320" w:after="120"/>
      <w:outlineLvl w:val="2"/>
    </w:pPr>
    <w:rPr>
      <w:rFonts w:asciiTheme="majorHAnsi" w:eastAsiaTheme="majorEastAsia" w:hAnsiTheme="majorHAnsi" w:cstheme="majorBidi"/>
      <w:b/>
      <w:bCs/>
      <w:color w:val="E36C0A" w:themeColor="accent6" w:themeShade="BF"/>
      <w:sz w:val="28"/>
    </w:rPr>
  </w:style>
  <w:style w:type="paragraph" w:styleId="Heading4">
    <w:name w:val="heading 4"/>
    <w:basedOn w:val="Normal"/>
    <w:next w:val="Normal"/>
    <w:link w:val="Heading4Char"/>
    <w:uiPriority w:val="9"/>
    <w:unhideWhenUsed/>
    <w:qFormat/>
    <w:rsid w:val="0011091F"/>
    <w:pPr>
      <w:keepNext/>
      <w:keepLines/>
      <w:numPr>
        <w:numId w:val="61"/>
      </w:numPr>
      <w:spacing w:before="440" w:after="240"/>
      <w:outlineLvl w:val="3"/>
    </w:pPr>
    <w:rPr>
      <w:rFonts w:asciiTheme="majorHAnsi" w:eastAsiaTheme="majorEastAsia" w:hAnsiTheme="majorHAnsi" w:cstheme="majorBidi"/>
      <w:b/>
      <w:bCs/>
      <w:iCs/>
      <w:color w:val="76923C" w:themeColor="accent3" w:themeShade="BF"/>
      <w:sz w:val="24"/>
      <w:u w:val="single"/>
    </w:rPr>
  </w:style>
  <w:style w:type="paragraph" w:styleId="Heading5">
    <w:name w:val="heading 5"/>
    <w:basedOn w:val="Normal"/>
    <w:next w:val="Normal"/>
    <w:link w:val="Heading5Char"/>
    <w:uiPriority w:val="9"/>
    <w:unhideWhenUsed/>
    <w:qFormat/>
    <w:rsid w:val="0011091F"/>
    <w:pPr>
      <w:keepNext/>
      <w:keepLines/>
      <w:numPr>
        <w:numId w:val="5"/>
      </w:numPr>
      <w:spacing w:before="320" w:after="120"/>
      <w:outlineLvl w:val="4"/>
    </w:pPr>
    <w:rPr>
      <w:rFonts w:asciiTheme="majorHAnsi" w:eastAsiaTheme="majorEastAsia" w:hAnsiTheme="majorHAnsi" w:cstheme="majorBidi"/>
      <w:b/>
      <w:color w:val="243F60" w:themeColor="accent1" w:themeShade="7F"/>
      <w:sz w:val="24"/>
      <w:u w:val="single"/>
    </w:rPr>
  </w:style>
  <w:style w:type="paragraph" w:styleId="Heading6">
    <w:name w:val="heading 6"/>
    <w:basedOn w:val="Normal"/>
    <w:next w:val="Normal"/>
    <w:link w:val="Heading6Char"/>
    <w:uiPriority w:val="9"/>
    <w:unhideWhenUsed/>
    <w:qFormat/>
    <w:rsid w:val="0011091F"/>
    <w:pPr>
      <w:keepNext/>
      <w:keepLines/>
      <w:numPr>
        <w:numId w:val="11"/>
      </w:numPr>
      <w:spacing w:before="320" w:after="120"/>
      <w:outlineLvl w:val="5"/>
    </w:pPr>
    <w:rPr>
      <w:rFonts w:asciiTheme="majorHAnsi" w:eastAsiaTheme="majorEastAsia" w:hAnsiTheme="majorHAnsi" w:cstheme="majorBidi"/>
      <w:iCs/>
      <w:color w:val="243F60" w:themeColor="accent1" w:themeShade="7F"/>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D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D88"/>
    <w:rPr>
      <w:rFonts w:ascii="Tahoma" w:hAnsi="Tahoma" w:cs="Tahoma"/>
      <w:sz w:val="16"/>
      <w:szCs w:val="16"/>
    </w:rPr>
  </w:style>
  <w:style w:type="paragraph" w:styleId="Header">
    <w:name w:val="header"/>
    <w:basedOn w:val="Normal"/>
    <w:link w:val="HeaderChar"/>
    <w:uiPriority w:val="99"/>
    <w:unhideWhenUsed/>
    <w:rsid w:val="001F0D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F0D88"/>
  </w:style>
  <w:style w:type="paragraph" w:styleId="Footer">
    <w:name w:val="footer"/>
    <w:basedOn w:val="Normal"/>
    <w:link w:val="FooterChar"/>
    <w:uiPriority w:val="99"/>
    <w:unhideWhenUsed/>
    <w:rsid w:val="001F0D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1F0D88"/>
  </w:style>
  <w:style w:type="paragraph" w:styleId="ListParagraph">
    <w:name w:val="List Paragraph"/>
    <w:basedOn w:val="Normal"/>
    <w:uiPriority w:val="34"/>
    <w:qFormat/>
    <w:rsid w:val="002D4EC7"/>
    <w:pPr>
      <w:ind w:left="720"/>
      <w:contextualSpacing/>
    </w:pPr>
  </w:style>
  <w:style w:type="table" w:styleId="TableGrid">
    <w:name w:val="Table Grid"/>
    <w:basedOn w:val="TableNormal"/>
    <w:uiPriority w:val="59"/>
    <w:rsid w:val="00A459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55547"/>
    <w:rPr>
      <w:color w:val="0000FF"/>
      <w:u w:val="single"/>
    </w:rPr>
  </w:style>
  <w:style w:type="character" w:customStyle="1" w:styleId="Heading1Char">
    <w:name w:val="Heading 1 Char"/>
    <w:aliases w:val="titre 1 Char"/>
    <w:basedOn w:val="DefaultParagraphFont"/>
    <w:link w:val="Heading1"/>
    <w:uiPriority w:val="9"/>
    <w:rsid w:val="00B5057C"/>
    <w:rPr>
      <w:rFonts w:ascii="Calibri" w:eastAsiaTheme="majorEastAsia" w:hAnsi="Calibri" w:cstheme="majorBidi"/>
      <w:b/>
      <w:bCs/>
      <w:color w:val="129A74"/>
      <w:sz w:val="48"/>
      <w:szCs w:val="32"/>
    </w:rPr>
  </w:style>
  <w:style w:type="character" w:customStyle="1" w:styleId="Heading2Char">
    <w:name w:val="Heading 2 Char"/>
    <w:aliases w:val="titre 2 Char"/>
    <w:basedOn w:val="DefaultParagraphFont"/>
    <w:link w:val="Heading2"/>
    <w:uiPriority w:val="9"/>
    <w:rsid w:val="00676F95"/>
    <w:rPr>
      <w:rFonts w:asciiTheme="majorHAnsi" w:eastAsiaTheme="majorEastAsia" w:hAnsiTheme="majorHAnsi" w:cstheme="majorBidi"/>
      <w:b/>
      <w:bCs/>
      <w:color w:val="4F81BD" w:themeColor="accent1"/>
      <w:sz w:val="44"/>
      <w:szCs w:val="26"/>
    </w:rPr>
  </w:style>
  <w:style w:type="character" w:customStyle="1" w:styleId="Heading3Char">
    <w:name w:val="Heading 3 Char"/>
    <w:aliases w:val="titre 3 Char"/>
    <w:basedOn w:val="DefaultParagraphFont"/>
    <w:link w:val="Heading3"/>
    <w:uiPriority w:val="9"/>
    <w:rsid w:val="00676F95"/>
    <w:rPr>
      <w:rFonts w:asciiTheme="majorHAnsi" w:eastAsiaTheme="majorEastAsia" w:hAnsiTheme="majorHAnsi" w:cstheme="majorBidi"/>
      <w:b/>
      <w:bCs/>
      <w:color w:val="E36C0A" w:themeColor="accent6" w:themeShade="BF"/>
      <w:sz w:val="28"/>
    </w:rPr>
  </w:style>
  <w:style w:type="character" w:customStyle="1" w:styleId="Heading4Char">
    <w:name w:val="Heading 4 Char"/>
    <w:basedOn w:val="DefaultParagraphFont"/>
    <w:link w:val="Heading4"/>
    <w:uiPriority w:val="9"/>
    <w:rsid w:val="0011091F"/>
    <w:rPr>
      <w:rFonts w:asciiTheme="majorHAnsi" w:eastAsiaTheme="majorEastAsia" w:hAnsiTheme="majorHAnsi" w:cstheme="majorBidi"/>
      <w:b/>
      <w:bCs/>
      <w:iCs/>
      <w:color w:val="76923C" w:themeColor="accent3" w:themeShade="BF"/>
      <w:sz w:val="24"/>
      <w:u w:val="single"/>
    </w:rPr>
  </w:style>
  <w:style w:type="character" w:customStyle="1" w:styleId="Heading5Char">
    <w:name w:val="Heading 5 Char"/>
    <w:basedOn w:val="DefaultParagraphFont"/>
    <w:link w:val="Heading5"/>
    <w:uiPriority w:val="9"/>
    <w:rsid w:val="0011091F"/>
    <w:rPr>
      <w:rFonts w:asciiTheme="majorHAnsi" w:eastAsiaTheme="majorEastAsia" w:hAnsiTheme="majorHAnsi" w:cstheme="majorBidi"/>
      <w:b/>
      <w:color w:val="243F60" w:themeColor="accent1" w:themeShade="7F"/>
      <w:sz w:val="24"/>
      <w:u w:val="single"/>
    </w:rPr>
  </w:style>
  <w:style w:type="paragraph" w:styleId="Subtitle">
    <w:name w:val="Subtitle"/>
    <w:basedOn w:val="Normal"/>
    <w:next w:val="Normal"/>
    <w:link w:val="SubtitleChar"/>
    <w:uiPriority w:val="11"/>
    <w:qFormat/>
    <w:rsid w:val="005354EB"/>
    <w:pPr>
      <w:numPr>
        <w:numId w:val="6"/>
      </w:numPr>
      <w:spacing w:before="120" w:after="320"/>
    </w:pPr>
    <w:rPr>
      <w:rFonts w:asciiTheme="majorHAnsi" w:eastAsiaTheme="majorEastAsia" w:hAnsiTheme="majorHAnsi" w:cstheme="majorBidi"/>
      <w:iCs/>
      <w:color w:val="262626" w:themeColor="text1" w:themeTint="D9"/>
      <w:spacing w:val="15"/>
      <w:sz w:val="24"/>
      <w:szCs w:val="24"/>
    </w:rPr>
  </w:style>
  <w:style w:type="character" w:customStyle="1" w:styleId="SubtitleChar">
    <w:name w:val="Subtitle Char"/>
    <w:basedOn w:val="DefaultParagraphFont"/>
    <w:link w:val="Subtitle"/>
    <w:uiPriority w:val="11"/>
    <w:rsid w:val="005354EB"/>
    <w:rPr>
      <w:rFonts w:asciiTheme="majorHAnsi" w:eastAsiaTheme="majorEastAsia" w:hAnsiTheme="majorHAnsi" w:cstheme="majorBidi"/>
      <w:iCs/>
      <w:color w:val="262626" w:themeColor="text1" w:themeTint="D9"/>
      <w:spacing w:val="15"/>
      <w:sz w:val="24"/>
      <w:szCs w:val="24"/>
    </w:rPr>
  </w:style>
  <w:style w:type="character" w:styleId="SubtleEmphasis">
    <w:name w:val="Subtle Emphasis"/>
    <w:basedOn w:val="DefaultParagraphFont"/>
    <w:uiPriority w:val="19"/>
    <w:qFormat/>
    <w:rsid w:val="00744E27"/>
    <w:rPr>
      <w:i/>
      <w:iCs/>
      <w:color w:val="262626" w:themeColor="text1" w:themeTint="D9"/>
    </w:rPr>
  </w:style>
  <w:style w:type="paragraph" w:styleId="Title">
    <w:name w:val="Title"/>
    <w:basedOn w:val="Normal"/>
    <w:next w:val="Normal"/>
    <w:link w:val="TitleChar"/>
    <w:uiPriority w:val="10"/>
    <w:qFormat/>
    <w:rsid w:val="005354EB"/>
    <w:pPr>
      <w:numPr>
        <w:numId w:val="7"/>
      </w:numPr>
      <w:spacing w:after="300" w:line="240" w:lineRule="auto"/>
      <w:contextualSpacing/>
    </w:pPr>
    <w:rPr>
      <w:rFonts w:asciiTheme="majorHAnsi" w:eastAsiaTheme="majorEastAsia" w:hAnsiTheme="majorHAnsi" w:cstheme="majorBidi"/>
      <w:color w:val="17365D" w:themeColor="text2" w:themeShade="BF"/>
      <w:spacing w:val="5"/>
      <w:kern w:val="28"/>
      <w:sz w:val="24"/>
      <w:szCs w:val="52"/>
    </w:rPr>
  </w:style>
  <w:style w:type="character" w:customStyle="1" w:styleId="TitleChar">
    <w:name w:val="Title Char"/>
    <w:basedOn w:val="DefaultParagraphFont"/>
    <w:link w:val="Title"/>
    <w:uiPriority w:val="10"/>
    <w:rsid w:val="005354EB"/>
    <w:rPr>
      <w:rFonts w:asciiTheme="majorHAnsi" w:eastAsiaTheme="majorEastAsia" w:hAnsiTheme="majorHAnsi" w:cstheme="majorBidi"/>
      <w:color w:val="17365D" w:themeColor="text2" w:themeShade="BF"/>
      <w:spacing w:val="5"/>
      <w:kern w:val="28"/>
      <w:sz w:val="24"/>
      <w:szCs w:val="52"/>
    </w:rPr>
  </w:style>
  <w:style w:type="table" w:customStyle="1" w:styleId="TableauGrille4-Accentuation51">
    <w:name w:val="Tableau Grille 4 - Accentuation 51"/>
    <w:basedOn w:val="TableNormal"/>
    <w:next w:val="TableNormal"/>
    <w:uiPriority w:val="49"/>
    <w:rsid w:val="00205DDA"/>
    <w:pPr>
      <w:spacing w:after="0" w:line="240" w:lineRule="auto"/>
    </w:pPr>
    <w:rPr>
      <w:rFonts w:eastAsia="Calibri"/>
      <w:lang w:val="fr-CA"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OC1">
    <w:name w:val="toc 1"/>
    <w:basedOn w:val="Normal"/>
    <w:next w:val="Normal"/>
    <w:autoRedefine/>
    <w:uiPriority w:val="39"/>
    <w:unhideWhenUsed/>
    <w:rsid w:val="0034463E"/>
    <w:pPr>
      <w:spacing w:after="100"/>
    </w:pPr>
  </w:style>
  <w:style w:type="paragraph" w:styleId="TOC2">
    <w:name w:val="toc 2"/>
    <w:basedOn w:val="Normal"/>
    <w:next w:val="Normal"/>
    <w:autoRedefine/>
    <w:uiPriority w:val="39"/>
    <w:unhideWhenUsed/>
    <w:rsid w:val="0034463E"/>
    <w:pPr>
      <w:spacing w:after="100"/>
      <w:ind w:left="220"/>
    </w:pPr>
  </w:style>
  <w:style w:type="paragraph" w:styleId="TOC3">
    <w:name w:val="toc 3"/>
    <w:basedOn w:val="Normal"/>
    <w:next w:val="Normal"/>
    <w:autoRedefine/>
    <w:uiPriority w:val="39"/>
    <w:unhideWhenUsed/>
    <w:rsid w:val="0034463E"/>
    <w:pPr>
      <w:spacing w:after="100"/>
      <w:ind w:left="440"/>
    </w:pPr>
  </w:style>
  <w:style w:type="character" w:customStyle="1" w:styleId="Heading6Char">
    <w:name w:val="Heading 6 Char"/>
    <w:basedOn w:val="DefaultParagraphFont"/>
    <w:link w:val="Heading6"/>
    <w:uiPriority w:val="9"/>
    <w:rsid w:val="0011091F"/>
    <w:rPr>
      <w:rFonts w:asciiTheme="majorHAnsi" w:eastAsiaTheme="majorEastAsia" w:hAnsiTheme="majorHAnsi" w:cstheme="majorBidi"/>
      <w:iCs/>
      <w:color w:val="243F60" w:themeColor="accent1" w:themeShade="7F"/>
      <w:sz w:val="24"/>
      <w:u w:val="single"/>
    </w:rPr>
  </w:style>
  <w:style w:type="paragraph" w:styleId="TOC4">
    <w:name w:val="toc 4"/>
    <w:basedOn w:val="Normal"/>
    <w:next w:val="Normal"/>
    <w:autoRedefine/>
    <w:uiPriority w:val="39"/>
    <w:unhideWhenUsed/>
    <w:rsid w:val="00AA3793"/>
    <w:pPr>
      <w:spacing w:after="100"/>
      <w:ind w:left="660"/>
    </w:pPr>
  </w:style>
  <w:style w:type="paragraph" w:styleId="TOC5">
    <w:name w:val="toc 5"/>
    <w:basedOn w:val="Normal"/>
    <w:next w:val="Normal"/>
    <w:autoRedefine/>
    <w:uiPriority w:val="39"/>
    <w:unhideWhenUsed/>
    <w:rsid w:val="00AA3793"/>
    <w:pPr>
      <w:spacing w:after="100"/>
      <w:ind w:left="880"/>
    </w:pPr>
  </w:style>
  <w:style w:type="paragraph" w:styleId="TOC6">
    <w:name w:val="toc 6"/>
    <w:basedOn w:val="Normal"/>
    <w:next w:val="Normal"/>
    <w:autoRedefine/>
    <w:uiPriority w:val="39"/>
    <w:unhideWhenUsed/>
    <w:rsid w:val="00AA3793"/>
    <w:pPr>
      <w:spacing w:after="100"/>
      <w:ind w:left="1100"/>
    </w:pPr>
  </w:style>
  <w:style w:type="paragraph" w:styleId="TOC7">
    <w:name w:val="toc 7"/>
    <w:basedOn w:val="Normal"/>
    <w:next w:val="Normal"/>
    <w:autoRedefine/>
    <w:uiPriority w:val="39"/>
    <w:unhideWhenUsed/>
    <w:rsid w:val="00AA3793"/>
    <w:pPr>
      <w:spacing w:after="100"/>
      <w:ind w:left="1320"/>
    </w:pPr>
  </w:style>
  <w:style w:type="paragraph" w:styleId="TOC8">
    <w:name w:val="toc 8"/>
    <w:basedOn w:val="Normal"/>
    <w:next w:val="Normal"/>
    <w:autoRedefine/>
    <w:uiPriority w:val="39"/>
    <w:unhideWhenUsed/>
    <w:rsid w:val="00AA3793"/>
    <w:pPr>
      <w:spacing w:after="100"/>
      <w:ind w:left="1540"/>
    </w:pPr>
  </w:style>
  <w:style w:type="paragraph" w:styleId="TOC9">
    <w:name w:val="toc 9"/>
    <w:basedOn w:val="Normal"/>
    <w:next w:val="Normal"/>
    <w:autoRedefine/>
    <w:uiPriority w:val="39"/>
    <w:unhideWhenUsed/>
    <w:rsid w:val="00AA3793"/>
    <w:pPr>
      <w:spacing w:after="100"/>
      <w:ind w:left="1760"/>
    </w:pPr>
  </w:style>
  <w:style w:type="character" w:customStyle="1" w:styleId="FigureCar">
    <w:name w:val="Figure Car"/>
    <w:basedOn w:val="DefaultParagraphFont"/>
    <w:link w:val="Figure"/>
    <w:locked/>
    <w:rsid w:val="00F6499A"/>
    <w:rPr>
      <w:rFonts w:ascii="Times New Roman" w:hAnsi="Times New Roman" w:cs="Arial"/>
      <w:sz w:val="24"/>
    </w:rPr>
  </w:style>
  <w:style w:type="paragraph" w:customStyle="1" w:styleId="Figure">
    <w:name w:val="Figure"/>
    <w:basedOn w:val="Normal"/>
    <w:link w:val="FigureCar"/>
    <w:rsid w:val="00F6499A"/>
    <w:pPr>
      <w:numPr>
        <w:numId w:val="34"/>
      </w:numPr>
      <w:spacing w:after="160" w:line="360" w:lineRule="auto"/>
      <w:ind w:left="1247" w:hanging="1247"/>
      <w:jc w:val="center"/>
    </w:pPr>
    <w:rPr>
      <w:rFonts w:ascii="Times New Roman" w:hAnsi="Times New Roman" w:cs="Arial"/>
      <w:sz w:val="24"/>
    </w:rPr>
  </w:style>
  <w:style w:type="paragraph" w:styleId="NoSpacing">
    <w:name w:val="No Spacing"/>
    <w:uiPriority w:val="1"/>
    <w:qFormat/>
    <w:rsid w:val="00DA50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86634">
      <w:bodyDiv w:val="1"/>
      <w:marLeft w:val="0"/>
      <w:marRight w:val="0"/>
      <w:marTop w:val="0"/>
      <w:marBottom w:val="0"/>
      <w:divBdr>
        <w:top w:val="none" w:sz="0" w:space="0" w:color="auto"/>
        <w:left w:val="none" w:sz="0" w:space="0" w:color="auto"/>
        <w:bottom w:val="none" w:sz="0" w:space="0" w:color="auto"/>
        <w:right w:val="none" w:sz="0" w:space="0" w:color="auto"/>
      </w:divBdr>
      <w:divsChild>
        <w:div w:id="1623223384">
          <w:marLeft w:val="0"/>
          <w:marRight w:val="0"/>
          <w:marTop w:val="0"/>
          <w:marBottom w:val="0"/>
          <w:divBdr>
            <w:top w:val="none" w:sz="0" w:space="0" w:color="auto"/>
            <w:left w:val="none" w:sz="0" w:space="0" w:color="auto"/>
            <w:bottom w:val="none" w:sz="0" w:space="0" w:color="auto"/>
            <w:right w:val="none" w:sz="0" w:space="0" w:color="auto"/>
          </w:divBdr>
          <w:divsChild>
            <w:div w:id="1580096608">
              <w:marLeft w:val="0"/>
              <w:marRight w:val="0"/>
              <w:marTop w:val="0"/>
              <w:marBottom w:val="0"/>
              <w:divBdr>
                <w:top w:val="none" w:sz="0" w:space="0" w:color="auto"/>
                <w:left w:val="none" w:sz="0" w:space="0" w:color="auto"/>
                <w:bottom w:val="none" w:sz="0" w:space="0" w:color="auto"/>
                <w:right w:val="none" w:sz="0" w:space="0" w:color="auto"/>
              </w:divBdr>
              <w:divsChild>
                <w:div w:id="1645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449">
      <w:bodyDiv w:val="1"/>
      <w:marLeft w:val="0"/>
      <w:marRight w:val="0"/>
      <w:marTop w:val="0"/>
      <w:marBottom w:val="0"/>
      <w:divBdr>
        <w:top w:val="none" w:sz="0" w:space="0" w:color="auto"/>
        <w:left w:val="none" w:sz="0" w:space="0" w:color="auto"/>
        <w:bottom w:val="none" w:sz="0" w:space="0" w:color="auto"/>
        <w:right w:val="none" w:sz="0" w:space="0" w:color="auto"/>
      </w:divBdr>
    </w:div>
    <w:div w:id="84113531">
      <w:bodyDiv w:val="1"/>
      <w:marLeft w:val="0"/>
      <w:marRight w:val="0"/>
      <w:marTop w:val="0"/>
      <w:marBottom w:val="0"/>
      <w:divBdr>
        <w:top w:val="none" w:sz="0" w:space="0" w:color="auto"/>
        <w:left w:val="none" w:sz="0" w:space="0" w:color="auto"/>
        <w:bottom w:val="none" w:sz="0" w:space="0" w:color="auto"/>
        <w:right w:val="none" w:sz="0" w:space="0" w:color="auto"/>
      </w:divBdr>
    </w:div>
    <w:div w:id="85811946">
      <w:bodyDiv w:val="1"/>
      <w:marLeft w:val="0"/>
      <w:marRight w:val="0"/>
      <w:marTop w:val="0"/>
      <w:marBottom w:val="0"/>
      <w:divBdr>
        <w:top w:val="none" w:sz="0" w:space="0" w:color="auto"/>
        <w:left w:val="none" w:sz="0" w:space="0" w:color="auto"/>
        <w:bottom w:val="none" w:sz="0" w:space="0" w:color="auto"/>
        <w:right w:val="none" w:sz="0" w:space="0" w:color="auto"/>
      </w:divBdr>
    </w:div>
    <w:div w:id="87433013">
      <w:bodyDiv w:val="1"/>
      <w:marLeft w:val="0"/>
      <w:marRight w:val="0"/>
      <w:marTop w:val="0"/>
      <w:marBottom w:val="0"/>
      <w:divBdr>
        <w:top w:val="none" w:sz="0" w:space="0" w:color="auto"/>
        <w:left w:val="none" w:sz="0" w:space="0" w:color="auto"/>
        <w:bottom w:val="none" w:sz="0" w:space="0" w:color="auto"/>
        <w:right w:val="none" w:sz="0" w:space="0" w:color="auto"/>
      </w:divBdr>
    </w:div>
    <w:div w:id="125390189">
      <w:bodyDiv w:val="1"/>
      <w:marLeft w:val="0"/>
      <w:marRight w:val="0"/>
      <w:marTop w:val="0"/>
      <w:marBottom w:val="0"/>
      <w:divBdr>
        <w:top w:val="none" w:sz="0" w:space="0" w:color="auto"/>
        <w:left w:val="none" w:sz="0" w:space="0" w:color="auto"/>
        <w:bottom w:val="none" w:sz="0" w:space="0" w:color="auto"/>
        <w:right w:val="none" w:sz="0" w:space="0" w:color="auto"/>
      </w:divBdr>
    </w:div>
    <w:div w:id="171729785">
      <w:bodyDiv w:val="1"/>
      <w:marLeft w:val="0"/>
      <w:marRight w:val="0"/>
      <w:marTop w:val="0"/>
      <w:marBottom w:val="0"/>
      <w:divBdr>
        <w:top w:val="none" w:sz="0" w:space="0" w:color="auto"/>
        <w:left w:val="none" w:sz="0" w:space="0" w:color="auto"/>
        <w:bottom w:val="none" w:sz="0" w:space="0" w:color="auto"/>
        <w:right w:val="none" w:sz="0" w:space="0" w:color="auto"/>
      </w:divBdr>
    </w:div>
    <w:div w:id="192154799">
      <w:bodyDiv w:val="1"/>
      <w:marLeft w:val="0"/>
      <w:marRight w:val="0"/>
      <w:marTop w:val="0"/>
      <w:marBottom w:val="0"/>
      <w:divBdr>
        <w:top w:val="none" w:sz="0" w:space="0" w:color="auto"/>
        <w:left w:val="none" w:sz="0" w:space="0" w:color="auto"/>
        <w:bottom w:val="none" w:sz="0" w:space="0" w:color="auto"/>
        <w:right w:val="none" w:sz="0" w:space="0" w:color="auto"/>
      </w:divBdr>
    </w:div>
    <w:div w:id="195124613">
      <w:bodyDiv w:val="1"/>
      <w:marLeft w:val="0"/>
      <w:marRight w:val="0"/>
      <w:marTop w:val="0"/>
      <w:marBottom w:val="0"/>
      <w:divBdr>
        <w:top w:val="none" w:sz="0" w:space="0" w:color="auto"/>
        <w:left w:val="none" w:sz="0" w:space="0" w:color="auto"/>
        <w:bottom w:val="none" w:sz="0" w:space="0" w:color="auto"/>
        <w:right w:val="none" w:sz="0" w:space="0" w:color="auto"/>
      </w:divBdr>
    </w:div>
    <w:div w:id="257952064">
      <w:bodyDiv w:val="1"/>
      <w:marLeft w:val="0"/>
      <w:marRight w:val="0"/>
      <w:marTop w:val="0"/>
      <w:marBottom w:val="0"/>
      <w:divBdr>
        <w:top w:val="none" w:sz="0" w:space="0" w:color="auto"/>
        <w:left w:val="none" w:sz="0" w:space="0" w:color="auto"/>
        <w:bottom w:val="none" w:sz="0" w:space="0" w:color="auto"/>
        <w:right w:val="none" w:sz="0" w:space="0" w:color="auto"/>
      </w:divBdr>
    </w:div>
    <w:div w:id="294608378">
      <w:bodyDiv w:val="1"/>
      <w:marLeft w:val="0"/>
      <w:marRight w:val="0"/>
      <w:marTop w:val="0"/>
      <w:marBottom w:val="0"/>
      <w:divBdr>
        <w:top w:val="none" w:sz="0" w:space="0" w:color="auto"/>
        <w:left w:val="none" w:sz="0" w:space="0" w:color="auto"/>
        <w:bottom w:val="none" w:sz="0" w:space="0" w:color="auto"/>
        <w:right w:val="none" w:sz="0" w:space="0" w:color="auto"/>
      </w:divBdr>
    </w:div>
    <w:div w:id="325982091">
      <w:bodyDiv w:val="1"/>
      <w:marLeft w:val="0"/>
      <w:marRight w:val="0"/>
      <w:marTop w:val="0"/>
      <w:marBottom w:val="0"/>
      <w:divBdr>
        <w:top w:val="none" w:sz="0" w:space="0" w:color="auto"/>
        <w:left w:val="none" w:sz="0" w:space="0" w:color="auto"/>
        <w:bottom w:val="none" w:sz="0" w:space="0" w:color="auto"/>
        <w:right w:val="none" w:sz="0" w:space="0" w:color="auto"/>
      </w:divBdr>
    </w:div>
    <w:div w:id="410856002">
      <w:bodyDiv w:val="1"/>
      <w:marLeft w:val="0"/>
      <w:marRight w:val="0"/>
      <w:marTop w:val="0"/>
      <w:marBottom w:val="0"/>
      <w:divBdr>
        <w:top w:val="none" w:sz="0" w:space="0" w:color="auto"/>
        <w:left w:val="none" w:sz="0" w:space="0" w:color="auto"/>
        <w:bottom w:val="none" w:sz="0" w:space="0" w:color="auto"/>
        <w:right w:val="none" w:sz="0" w:space="0" w:color="auto"/>
      </w:divBdr>
    </w:div>
    <w:div w:id="482237955">
      <w:bodyDiv w:val="1"/>
      <w:marLeft w:val="0"/>
      <w:marRight w:val="0"/>
      <w:marTop w:val="0"/>
      <w:marBottom w:val="0"/>
      <w:divBdr>
        <w:top w:val="none" w:sz="0" w:space="0" w:color="auto"/>
        <w:left w:val="none" w:sz="0" w:space="0" w:color="auto"/>
        <w:bottom w:val="none" w:sz="0" w:space="0" w:color="auto"/>
        <w:right w:val="none" w:sz="0" w:space="0" w:color="auto"/>
      </w:divBdr>
    </w:div>
    <w:div w:id="519319137">
      <w:bodyDiv w:val="1"/>
      <w:marLeft w:val="0"/>
      <w:marRight w:val="0"/>
      <w:marTop w:val="0"/>
      <w:marBottom w:val="0"/>
      <w:divBdr>
        <w:top w:val="none" w:sz="0" w:space="0" w:color="auto"/>
        <w:left w:val="none" w:sz="0" w:space="0" w:color="auto"/>
        <w:bottom w:val="none" w:sz="0" w:space="0" w:color="auto"/>
        <w:right w:val="none" w:sz="0" w:space="0" w:color="auto"/>
      </w:divBdr>
    </w:div>
    <w:div w:id="526798755">
      <w:bodyDiv w:val="1"/>
      <w:marLeft w:val="0"/>
      <w:marRight w:val="0"/>
      <w:marTop w:val="0"/>
      <w:marBottom w:val="0"/>
      <w:divBdr>
        <w:top w:val="none" w:sz="0" w:space="0" w:color="auto"/>
        <w:left w:val="none" w:sz="0" w:space="0" w:color="auto"/>
        <w:bottom w:val="none" w:sz="0" w:space="0" w:color="auto"/>
        <w:right w:val="none" w:sz="0" w:space="0" w:color="auto"/>
      </w:divBdr>
    </w:div>
    <w:div w:id="567693906">
      <w:bodyDiv w:val="1"/>
      <w:marLeft w:val="0"/>
      <w:marRight w:val="0"/>
      <w:marTop w:val="0"/>
      <w:marBottom w:val="0"/>
      <w:divBdr>
        <w:top w:val="none" w:sz="0" w:space="0" w:color="auto"/>
        <w:left w:val="none" w:sz="0" w:space="0" w:color="auto"/>
        <w:bottom w:val="none" w:sz="0" w:space="0" w:color="auto"/>
        <w:right w:val="none" w:sz="0" w:space="0" w:color="auto"/>
      </w:divBdr>
    </w:div>
    <w:div w:id="588588025">
      <w:bodyDiv w:val="1"/>
      <w:marLeft w:val="0"/>
      <w:marRight w:val="0"/>
      <w:marTop w:val="0"/>
      <w:marBottom w:val="0"/>
      <w:divBdr>
        <w:top w:val="none" w:sz="0" w:space="0" w:color="auto"/>
        <w:left w:val="none" w:sz="0" w:space="0" w:color="auto"/>
        <w:bottom w:val="none" w:sz="0" w:space="0" w:color="auto"/>
        <w:right w:val="none" w:sz="0" w:space="0" w:color="auto"/>
      </w:divBdr>
    </w:div>
    <w:div w:id="627391255">
      <w:bodyDiv w:val="1"/>
      <w:marLeft w:val="0"/>
      <w:marRight w:val="0"/>
      <w:marTop w:val="0"/>
      <w:marBottom w:val="0"/>
      <w:divBdr>
        <w:top w:val="none" w:sz="0" w:space="0" w:color="auto"/>
        <w:left w:val="none" w:sz="0" w:space="0" w:color="auto"/>
        <w:bottom w:val="none" w:sz="0" w:space="0" w:color="auto"/>
        <w:right w:val="none" w:sz="0" w:space="0" w:color="auto"/>
      </w:divBdr>
      <w:divsChild>
        <w:div w:id="128936371">
          <w:marLeft w:val="0"/>
          <w:marRight w:val="0"/>
          <w:marTop w:val="0"/>
          <w:marBottom w:val="0"/>
          <w:divBdr>
            <w:top w:val="none" w:sz="0" w:space="0" w:color="auto"/>
            <w:left w:val="none" w:sz="0" w:space="0" w:color="auto"/>
            <w:bottom w:val="none" w:sz="0" w:space="0" w:color="auto"/>
            <w:right w:val="none" w:sz="0" w:space="0" w:color="auto"/>
          </w:divBdr>
          <w:divsChild>
            <w:div w:id="2000690779">
              <w:marLeft w:val="0"/>
              <w:marRight w:val="0"/>
              <w:marTop w:val="0"/>
              <w:marBottom w:val="0"/>
              <w:divBdr>
                <w:top w:val="none" w:sz="0" w:space="0" w:color="auto"/>
                <w:left w:val="none" w:sz="0" w:space="0" w:color="auto"/>
                <w:bottom w:val="none" w:sz="0" w:space="0" w:color="auto"/>
                <w:right w:val="none" w:sz="0" w:space="0" w:color="auto"/>
              </w:divBdr>
              <w:divsChild>
                <w:div w:id="1149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5127">
      <w:bodyDiv w:val="1"/>
      <w:marLeft w:val="0"/>
      <w:marRight w:val="0"/>
      <w:marTop w:val="0"/>
      <w:marBottom w:val="0"/>
      <w:divBdr>
        <w:top w:val="none" w:sz="0" w:space="0" w:color="auto"/>
        <w:left w:val="none" w:sz="0" w:space="0" w:color="auto"/>
        <w:bottom w:val="none" w:sz="0" w:space="0" w:color="auto"/>
        <w:right w:val="none" w:sz="0" w:space="0" w:color="auto"/>
      </w:divBdr>
      <w:divsChild>
        <w:div w:id="1745955787">
          <w:marLeft w:val="0"/>
          <w:marRight w:val="0"/>
          <w:marTop w:val="0"/>
          <w:marBottom w:val="0"/>
          <w:divBdr>
            <w:top w:val="none" w:sz="0" w:space="0" w:color="auto"/>
            <w:left w:val="none" w:sz="0" w:space="0" w:color="auto"/>
            <w:bottom w:val="none" w:sz="0" w:space="0" w:color="auto"/>
            <w:right w:val="none" w:sz="0" w:space="0" w:color="auto"/>
          </w:divBdr>
        </w:div>
      </w:divsChild>
    </w:div>
    <w:div w:id="664282258">
      <w:bodyDiv w:val="1"/>
      <w:marLeft w:val="0"/>
      <w:marRight w:val="0"/>
      <w:marTop w:val="0"/>
      <w:marBottom w:val="0"/>
      <w:divBdr>
        <w:top w:val="none" w:sz="0" w:space="0" w:color="auto"/>
        <w:left w:val="none" w:sz="0" w:space="0" w:color="auto"/>
        <w:bottom w:val="none" w:sz="0" w:space="0" w:color="auto"/>
        <w:right w:val="none" w:sz="0" w:space="0" w:color="auto"/>
      </w:divBdr>
    </w:div>
    <w:div w:id="735666057">
      <w:bodyDiv w:val="1"/>
      <w:marLeft w:val="0"/>
      <w:marRight w:val="0"/>
      <w:marTop w:val="0"/>
      <w:marBottom w:val="0"/>
      <w:divBdr>
        <w:top w:val="none" w:sz="0" w:space="0" w:color="auto"/>
        <w:left w:val="none" w:sz="0" w:space="0" w:color="auto"/>
        <w:bottom w:val="none" w:sz="0" w:space="0" w:color="auto"/>
        <w:right w:val="none" w:sz="0" w:space="0" w:color="auto"/>
      </w:divBdr>
    </w:div>
    <w:div w:id="750391466">
      <w:bodyDiv w:val="1"/>
      <w:marLeft w:val="0"/>
      <w:marRight w:val="0"/>
      <w:marTop w:val="0"/>
      <w:marBottom w:val="0"/>
      <w:divBdr>
        <w:top w:val="none" w:sz="0" w:space="0" w:color="auto"/>
        <w:left w:val="none" w:sz="0" w:space="0" w:color="auto"/>
        <w:bottom w:val="none" w:sz="0" w:space="0" w:color="auto"/>
        <w:right w:val="none" w:sz="0" w:space="0" w:color="auto"/>
      </w:divBdr>
    </w:div>
    <w:div w:id="764111591">
      <w:bodyDiv w:val="1"/>
      <w:marLeft w:val="0"/>
      <w:marRight w:val="0"/>
      <w:marTop w:val="0"/>
      <w:marBottom w:val="0"/>
      <w:divBdr>
        <w:top w:val="none" w:sz="0" w:space="0" w:color="auto"/>
        <w:left w:val="none" w:sz="0" w:space="0" w:color="auto"/>
        <w:bottom w:val="none" w:sz="0" w:space="0" w:color="auto"/>
        <w:right w:val="none" w:sz="0" w:space="0" w:color="auto"/>
      </w:divBdr>
    </w:div>
    <w:div w:id="777912816">
      <w:bodyDiv w:val="1"/>
      <w:marLeft w:val="0"/>
      <w:marRight w:val="0"/>
      <w:marTop w:val="0"/>
      <w:marBottom w:val="0"/>
      <w:divBdr>
        <w:top w:val="none" w:sz="0" w:space="0" w:color="auto"/>
        <w:left w:val="none" w:sz="0" w:space="0" w:color="auto"/>
        <w:bottom w:val="none" w:sz="0" w:space="0" w:color="auto"/>
        <w:right w:val="none" w:sz="0" w:space="0" w:color="auto"/>
      </w:divBdr>
    </w:div>
    <w:div w:id="821776224">
      <w:bodyDiv w:val="1"/>
      <w:marLeft w:val="0"/>
      <w:marRight w:val="0"/>
      <w:marTop w:val="0"/>
      <w:marBottom w:val="0"/>
      <w:divBdr>
        <w:top w:val="none" w:sz="0" w:space="0" w:color="auto"/>
        <w:left w:val="none" w:sz="0" w:space="0" w:color="auto"/>
        <w:bottom w:val="none" w:sz="0" w:space="0" w:color="auto"/>
        <w:right w:val="none" w:sz="0" w:space="0" w:color="auto"/>
      </w:divBdr>
      <w:divsChild>
        <w:div w:id="2056006553">
          <w:marLeft w:val="0"/>
          <w:marRight w:val="0"/>
          <w:marTop w:val="0"/>
          <w:marBottom w:val="0"/>
          <w:divBdr>
            <w:top w:val="none" w:sz="0" w:space="0" w:color="auto"/>
            <w:left w:val="none" w:sz="0" w:space="0" w:color="auto"/>
            <w:bottom w:val="none" w:sz="0" w:space="0" w:color="auto"/>
            <w:right w:val="none" w:sz="0" w:space="0" w:color="auto"/>
          </w:divBdr>
          <w:divsChild>
            <w:div w:id="608973467">
              <w:marLeft w:val="0"/>
              <w:marRight w:val="0"/>
              <w:marTop w:val="0"/>
              <w:marBottom w:val="0"/>
              <w:divBdr>
                <w:top w:val="none" w:sz="0" w:space="0" w:color="auto"/>
                <w:left w:val="none" w:sz="0" w:space="0" w:color="auto"/>
                <w:bottom w:val="none" w:sz="0" w:space="0" w:color="auto"/>
                <w:right w:val="none" w:sz="0" w:space="0" w:color="auto"/>
              </w:divBdr>
              <w:divsChild>
                <w:div w:id="14351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7188">
      <w:bodyDiv w:val="1"/>
      <w:marLeft w:val="0"/>
      <w:marRight w:val="0"/>
      <w:marTop w:val="0"/>
      <w:marBottom w:val="0"/>
      <w:divBdr>
        <w:top w:val="none" w:sz="0" w:space="0" w:color="auto"/>
        <w:left w:val="none" w:sz="0" w:space="0" w:color="auto"/>
        <w:bottom w:val="none" w:sz="0" w:space="0" w:color="auto"/>
        <w:right w:val="none" w:sz="0" w:space="0" w:color="auto"/>
      </w:divBdr>
    </w:div>
    <w:div w:id="846407315">
      <w:bodyDiv w:val="1"/>
      <w:marLeft w:val="0"/>
      <w:marRight w:val="0"/>
      <w:marTop w:val="0"/>
      <w:marBottom w:val="0"/>
      <w:divBdr>
        <w:top w:val="none" w:sz="0" w:space="0" w:color="auto"/>
        <w:left w:val="none" w:sz="0" w:space="0" w:color="auto"/>
        <w:bottom w:val="none" w:sz="0" w:space="0" w:color="auto"/>
        <w:right w:val="none" w:sz="0" w:space="0" w:color="auto"/>
      </w:divBdr>
    </w:div>
    <w:div w:id="864487619">
      <w:bodyDiv w:val="1"/>
      <w:marLeft w:val="0"/>
      <w:marRight w:val="0"/>
      <w:marTop w:val="0"/>
      <w:marBottom w:val="0"/>
      <w:divBdr>
        <w:top w:val="none" w:sz="0" w:space="0" w:color="auto"/>
        <w:left w:val="none" w:sz="0" w:space="0" w:color="auto"/>
        <w:bottom w:val="none" w:sz="0" w:space="0" w:color="auto"/>
        <w:right w:val="none" w:sz="0" w:space="0" w:color="auto"/>
      </w:divBdr>
    </w:div>
    <w:div w:id="882182027">
      <w:bodyDiv w:val="1"/>
      <w:marLeft w:val="0"/>
      <w:marRight w:val="0"/>
      <w:marTop w:val="0"/>
      <w:marBottom w:val="0"/>
      <w:divBdr>
        <w:top w:val="none" w:sz="0" w:space="0" w:color="auto"/>
        <w:left w:val="none" w:sz="0" w:space="0" w:color="auto"/>
        <w:bottom w:val="none" w:sz="0" w:space="0" w:color="auto"/>
        <w:right w:val="none" w:sz="0" w:space="0" w:color="auto"/>
      </w:divBdr>
    </w:div>
    <w:div w:id="884877879">
      <w:bodyDiv w:val="1"/>
      <w:marLeft w:val="0"/>
      <w:marRight w:val="0"/>
      <w:marTop w:val="0"/>
      <w:marBottom w:val="0"/>
      <w:divBdr>
        <w:top w:val="none" w:sz="0" w:space="0" w:color="auto"/>
        <w:left w:val="none" w:sz="0" w:space="0" w:color="auto"/>
        <w:bottom w:val="none" w:sz="0" w:space="0" w:color="auto"/>
        <w:right w:val="none" w:sz="0" w:space="0" w:color="auto"/>
      </w:divBdr>
    </w:div>
    <w:div w:id="927690494">
      <w:bodyDiv w:val="1"/>
      <w:marLeft w:val="0"/>
      <w:marRight w:val="0"/>
      <w:marTop w:val="0"/>
      <w:marBottom w:val="0"/>
      <w:divBdr>
        <w:top w:val="none" w:sz="0" w:space="0" w:color="auto"/>
        <w:left w:val="none" w:sz="0" w:space="0" w:color="auto"/>
        <w:bottom w:val="none" w:sz="0" w:space="0" w:color="auto"/>
        <w:right w:val="none" w:sz="0" w:space="0" w:color="auto"/>
      </w:divBdr>
    </w:div>
    <w:div w:id="934089858">
      <w:bodyDiv w:val="1"/>
      <w:marLeft w:val="0"/>
      <w:marRight w:val="0"/>
      <w:marTop w:val="0"/>
      <w:marBottom w:val="0"/>
      <w:divBdr>
        <w:top w:val="none" w:sz="0" w:space="0" w:color="auto"/>
        <w:left w:val="none" w:sz="0" w:space="0" w:color="auto"/>
        <w:bottom w:val="none" w:sz="0" w:space="0" w:color="auto"/>
        <w:right w:val="none" w:sz="0" w:space="0" w:color="auto"/>
      </w:divBdr>
    </w:div>
    <w:div w:id="985627441">
      <w:bodyDiv w:val="1"/>
      <w:marLeft w:val="0"/>
      <w:marRight w:val="0"/>
      <w:marTop w:val="0"/>
      <w:marBottom w:val="0"/>
      <w:divBdr>
        <w:top w:val="none" w:sz="0" w:space="0" w:color="auto"/>
        <w:left w:val="none" w:sz="0" w:space="0" w:color="auto"/>
        <w:bottom w:val="none" w:sz="0" w:space="0" w:color="auto"/>
        <w:right w:val="none" w:sz="0" w:space="0" w:color="auto"/>
      </w:divBdr>
    </w:div>
    <w:div w:id="988872955">
      <w:bodyDiv w:val="1"/>
      <w:marLeft w:val="0"/>
      <w:marRight w:val="0"/>
      <w:marTop w:val="0"/>
      <w:marBottom w:val="0"/>
      <w:divBdr>
        <w:top w:val="none" w:sz="0" w:space="0" w:color="auto"/>
        <w:left w:val="none" w:sz="0" w:space="0" w:color="auto"/>
        <w:bottom w:val="none" w:sz="0" w:space="0" w:color="auto"/>
        <w:right w:val="none" w:sz="0" w:space="0" w:color="auto"/>
      </w:divBdr>
    </w:div>
    <w:div w:id="1000080995">
      <w:bodyDiv w:val="1"/>
      <w:marLeft w:val="0"/>
      <w:marRight w:val="0"/>
      <w:marTop w:val="0"/>
      <w:marBottom w:val="0"/>
      <w:divBdr>
        <w:top w:val="none" w:sz="0" w:space="0" w:color="auto"/>
        <w:left w:val="none" w:sz="0" w:space="0" w:color="auto"/>
        <w:bottom w:val="none" w:sz="0" w:space="0" w:color="auto"/>
        <w:right w:val="none" w:sz="0" w:space="0" w:color="auto"/>
      </w:divBdr>
    </w:div>
    <w:div w:id="1040519378">
      <w:bodyDiv w:val="1"/>
      <w:marLeft w:val="0"/>
      <w:marRight w:val="0"/>
      <w:marTop w:val="0"/>
      <w:marBottom w:val="0"/>
      <w:divBdr>
        <w:top w:val="none" w:sz="0" w:space="0" w:color="auto"/>
        <w:left w:val="none" w:sz="0" w:space="0" w:color="auto"/>
        <w:bottom w:val="none" w:sz="0" w:space="0" w:color="auto"/>
        <w:right w:val="none" w:sz="0" w:space="0" w:color="auto"/>
      </w:divBdr>
      <w:divsChild>
        <w:div w:id="586503903">
          <w:marLeft w:val="0"/>
          <w:marRight w:val="0"/>
          <w:marTop w:val="0"/>
          <w:marBottom w:val="0"/>
          <w:divBdr>
            <w:top w:val="none" w:sz="0" w:space="0" w:color="auto"/>
            <w:left w:val="none" w:sz="0" w:space="0" w:color="auto"/>
            <w:bottom w:val="none" w:sz="0" w:space="0" w:color="auto"/>
            <w:right w:val="none" w:sz="0" w:space="0" w:color="auto"/>
          </w:divBdr>
          <w:divsChild>
            <w:div w:id="755832044">
              <w:marLeft w:val="0"/>
              <w:marRight w:val="0"/>
              <w:marTop w:val="0"/>
              <w:marBottom w:val="0"/>
              <w:divBdr>
                <w:top w:val="none" w:sz="0" w:space="0" w:color="auto"/>
                <w:left w:val="none" w:sz="0" w:space="0" w:color="auto"/>
                <w:bottom w:val="none" w:sz="0" w:space="0" w:color="auto"/>
                <w:right w:val="none" w:sz="0" w:space="0" w:color="auto"/>
              </w:divBdr>
              <w:divsChild>
                <w:div w:id="940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5104">
      <w:bodyDiv w:val="1"/>
      <w:marLeft w:val="0"/>
      <w:marRight w:val="0"/>
      <w:marTop w:val="0"/>
      <w:marBottom w:val="0"/>
      <w:divBdr>
        <w:top w:val="none" w:sz="0" w:space="0" w:color="auto"/>
        <w:left w:val="none" w:sz="0" w:space="0" w:color="auto"/>
        <w:bottom w:val="none" w:sz="0" w:space="0" w:color="auto"/>
        <w:right w:val="none" w:sz="0" w:space="0" w:color="auto"/>
      </w:divBdr>
    </w:div>
    <w:div w:id="1048532871">
      <w:bodyDiv w:val="1"/>
      <w:marLeft w:val="0"/>
      <w:marRight w:val="0"/>
      <w:marTop w:val="0"/>
      <w:marBottom w:val="0"/>
      <w:divBdr>
        <w:top w:val="none" w:sz="0" w:space="0" w:color="auto"/>
        <w:left w:val="none" w:sz="0" w:space="0" w:color="auto"/>
        <w:bottom w:val="none" w:sz="0" w:space="0" w:color="auto"/>
        <w:right w:val="none" w:sz="0" w:space="0" w:color="auto"/>
      </w:divBdr>
      <w:divsChild>
        <w:div w:id="1942713087">
          <w:marLeft w:val="0"/>
          <w:marRight w:val="0"/>
          <w:marTop w:val="0"/>
          <w:marBottom w:val="0"/>
          <w:divBdr>
            <w:top w:val="none" w:sz="0" w:space="0" w:color="auto"/>
            <w:left w:val="none" w:sz="0" w:space="0" w:color="auto"/>
            <w:bottom w:val="none" w:sz="0" w:space="0" w:color="auto"/>
            <w:right w:val="none" w:sz="0" w:space="0" w:color="auto"/>
          </w:divBdr>
        </w:div>
      </w:divsChild>
    </w:div>
    <w:div w:id="1071386586">
      <w:bodyDiv w:val="1"/>
      <w:marLeft w:val="0"/>
      <w:marRight w:val="0"/>
      <w:marTop w:val="0"/>
      <w:marBottom w:val="0"/>
      <w:divBdr>
        <w:top w:val="none" w:sz="0" w:space="0" w:color="auto"/>
        <w:left w:val="none" w:sz="0" w:space="0" w:color="auto"/>
        <w:bottom w:val="none" w:sz="0" w:space="0" w:color="auto"/>
        <w:right w:val="none" w:sz="0" w:space="0" w:color="auto"/>
      </w:divBdr>
    </w:div>
    <w:div w:id="1095173549">
      <w:bodyDiv w:val="1"/>
      <w:marLeft w:val="0"/>
      <w:marRight w:val="0"/>
      <w:marTop w:val="0"/>
      <w:marBottom w:val="0"/>
      <w:divBdr>
        <w:top w:val="none" w:sz="0" w:space="0" w:color="auto"/>
        <w:left w:val="none" w:sz="0" w:space="0" w:color="auto"/>
        <w:bottom w:val="none" w:sz="0" w:space="0" w:color="auto"/>
        <w:right w:val="none" w:sz="0" w:space="0" w:color="auto"/>
      </w:divBdr>
    </w:div>
    <w:div w:id="1122111726">
      <w:bodyDiv w:val="1"/>
      <w:marLeft w:val="0"/>
      <w:marRight w:val="0"/>
      <w:marTop w:val="0"/>
      <w:marBottom w:val="0"/>
      <w:divBdr>
        <w:top w:val="none" w:sz="0" w:space="0" w:color="auto"/>
        <w:left w:val="none" w:sz="0" w:space="0" w:color="auto"/>
        <w:bottom w:val="none" w:sz="0" w:space="0" w:color="auto"/>
        <w:right w:val="none" w:sz="0" w:space="0" w:color="auto"/>
      </w:divBdr>
    </w:div>
    <w:div w:id="1149981377">
      <w:bodyDiv w:val="1"/>
      <w:marLeft w:val="0"/>
      <w:marRight w:val="0"/>
      <w:marTop w:val="0"/>
      <w:marBottom w:val="0"/>
      <w:divBdr>
        <w:top w:val="none" w:sz="0" w:space="0" w:color="auto"/>
        <w:left w:val="none" w:sz="0" w:space="0" w:color="auto"/>
        <w:bottom w:val="none" w:sz="0" w:space="0" w:color="auto"/>
        <w:right w:val="none" w:sz="0" w:space="0" w:color="auto"/>
      </w:divBdr>
    </w:div>
    <w:div w:id="1151678420">
      <w:bodyDiv w:val="1"/>
      <w:marLeft w:val="0"/>
      <w:marRight w:val="0"/>
      <w:marTop w:val="0"/>
      <w:marBottom w:val="0"/>
      <w:divBdr>
        <w:top w:val="none" w:sz="0" w:space="0" w:color="auto"/>
        <w:left w:val="none" w:sz="0" w:space="0" w:color="auto"/>
        <w:bottom w:val="none" w:sz="0" w:space="0" w:color="auto"/>
        <w:right w:val="none" w:sz="0" w:space="0" w:color="auto"/>
      </w:divBdr>
      <w:divsChild>
        <w:div w:id="1793137137">
          <w:marLeft w:val="0"/>
          <w:marRight w:val="0"/>
          <w:marTop w:val="0"/>
          <w:marBottom w:val="0"/>
          <w:divBdr>
            <w:top w:val="none" w:sz="0" w:space="0" w:color="auto"/>
            <w:left w:val="none" w:sz="0" w:space="0" w:color="auto"/>
            <w:bottom w:val="none" w:sz="0" w:space="0" w:color="auto"/>
            <w:right w:val="none" w:sz="0" w:space="0" w:color="auto"/>
          </w:divBdr>
        </w:div>
      </w:divsChild>
    </w:div>
    <w:div w:id="1194611551">
      <w:bodyDiv w:val="1"/>
      <w:marLeft w:val="0"/>
      <w:marRight w:val="0"/>
      <w:marTop w:val="0"/>
      <w:marBottom w:val="0"/>
      <w:divBdr>
        <w:top w:val="none" w:sz="0" w:space="0" w:color="auto"/>
        <w:left w:val="none" w:sz="0" w:space="0" w:color="auto"/>
        <w:bottom w:val="none" w:sz="0" w:space="0" w:color="auto"/>
        <w:right w:val="none" w:sz="0" w:space="0" w:color="auto"/>
      </w:divBdr>
    </w:div>
    <w:div w:id="1225263894">
      <w:bodyDiv w:val="1"/>
      <w:marLeft w:val="0"/>
      <w:marRight w:val="0"/>
      <w:marTop w:val="0"/>
      <w:marBottom w:val="0"/>
      <w:divBdr>
        <w:top w:val="none" w:sz="0" w:space="0" w:color="auto"/>
        <w:left w:val="none" w:sz="0" w:space="0" w:color="auto"/>
        <w:bottom w:val="none" w:sz="0" w:space="0" w:color="auto"/>
        <w:right w:val="none" w:sz="0" w:space="0" w:color="auto"/>
      </w:divBdr>
    </w:div>
    <w:div w:id="1287390608">
      <w:bodyDiv w:val="1"/>
      <w:marLeft w:val="0"/>
      <w:marRight w:val="0"/>
      <w:marTop w:val="0"/>
      <w:marBottom w:val="0"/>
      <w:divBdr>
        <w:top w:val="none" w:sz="0" w:space="0" w:color="auto"/>
        <w:left w:val="none" w:sz="0" w:space="0" w:color="auto"/>
        <w:bottom w:val="none" w:sz="0" w:space="0" w:color="auto"/>
        <w:right w:val="none" w:sz="0" w:space="0" w:color="auto"/>
      </w:divBdr>
    </w:div>
    <w:div w:id="1292131537">
      <w:bodyDiv w:val="1"/>
      <w:marLeft w:val="0"/>
      <w:marRight w:val="0"/>
      <w:marTop w:val="0"/>
      <w:marBottom w:val="0"/>
      <w:divBdr>
        <w:top w:val="none" w:sz="0" w:space="0" w:color="auto"/>
        <w:left w:val="none" w:sz="0" w:space="0" w:color="auto"/>
        <w:bottom w:val="none" w:sz="0" w:space="0" w:color="auto"/>
        <w:right w:val="none" w:sz="0" w:space="0" w:color="auto"/>
      </w:divBdr>
    </w:div>
    <w:div w:id="1312637388">
      <w:bodyDiv w:val="1"/>
      <w:marLeft w:val="0"/>
      <w:marRight w:val="0"/>
      <w:marTop w:val="0"/>
      <w:marBottom w:val="0"/>
      <w:divBdr>
        <w:top w:val="none" w:sz="0" w:space="0" w:color="auto"/>
        <w:left w:val="none" w:sz="0" w:space="0" w:color="auto"/>
        <w:bottom w:val="none" w:sz="0" w:space="0" w:color="auto"/>
        <w:right w:val="none" w:sz="0" w:space="0" w:color="auto"/>
      </w:divBdr>
    </w:div>
    <w:div w:id="1346126352">
      <w:bodyDiv w:val="1"/>
      <w:marLeft w:val="0"/>
      <w:marRight w:val="0"/>
      <w:marTop w:val="0"/>
      <w:marBottom w:val="0"/>
      <w:divBdr>
        <w:top w:val="none" w:sz="0" w:space="0" w:color="auto"/>
        <w:left w:val="none" w:sz="0" w:space="0" w:color="auto"/>
        <w:bottom w:val="none" w:sz="0" w:space="0" w:color="auto"/>
        <w:right w:val="none" w:sz="0" w:space="0" w:color="auto"/>
      </w:divBdr>
    </w:div>
    <w:div w:id="1385060649">
      <w:bodyDiv w:val="1"/>
      <w:marLeft w:val="0"/>
      <w:marRight w:val="0"/>
      <w:marTop w:val="0"/>
      <w:marBottom w:val="0"/>
      <w:divBdr>
        <w:top w:val="none" w:sz="0" w:space="0" w:color="auto"/>
        <w:left w:val="none" w:sz="0" w:space="0" w:color="auto"/>
        <w:bottom w:val="none" w:sz="0" w:space="0" w:color="auto"/>
        <w:right w:val="none" w:sz="0" w:space="0" w:color="auto"/>
      </w:divBdr>
    </w:div>
    <w:div w:id="1415207340">
      <w:bodyDiv w:val="1"/>
      <w:marLeft w:val="0"/>
      <w:marRight w:val="0"/>
      <w:marTop w:val="0"/>
      <w:marBottom w:val="0"/>
      <w:divBdr>
        <w:top w:val="none" w:sz="0" w:space="0" w:color="auto"/>
        <w:left w:val="none" w:sz="0" w:space="0" w:color="auto"/>
        <w:bottom w:val="none" w:sz="0" w:space="0" w:color="auto"/>
        <w:right w:val="none" w:sz="0" w:space="0" w:color="auto"/>
      </w:divBdr>
    </w:div>
    <w:div w:id="1422336792">
      <w:bodyDiv w:val="1"/>
      <w:marLeft w:val="0"/>
      <w:marRight w:val="0"/>
      <w:marTop w:val="0"/>
      <w:marBottom w:val="0"/>
      <w:divBdr>
        <w:top w:val="none" w:sz="0" w:space="0" w:color="auto"/>
        <w:left w:val="none" w:sz="0" w:space="0" w:color="auto"/>
        <w:bottom w:val="none" w:sz="0" w:space="0" w:color="auto"/>
        <w:right w:val="none" w:sz="0" w:space="0" w:color="auto"/>
      </w:divBdr>
      <w:divsChild>
        <w:div w:id="1791436468">
          <w:marLeft w:val="0"/>
          <w:marRight w:val="0"/>
          <w:marTop w:val="0"/>
          <w:marBottom w:val="0"/>
          <w:divBdr>
            <w:top w:val="none" w:sz="0" w:space="0" w:color="auto"/>
            <w:left w:val="none" w:sz="0" w:space="0" w:color="auto"/>
            <w:bottom w:val="none" w:sz="0" w:space="0" w:color="auto"/>
            <w:right w:val="none" w:sz="0" w:space="0" w:color="auto"/>
          </w:divBdr>
          <w:divsChild>
            <w:div w:id="1974678951">
              <w:marLeft w:val="0"/>
              <w:marRight w:val="0"/>
              <w:marTop w:val="0"/>
              <w:marBottom w:val="0"/>
              <w:divBdr>
                <w:top w:val="none" w:sz="0" w:space="0" w:color="auto"/>
                <w:left w:val="none" w:sz="0" w:space="0" w:color="auto"/>
                <w:bottom w:val="none" w:sz="0" w:space="0" w:color="auto"/>
                <w:right w:val="none" w:sz="0" w:space="0" w:color="auto"/>
              </w:divBdr>
              <w:divsChild>
                <w:div w:id="1415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7253">
      <w:bodyDiv w:val="1"/>
      <w:marLeft w:val="0"/>
      <w:marRight w:val="0"/>
      <w:marTop w:val="0"/>
      <w:marBottom w:val="0"/>
      <w:divBdr>
        <w:top w:val="none" w:sz="0" w:space="0" w:color="auto"/>
        <w:left w:val="none" w:sz="0" w:space="0" w:color="auto"/>
        <w:bottom w:val="none" w:sz="0" w:space="0" w:color="auto"/>
        <w:right w:val="none" w:sz="0" w:space="0" w:color="auto"/>
      </w:divBdr>
    </w:div>
    <w:div w:id="1455246707">
      <w:bodyDiv w:val="1"/>
      <w:marLeft w:val="0"/>
      <w:marRight w:val="0"/>
      <w:marTop w:val="0"/>
      <w:marBottom w:val="0"/>
      <w:divBdr>
        <w:top w:val="none" w:sz="0" w:space="0" w:color="auto"/>
        <w:left w:val="none" w:sz="0" w:space="0" w:color="auto"/>
        <w:bottom w:val="none" w:sz="0" w:space="0" w:color="auto"/>
        <w:right w:val="none" w:sz="0" w:space="0" w:color="auto"/>
      </w:divBdr>
    </w:div>
    <w:div w:id="1461801389">
      <w:bodyDiv w:val="1"/>
      <w:marLeft w:val="0"/>
      <w:marRight w:val="0"/>
      <w:marTop w:val="0"/>
      <w:marBottom w:val="0"/>
      <w:divBdr>
        <w:top w:val="none" w:sz="0" w:space="0" w:color="auto"/>
        <w:left w:val="none" w:sz="0" w:space="0" w:color="auto"/>
        <w:bottom w:val="none" w:sz="0" w:space="0" w:color="auto"/>
        <w:right w:val="none" w:sz="0" w:space="0" w:color="auto"/>
      </w:divBdr>
      <w:divsChild>
        <w:div w:id="854616153">
          <w:marLeft w:val="0"/>
          <w:marRight w:val="0"/>
          <w:marTop w:val="0"/>
          <w:marBottom w:val="0"/>
          <w:divBdr>
            <w:top w:val="none" w:sz="0" w:space="0" w:color="auto"/>
            <w:left w:val="none" w:sz="0" w:space="0" w:color="auto"/>
            <w:bottom w:val="none" w:sz="0" w:space="0" w:color="auto"/>
            <w:right w:val="none" w:sz="0" w:space="0" w:color="auto"/>
          </w:divBdr>
        </w:div>
      </w:divsChild>
    </w:div>
    <w:div w:id="1472400530">
      <w:bodyDiv w:val="1"/>
      <w:marLeft w:val="0"/>
      <w:marRight w:val="0"/>
      <w:marTop w:val="0"/>
      <w:marBottom w:val="0"/>
      <w:divBdr>
        <w:top w:val="none" w:sz="0" w:space="0" w:color="auto"/>
        <w:left w:val="none" w:sz="0" w:space="0" w:color="auto"/>
        <w:bottom w:val="none" w:sz="0" w:space="0" w:color="auto"/>
        <w:right w:val="none" w:sz="0" w:space="0" w:color="auto"/>
      </w:divBdr>
    </w:div>
    <w:div w:id="1511531640">
      <w:bodyDiv w:val="1"/>
      <w:marLeft w:val="0"/>
      <w:marRight w:val="0"/>
      <w:marTop w:val="0"/>
      <w:marBottom w:val="0"/>
      <w:divBdr>
        <w:top w:val="none" w:sz="0" w:space="0" w:color="auto"/>
        <w:left w:val="none" w:sz="0" w:space="0" w:color="auto"/>
        <w:bottom w:val="none" w:sz="0" w:space="0" w:color="auto"/>
        <w:right w:val="none" w:sz="0" w:space="0" w:color="auto"/>
      </w:divBdr>
    </w:div>
    <w:div w:id="1517501690">
      <w:bodyDiv w:val="1"/>
      <w:marLeft w:val="0"/>
      <w:marRight w:val="0"/>
      <w:marTop w:val="0"/>
      <w:marBottom w:val="0"/>
      <w:divBdr>
        <w:top w:val="none" w:sz="0" w:space="0" w:color="auto"/>
        <w:left w:val="none" w:sz="0" w:space="0" w:color="auto"/>
        <w:bottom w:val="none" w:sz="0" w:space="0" w:color="auto"/>
        <w:right w:val="none" w:sz="0" w:space="0" w:color="auto"/>
      </w:divBdr>
    </w:div>
    <w:div w:id="1537696966">
      <w:bodyDiv w:val="1"/>
      <w:marLeft w:val="0"/>
      <w:marRight w:val="0"/>
      <w:marTop w:val="0"/>
      <w:marBottom w:val="0"/>
      <w:divBdr>
        <w:top w:val="none" w:sz="0" w:space="0" w:color="auto"/>
        <w:left w:val="none" w:sz="0" w:space="0" w:color="auto"/>
        <w:bottom w:val="none" w:sz="0" w:space="0" w:color="auto"/>
        <w:right w:val="none" w:sz="0" w:space="0" w:color="auto"/>
      </w:divBdr>
    </w:div>
    <w:div w:id="1548956249">
      <w:bodyDiv w:val="1"/>
      <w:marLeft w:val="0"/>
      <w:marRight w:val="0"/>
      <w:marTop w:val="0"/>
      <w:marBottom w:val="0"/>
      <w:divBdr>
        <w:top w:val="none" w:sz="0" w:space="0" w:color="auto"/>
        <w:left w:val="none" w:sz="0" w:space="0" w:color="auto"/>
        <w:bottom w:val="none" w:sz="0" w:space="0" w:color="auto"/>
        <w:right w:val="none" w:sz="0" w:space="0" w:color="auto"/>
      </w:divBdr>
    </w:div>
    <w:div w:id="1579444134">
      <w:bodyDiv w:val="1"/>
      <w:marLeft w:val="0"/>
      <w:marRight w:val="0"/>
      <w:marTop w:val="0"/>
      <w:marBottom w:val="0"/>
      <w:divBdr>
        <w:top w:val="none" w:sz="0" w:space="0" w:color="auto"/>
        <w:left w:val="none" w:sz="0" w:space="0" w:color="auto"/>
        <w:bottom w:val="none" w:sz="0" w:space="0" w:color="auto"/>
        <w:right w:val="none" w:sz="0" w:space="0" w:color="auto"/>
      </w:divBdr>
    </w:div>
    <w:div w:id="1635209418">
      <w:bodyDiv w:val="1"/>
      <w:marLeft w:val="0"/>
      <w:marRight w:val="0"/>
      <w:marTop w:val="0"/>
      <w:marBottom w:val="0"/>
      <w:divBdr>
        <w:top w:val="none" w:sz="0" w:space="0" w:color="auto"/>
        <w:left w:val="none" w:sz="0" w:space="0" w:color="auto"/>
        <w:bottom w:val="none" w:sz="0" w:space="0" w:color="auto"/>
        <w:right w:val="none" w:sz="0" w:space="0" w:color="auto"/>
      </w:divBdr>
    </w:div>
    <w:div w:id="1637374881">
      <w:bodyDiv w:val="1"/>
      <w:marLeft w:val="0"/>
      <w:marRight w:val="0"/>
      <w:marTop w:val="0"/>
      <w:marBottom w:val="0"/>
      <w:divBdr>
        <w:top w:val="none" w:sz="0" w:space="0" w:color="auto"/>
        <w:left w:val="none" w:sz="0" w:space="0" w:color="auto"/>
        <w:bottom w:val="none" w:sz="0" w:space="0" w:color="auto"/>
        <w:right w:val="none" w:sz="0" w:space="0" w:color="auto"/>
      </w:divBdr>
    </w:div>
    <w:div w:id="1722553885">
      <w:bodyDiv w:val="1"/>
      <w:marLeft w:val="0"/>
      <w:marRight w:val="0"/>
      <w:marTop w:val="0"/>
      <w:marBottom w:val="0"/>
      <w:divBdr>
        <w:top w:val="none" w:sz="0" w:space="0" w:color="auto"/>
        <w:left w:val="none" w:sz="0" w:space="0" w:color="auto"/>
        <w:bottom w:val="none" w:sz="0" w:space="0" w:color="auto"/>
        <w:right w:val="none" w:sz="0" w:space="0" w:color="auto"/>
      </w:divBdr>
    </w:div>
    <w:div w:id="1728871790">
      <w:bodyDiv w:val="1"/>
      <w:marLeft w:val="0"/>
      <w:marRight w:val="0"/>
      <w:marTop w:val="0"/>
      <w:marBottom w:val="0"/>
      <w:divBdr>
        <w:top w:val="none" w:sz="0" w:space="0" w:color="auto"/>
        <w:left w:val="none" w:sz="0" w:space="0" w:color="auto"/>
        <w:bottom w:val="none" w:sz="0" w:space="0" w:color="auto"/>
        <w:right w:val="none" w:sz="0" w:space="0" w:color="auto"/>
      </w:divBdr>
    </w:div>
    <w:div w:id="1757089264">
      <w:bodyDiv w:val="1"/>
      <w:marLeft w:val="0"/>
      <w:marRight w:val="0"/>
      <w:marTop w:val="0"/>
      <w:marBottom w:val="0"/>
      <w:divBdr>
        <w:top w:val="none" w:sz="0" w:space="0" w:color="auto"/>
        <w:left w:val="none" w:sz="0" w:space="0" w:color="auto"/>
        <w:bottom w:val="none" w:sz="0" w:space="0" w:color="auto"/>
        <w:right w:val="none" w:sz="0" w:space="0" w:color="auto"/>
      </w:divBdr>
    </w:div>
    <w:div w:id="1801265358">
      <w:bodyDiv w:val="1"/>
      <w:marLeft w:val="0"/>
      <w:marRight w:val="0"/>
      <w:marTop w:val="0"/>
      <w:marBottom w:val="0"/>
      <w:divBdr>
        <w:top w:val="none" w:sz="0" w:space="0" w:color="auto"/>
        <w:left w:val="none" w:sz="0" w:space="0" w:color="auto"/>
        <w:bottom w:val="none" w:sz="0" w:space="0" w:color="auto"/>
        <w:right w:val="none" w:sz="0" w:space="0" w:color="auto"/>
      </w:divBdr>
    </w:div>
    <w:div w:id="1816868921">
      <w:bodyDiv w:val="1"/>
      <w:marLeft w:val="0"/>
      <w:marRight w:val="0"/>
      <w:marTop w:val="0"/>
      <w:marBottom w:val="0"/>
      <w:divBdr>
        <w:top w:val="none" w:sz="0" w:space="0" w:color="auto"/>
        <w:left w:val="none" w:sz="0" w:space="0" w:color="auto"/>
        <w:bottom w:val="none" w:sz="0" w:space="0" w:color="auto"/>
        <w:right w:val="none" w:sz="0" w:space="0" w:color="auto"/>
      </w:divBdr>
    </w:div>
    <w:div w:id="1818959977">
      <w:bodyDiv w:val="1"/>
      <w:marLeft w:val="0"/>
      <w:marRight w:val="0"/>
      <w:marTop w:val="0"/>
      <w:marBottom w:val="0"/>
      <w:divBdr>
        <w:top w:val="none" w:sz="0" w:space="0" w:color="auto"/>
        <w:left w:val="none" w:sz="0" w:space="0" w:color="auto"/>
        <w:bottom w:val="none" w:sz="0" w:space="0" w:color="auto"/>
        <w:right w:val="none" w:sz="0" w:space="0" w:color="auto"/>
      </w:divBdr>
    </w:div>
    <w:div w:id="1840151659">
      <w:bodyDiv w:val="1"/>
      <w:marLeft w:val="0"/>
      <w:marRight w:val="0"/>
      <w:marTop w:val="0"/>
      <w:marBottom w:val="0"/>
      <w:divBdr>
        <w:top w:val="none" w:sz="0" w:space="0" w:color="auto"/>
        <w:left w:val="none" w:sz="0" w:space="0" w:color="auto"/>
        <w:bottom w:val="none" w:sz="0" w:space="0" w:color="auto"/>
        <w:right w:val="none" w:sz="0" w:space="0" w:color="auto"/>
      </w:divBdr>
    </w:div>
    <w:div w:id="1851216087">
      <w:bodyDiv w:val="1"/>
      <w:marLeft w:val="0"/>
      <w:marRight w:val="0"/>
      <w:marTop w:val="0"/>
      <w:marBottom w:val="0"/>
      <w:divBdr>
        <w:top w:val="none" w:sz="0" w:space="0" w:color="auto"/>
        <w:left w:val="none" w:sz="0" w:space="0" w:color="auto"/>
        <w:bottom w:val="none" w:sz="0" w:space="0" w:color="auto"/>
        <w:right w:val="none" w:sz="0" w:space="0" w:color="auto"/>
      </w:divBdr>
    </w:div>
    <w:div w:id="1853838703">
      <w:bodyDiv w:val="1"/>
      <w:marLeft w:val="0"/>
      <w:marRight w:val="0"/>
      <w:marTop w:val="0"/>
      <w:marBottom w:val="0"/>
      <w:divBdr>
        <w:top w:val="none" w:sz="0" w:space="0" w:color="auto"/>
        <w:left w:val="none" w:sz="0" w:space="0" w:color="auto"/>
        <w:bottom w:val="none" w:sz="0" w:space="0" w:color="auto"/>
        <w:right w:val="none" w:sz="0" w:space="0" w:color="auto"/>
      </w:divBdr>
    </w:div>
    <w:div w:id="2003848399">
      <w:bodyDiv w:val="1"/>
      <w:marLeft w:val="0"/>
      <w:marRight w:val="0"/>
      <w:marTop w:val="0"/>
      <w:marBottom w:val="0"/>
      <w:divBdr>
        <w:top w:val="none" w:sz="0" w:space="0" w:color="auto"/>
        <w:left w:val="none" w:sz="0" w:space="0" w:color="auto"/>
        <w:bottom w:val="none" w:sz="0" w:space="0" w:color="auto"/>
        <w:right w:val="none" w:sz="0" w:space="0" w:color="auto"/>
      </w:divBdr>
    </w:div>
    <w:div w:id="2004316002">
      <w:bodyDiv w:val="1"/>
      <w:marLeft w:val="0"/>
      <w:marRight w:val="0"/>
      <w:marTop w:val="0"/>
      <w:marBottom w:val="0"/>
      <w:divBdr>
        <w:top w:val="none" w:sz="0" w:space="0" w:color="auto"/>
        <w:left w:val="none" w:sz="0" w:space="0" w:color="auto"/>
        <w:bottom w:val="none" w:sz="0" w:space="0" w:color="auto"/>
        <w:right w:val="none" w:sz="0" w:space="0" w:color="auto"/>
      </w:divBdr>
    </w:div>
    <w:div w:id="2021467671">
      <w:bodyDiv w:val="1"/>
      <w:marLeft w:val="0"/>
      <w:marRight w:val="0"/>
      <w:marTop w:val="0"/>
      <w:marBottom w:val="0"/>
      <w:divBdr>
        <w:top w:val="none" w:sz="0" w:space="0" w:color="auto"/>
        <w:left w:val="none" w:sz="0" w:space="0" w:color="auto"/>
        <w:bottom w:val="none" w:sz="0" w:space="0" w:color="auto"/>
        <w:right w:val="none" w:sz="0" w:space="0" w:color="auto"/>
      </w:divBdr>
    </w:div>
    <w:div w:id="2028362351">
      <w:bodyDiv w:val="1"/>
      <w:marLeft w:val="0"/>
      <w:marRight w:val="0"/>
      <w:marTop w:val="0"/>
      <w:marBottom w:val="0"/>
      <w:divBdr>
        <w:top w:val="none" w:sz="0" w:space="0" w:color="auto"/>
        <w:left w:val="none" w:sz="0" w:space="0" w:color="auto"/>
        <w:bottom w:val="none" w:sz="0" w:space="0" w:color="auto"/>
        <w:right w:val="none" w:sz="0" w:space="0" w:color="auto"/>
      </w:divBdr>
    </w:div>
    <w:div w:id="2030136485">
      <w:bodyDiv w:val="1"/>
      <w:marLeft w:val="0"/>
      <w:marRight w:val="0"/>
      <w:marTop w:val="0"/>
      <w:marBottom w:val="0"/>
      <w:divBdr>
        <w:top w:val="none" w:sz="0" w:space="0" w:color="auto"/>
        <w:left w:val="none" w:sz="0" w:space="0" w:color="auto"/>
        <w:bottom w:val="none" w:sz="0" w:space="0" w:color="auto"/>
        <w:right w:val="none" w:sz="0" w:space="0" w:color="auto"/>
      </w:divBdr>
    </w:div>
    <w:div w:id="2030836229">
      <w:bodyDiv w:val="1"/>
      <w:marLeft w:val="0"/>
      <w:marRight w:val="0"/>
      <w:marTop w:val="0"/>
      <w:marBottom w:val="0"/>
      <w:divBdr>
        <w:top w:val="none" w:sz="0" w:space="0" w:color="auto"/>
        <w:left w:val="none" w:sz="0" w:space="0" w:color="auto"/>
        <w:bottom w:val="none" w:sz="0" w:space="0" w:color="auto"/>
        <w:right w:val="none" w:sz="0" w:space="0" w:color="auto"/>
      </w:divBdr>
    </w:div>
    <w:div w:id="2042052970">
      <w:bodyDiv w:val="1"/>
      <w:marLeft w:val="0"/>
      <w:marRight w:val="0"/>
      <w:marTop w:val="0"/>
      <w:marBottom w:val="0"/>
      <w:divBdr>
        <w:top w:val="none" w:sz="0" w:space="0" w:color="auto"/>
        <w:left w:val="none" w:sz="0" w:space="0" w:color="auto"/>
        <w:bottom w:val="none" w:sz="0" w:space="0" w:color="auto"/>
        <w:right w:val="none" w:sz="0" w:space="0" w:color="auto"/>
      </w:divBdr>
    </w:div>
    <w:div w:id="2072582647">
      <w:bodyDiv w:val="1"/>
      <w:marLeft w:val="0"/>
      <w:marRight w:val="0"/>
      <w:marTop w:val="0"/>
      <w:marBottom w:val="0"/>
      <w:divBdr>
        <w:top w:val="none" w:sz="0" w:space="0" w:color="auto"/>
        <w:left w:val="none" w:sz="0" w:space="0" w:color="auto"/>
        <w:bottom w:val="none" w:sz="0" w:space="0" w:color="auto"/>
        <w:right w:val="none" w:sz="0" w:space="0" w:color="auto"/>
      </w:divBdr>
    </w:div>
    <w:div w:id="2073115844">
      <w:bodyDiv w:val="1"/>
      <w:marLeft w:val="0"/>
      <w:marRight w:val="0"/>
      <w:marTop w:val="0"/>
      <w:marBottom w:val="0"/>
      <w:divBdr>
        <w:top w:val="none" w:sz="0" w:space="0" w:color="auto"/>
        <w:left w:val="none" w:sz="0" w:space="0" w:color="auto"/>
        <w:bottom w:val="none" w:sz="0" w:space="0" w:color="auto"/>
        <w:right w:val="none" w:sz="0" w:space="0" w:color="auto"/>
      </w:divBdr>
    </w:div>
    <w:div w:id="2093232136">
      <w:bodyDiv w:val="1"/>
      <w:marLeft w:val="0"/>
      <w:marRight w:val="0"/>
      <w:marTop w:val="0"/>
      <w:marBottom w:val="0"/>
      <w:divBdr>
        <w:top w:val="none" w:sz="0" w:space="0" w:color="auto"/>
        <w:left w:val="none" w:sz="0" w:space="0" w:color="auto"/>
        <w:bottom w:val="none" w:sz="0" w:space="0" w:color="auto"/>
        <w:right w:val="none" w:sz="0" w:space="0" w:color="auto"/>
      </w:divBdr>
    </w:div>
    <w:div w:id="2122453782">
      <w:bodyDiv w:val="1"/>
      <w:marLeft w:val="0"/>
      <w:marRight w:val="0"/>
      <w:marTop w:val="0"/>
      <w:marBottom w:val="0"/>
      <w:divBdr>
        <w:top w:val="none" w:sz="0" w:space="0" w:color="auto"/>
        <w:left w:val="none" w:sz="0" w:space="0" w:color="auto"/>
        <w:bottom w:val="none" w:sz="0" w:space="0" w:color="auto"/>
        <w:right w:val="none" w:sz="0" w:space="0" w:color="auto"/>
      </w:divBdr>
    </w:div>
    <w:div w:id="2136370343">
      <w:bodyDiv w:val="1"/>
      <w:marLeft w:val="0"/>
      <w:marRight w:val="0"/>
      <w:marTop w:val="0"/>
      <w:marBottom w:val="0"/>
      <w:divBdr>
        <w:top w:val="none" w:sz="0" w:space="0" w:color="auto"/>
        <w:left w:val="none" w:sz="0" w:space="0" w:color="auto"/>
        <w:bottom w:val="none" w:sz="0" w:space="0" w:color="auto"/>
        <w:right w:val="none" w:sz="0" w:space="0" w:color="auto"/>
      </w:divBdr>
    </w:div>
    <w:div w:id="214716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footer" Target="footer8.xml"/><Relationship Id="rId16" Type="http://schemas.openxmlformats.org/officeDocument/2006/relationships/image" Target="media/image3.jpeg"/><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6.png"/><Relationship Id="rId74" Type="http://schemas.openxmlformats.org/officeDocument/2006/relationships/hyperlink" Target="http://www.ispm-edu.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6.jpeg"/><Relationship Id="rId14" Type="http://schemas.openxmlformats.org/officeDocument/2006/relationships/header" Target="header4.xml"/><Relationship Id="rId22" Type="http://schemas.openxmlformats.org/officeDocument/2006/relationships/hyperlink" Target="http://www.eqima.org" TargetMode="External"/><Relationship Id="rId27" Type="http://schemas.openxmlformats.org/officeDocument/2006/relationships/header" Target="head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7.xml"/><Relationship Id="rId64" Type="http://schemas.openxmlformats.org/officeDocument/2006/relationships/image" Target="media/image42.png"/><Relationship Id="rId69" Type="http://schemas.openxmlformats.org/officeDocument/2006/relationships/image" Target="media/image45.png"/><Relationship Id="rId77"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www.ispm-edu.com/"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eader" Target="head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header" Target="header8.xml"/><Relationship Id="rId20" Type="http://schemas.openxmlformats.org/officeDocument/2006/relationships/hyperlink" Target="http://www.byeqima.com"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oleObject" Target="embeddings/oleObject1.bin"/><Relationship Id="rId75" Type="http://schemas.openxmlformats.org/officeDocument/2006/relationships/hyperlink" Target="http://www.eqima.m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oter" Target="footer7.xml"/><Relationship Id="rId10" Type="http://schemas.openxmlformats.org/officeDocument/2006/relationships/header" Target="header2.xml"/><Relationship Id="rId31" Type="http://schemas.openxmlformats.org/officeDocument/2006/relationships/image" Target="media/image11.w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www.ispm-edu.com/" TargetMode="External"/><Relationship Id="rId78" Type="http://schemas.openxmlformats.org/officeDocument/2006/relationships/footer" Target="footer9.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emf"/><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www.softwell.mg/" TargetMode="External"/><Relationship Id="rId7" Type="http://schemas.openxmlformats.org/officeDocument/2006/relationships/endnotes" Target="endnotes.xml"/><Relationship Id="rId71" Type="http://schemas.openxmlformats.org/officeDocument/2006/relationships/hyperlink" Target="http://www.ispm-edu.com/" TargetMode="External"/><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image" Target="media/image8.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CA766-CEF6-BE45-A424-BE7292AE4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115</Pages>
  <Words>19919</Words>
  <Characters>113544</Characters>
  <Application>Microsoft Office Word</Application>
  <DocSecurity>0</DocSecurity>
  <Lines>946</Lines>
  <Paragraphs>266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ampasampito</dc:creator>
  <cp:lastModifiedBy>Toky Hajatiana RABOANARY</cp:lastModifiedBy>
  <cp:revision>90</cp:revision>
  <dcterms:created xsi:type="dcterms:W3CDTF">2019-12-09T10:28:00Z</dcterms:created>
  <dcterms:modified xsi:type="dcterms:W3CDTF">2019-12-10T16:25:00Z</dcterms:modified>
</cp:coreProperties>
</file>